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2FCC0A" w14:textId="77777777" w:rsidR="00B57191" w:rsidRPr="00036993" w:rsidRDefault="497EE0FB"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shd w:val="clear" w:color="auto" w:fill="FFFFFF"/>
          <w:lang w:val="en-US"/>
          <w14:ligatures w14:val="none"/>
        </w:rPr>
        <w:t>Reviewer #1: Thank you for the opportunity to review this paper. I have some comments.</w:t>
      </w:r>
      <w:r w:rsidR="008B50B6" w:rsidRPr="00036993">
        <w:rPr>
          <w:rFonts w:ascii="Arial" w:hAnsi="Arial" w:cs="Arial"/>
          <w:sz w:val="22"/>
          <w:szCs w:val="22"/>
        </w:rPr>
        <w:br/>
      </w:r>
      <w:r w:rsidR="008B50B6" w:rsidRPr="00036993">
        <w:rPr>
          <w:rFonts w:ascii="Arial" w:hAnsi="Arial" w:cs="Arial"/>
          <w:sz w:val="22"/>
          <w:szCs w:val="22"/>
        </w:rPr>
        <w:br/>
      </w:r>
      <w:r w:rsidRPr="00036993">
        <w:rPr>
          <w:rFonts w:ascii="Arial" w:eastAsia="Times New Roman" w:hAnsi="Arial" w:cs="Arial"/>
          <w:color w:val="242424"/>
          <w:kern w:val="0"/>
          <w:sz w:val="22"/>
          <w:szCs w:val="22"/>
          <w:shd w:val="clear" w:color="auto" w:fill="FFFFFF"/>
          <w:lang w:val="en-US"/>
          <w14:ligatures w14:val="none"/>
        </w:rPr>
        <w:t>1. Please add line numbers throughout the manuscript to facilitate the review process.</w:t>
      </w:r>
    </w:p>
    <w:p w14:paraId="36FDD99E" w14:textId="03A1B04A" w:rsidR="00B57191" w:rsidRPr="00036993" w:rsidRDefault="00D70023" w:rsidP="008B50B6">
      <w:pPr>
        <w:spacing w:after="0" w:line="240" w:lineRule="auto"/>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 xml:space="preserve">Done. </w:t>
      </w:r>
    </w:p>
    <w:p w14:paraId="6B26ADB5" w14:textId="77777777" w:rsidR="00B57191"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2. Please ensure consistency in the number of decimal places reported for the effect estimates and confidence intervals. For example, "OR = 6.74; 95% CI: 3.03-15" should be reported using a consistent number of decimal places.</w:t>
      </w:r>
    </w:p>
    <w:p w14:paraId="2ED53EB4" w14:textId="3BD0117E" w:rsidR="00B57191" w:rsidRPr="00036993" w:rsidRDefault="00695281"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SALVADOR</w:t>
      </w:r>
    </w:p>
    <w:p w14:paraId="19B8F7D5" w14:textId="77777777" w:rsidR="00807F55" w:rsidRPr="00036993" w:rsidRDefault="00807F55" w:rsidP="008B50B6">
      <w:pPr>
        <w:spacing w:after="0" w:line="240" w:lineRule="auto"/>
        <w:rPr>
          <w:rFonts w:ascii="Arial" w:eastAsia="Times New Roman" w:hAnsi="Arial" w:cs="Arial"/>
          <w:color w:val="242424"/>
          <w:kern w:val="0"/>
          <w:sz w:val="22"/>
          <w:szCs w:val="22"/>
          <w:shd w:val="clear" w:color="auto" w:fill="FFFFFF"/>
          <w14:ligatures w14:val="none"/>
        </w:rPr>
      </w:pPr>
    </w:p>
    <w:p w14:paraId="4F65EF2D" w14:textId="4091C434" w:rsidR="00500699" w:rsidRPr="00036993" w:rsidRDefault="0D2A2DC3" w:rsidP="61CFF614">
      <w:pPr>
        <w:spacing w:after="0" w:line="240" w:lineRule="auto"/>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thank the reviewer for this comment. We reviewed the entire manuscript and improved the presentation of the effect estimates, ensuring a consistent number of decimal places throughout</w:t>
      </w:r>
      <w:r w:rsidR="2B24791D" w:rsidRPr="00036993">
        <w:rPr>
          <w:rFonts w:ascii="Arial" w:eastAsia="Times New Roman" w:hAnsi="Arial" w:cs="Arial"/>
          <w:i/>
          <w:iCs/>
          <w:color w:val="242424"/>
          <w:kern w:val="0"/>
          <w:sz w:val="22"/>
          <w:szCs w:val="22"/>
          <w:shd w:val="clear" w:color="auto" w:fill="FFFFFF"/>
          <w:lang w:val="en-US"/>
          <w14:ligatures w14:val="none"/>
        </w:rPr>
        <w:t xml:space="preserve"> the document</w:t>
      </w:r>
      <w:r w:rsidRPr="00036993">
        <w:rPr>
          <w:rFonts w:ascii="Arial" w:eastAsia="Times New Roman" w:hAnsi="Arial" w:cs="Arial"/>
          <w:i/>
          <w:iCs/>
          <w:color w:val="242424"/>
          <w:kern w:val="0"/>
          <w:sz w:val="22"/>
          <w:szCs w:val="22"/>
          <w:shd w:val="clear" w:color="auto" w:fill="FFFFFF"/>
          <w:lang w:val="en-US"/>
          <w14:ligatures w14:val="none"/>
        </w:rPr>
        <w:t>.</w:t>
      </w:r>
    </w:p>
    <w:p w14:paraId="579483CB" w14:textId="77777777" w:rsidR="00B57191"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3. Please clarify the rationale for selecting the two cities in Chile as the study areas. Were these cities selected based on data availability, population characteristics, air pollution levels, or other considerations?</w:t>
      </w:r>
    </w:p>
    <w:p w14:paraId="7E4DC9A3" w14:textId="77777777" w:rsidR="00B57191" w:rsidRPr="00036993" w:rsidRDefault="00B57191"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XIMENA</w:t>
      </w:r>
    </w:p>
    <w:p w14:paraId="47F106A4" w14:textId="77777777" w:rsidR="00CE6236" w:rsidRPr="00036993" w:rsidRDefault="00CE6236" w:rsidP="008B50B6">
      <w:pPr>
        <w:spacing w:after="0" w:line="240" w:lineRule="auto"/>
        <w:rPr>
          <w:rFonts w:ascii="Arial" w:eastAsia="Times New Roman" w:hAnsi="Arial" w:cs="Arial"/>
          <w:color w:val="242424"/>
          <w:kern w:val="0"/>
          <w:sz w:val="22"/>
          <w:szCs w:val="22"/>
          <w:shd w:val="clear" w:color="auto" w:fill="FFFFFF"/>
          <w14:ligatures w14:val="none"/>
        </w:rPr>
      </w:pPr>
    </w:p>
    <w:p w14:paraId="6DA068C4" w14:textId="6719E579" w:rsidR="00CE6236" w:rsidRPr="00036993" w:rsidRDefault="2030D115" w:rsidP="61CFF61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Additional information is provided to support and explain the selection of the Temuco-Padre Las Casas conurbation as the urban study area. A paragraph has been added to the Introduction (</w:t>
      </w:r>
      <w:r w:rsidRPr="00036993">
        <w:rPr>
          <w:rFonts w:ascii="Arial" w:eastAsia="Times New Roman" w:hAnsi="Arial" w:cs="Arial"/>
          <w:i/>
          <w:iCs/>
          <w:color w:val="242424"/>
          <w:kern w:val="0"/>
          <w:sz w:val="22"/>
          <w:szCs w:val="22"/>
          <w:highlight w:val="yellow"/>
          <w:shd w:val="clear" w:color="auto" w:fill="FFFFFF"/>
          <w:lang w:val="en-US"/>
          <w14:ligatures w14:val="none"/>
        </w:rPr>
        <w:t>pp. 5,</w:t>
      </w:r>
      <w:r w:rsidRPr="00FE3C77">
        <w:rPr>
          <w:rFonts w:ascii="Arial" w:eastAsia="Times New Roman" w:hAnsi="Arial" w:cs="Arial"/>
          <w:i/>
          <w:iCs/>
          <w:color w:val="242424"/>
          <w:kern w:val="0"/>
          <w:sz w:val="22"/>
          <w:szCs w:val="22"/>
          <w:highlight w:val="yellow"/>
          <w:shd w:val="clear" w:color="auto" w:fill="FFFFFF"/>
          <w:lang w:val="en-US"/>
          <w14:ligatures w14:val="none"/>
        </w:rPr>
        <w:t xml:space="preserve"> </w:t>
      </w:r>
      <w:r w:rsidR="00590CDD" w:rsidRPr="00FE3C77">
        <w:rPr>
          <w:rFonts w:ascii="Arial" w:eastAsia="Times New Roman" w:hAnsi="Arial" w:cs="Arial"/>
          <w:i/>
          <w:iCs/>
          <w:color w:val="242424"/>
          <w:kern w:val="0"/>
          <w:sz w:val="22"/>
          <w:szCs w:val="22"/>
          <w:highlight w:val="yellow"/>
          <w:shd w:val="clear" w:color="auto" w:fill="FFFFFF"/>
          <w:lang w:val="en-US"/>
          <w14:ligatures w14:val="none"/>
        </w:rPr>
        <w:t>lines 91-</w:t>
      </w:r>
      <w:r w:rsidR="00FE3C77" w:rsidRPr="00FE3C77">
        <w:rPr>
          <w:rFonts w:ascii="Arial" w:eastAsia="Times New Roman" w:hAnsi="Arial" w:cs="Arial"/>
          <w:i/>
          <w:iCs/>
          <w:color w:val="242424"/>
          <w:kern w:val="0"/>
          <w:sz w:val="22"/>
          <w:szCs w:val="22"/>
          <w:highlight w:val="yellow"/>
          <w:shd w:val="clear" w:color="auto" w:fill="FFFFFF"/>
          <w:lang w:val="en-US"/>
          <w14:ligatures w14:val="none"/>
        </w:rPr>
        <w:t>98</w:t>
      </w:r>
      <w:r w:rsidRPr="00036993">
        <w:rPr>
          <w:rFonts w:ascii="Arial" w:eastAsia="Times New Roman" w:hAnsi="Arial" w:cs="Arial"/>
          <w:i/>
          <w:iCs/>
          <w:color w:val="242424"/>
          <w:kern w:val="0"/>
          <w:sz w:val="22"/>
          <w:szCs w:val="22"/>
          <w:shd w:val="clear" w:color="auto" w:fill="FFFFFF"/>
          <w:lang w:val="en-US"/>
          <w14:ligatures w14:val="none"/>
        </w:rPr>
        <w:t xml:space="preserve">) and </w:t>
      </w:r>
      <w:r w:rsidR="3848821A" w:rsidRPr="00036993">
        <w:rPr>
          <w:rFonts w:ascii="Arial" w:eastAsia="Times New Roman" w:hAnsi="Arial" w:cs="Arial"/>
          <w:i/>
          <w:iCs/>
          <w:color w:val="242424"/>
          <w:kern w:val="0"/>
          <w:sz w:val="22"/>
          <w:szCs w:val="22"/>
          <w:shd w:val="clear" w:color="auto" w:fill="FFFFFF"/>
          <w:lang w:val="en-US"/>
          <w14:ligatures w14:val="none"/>
        </w:rPr>
        <w:t>in</w:t>
      </w:r>
      <w:r w:rsidRPr="00036993">
        <w:rPr>
          <w:rFonts w:ascii="Arial" w:eastAsia="Times New Roman" w:hAnsi="Arial" w:cs="Arial"/>
          <w:i/>
          <w:iCs/>
          <w:color w:val="242424"/>
          <w:kern w:val="0"/>
          <w:sz w:val="22"/>
          <w:szCs w:val="22"/>
          <w:shd w:val="clear" w:color="auto" w:fill="FFFFFF"/>
          <w:lang w:val="en-US"/>
          <w14:ligatures w14:val="none"/>
        </w:rPr>
        <w:t xml:space="preserve"> Method</w:t>
      </w:r>
      <w:r w:rsidR="7985B0EC" w:rsidRPr="00036993">
        <w:rPr>
          <w:rFonts w:ascii="Arial" w:eastAsia="Times New Roman" w:hAnsi="Arial" w:cs="Arial"/>
          <w:i/>
          <w:iCs/>
          <w:color w:val="242424"/>
          <w:kern w:val="0"/>
          <w:sz w:val="22"/>
          <w:szCs w:val="22"/>
          <w:shd w:val="clear" w:color="auto" w:fill="FFFFFF"/>
          <w:lang w:val="en-US"/>
          <w14:ligatures w14:val="none"/>
        </w:rPr>
        <w:t>s</w:t>
      </w:r>
      <w:r w:rsidRPr="00036993">
        <w:rPr>
          <w:rFonts w:ascii="Arial" w:eastAsia="Times New Roman" w:hAnsi="Arial" w:cs="Arial"/>
          <w:i/>
          <w:iCs/>
          <w:color w:val="242424"/>
          <w:kern w:val="0"/>
          <w:sz w:val="22"/>
          <w:szCs w:val="22"/>
          <w:shd w:val="clear" w:color="auto" w:fill="FFFFFF"/>
          <w:lang w:val="en-US"/>
          <w14:ligatures w14:val="none"/>
        </w:rPr>
        <w:t xml:space="preserve">, </w:t>
      </w:r>
      <w:r w:rsidR="13C7DC52" w:rsidRPr="00036993">
        <w:rPr>
          <w:rFonts w:ascii="Arial" w:eastAsia="Times New Roman" w:hAnsi="Arial" w:cs="Arial"/>
          <w:i/>
          <w:iCs/>
          <w:color w:val="242424"/>
          <w:kern w:val="0"/>
          <w:sz w:val="22"/>
          <w:szCs w:val="22"/>
          <w:shd w:val="clear" w:color="auto" w:fill="FFFFFF"/>
          <w:lang w:val="en-US"/>
          <w14:ligatures w14:val="none"/>
        </w:rPr>
        <w:t xml:space="preserve">see </w:t>
      </w:r>
      <w:r w:rsidRPr="00036993">
        <w:rPr>
          <w:rFonts w:ascii="Arial" w:eastAsia="Times New Roman" w:hAnsi="Arial" w:cs="Arial"/>
          <w:i/>
          <w:iCs/>
          <w:color w:val="242424"/>
          <w:kern w:val="0"/>
          <w:sz w:val="22"/>
          <w:szCs w:val="22"/>
          <w:shd w:val="clear" w:color="auto" w:fill="FFFFFF"/>
          <w:lang w:val="en-US"/>
          <w14:ligatures w14:val="none"/>
        </w:rPr>
        <w:t>the ‘Study design and setting’ section (</w:t>
      </w:r>
      <w:r w:rsidRPr="00036993">
        <w:rPr>
          <w:rFonts w:ascii="Arial" w:eastAsia="Times New Roman" w:hAnsi="Arial" w:cs="Arial"/>
          <w:i/>
          <w:iCs/>
          <w:color w:val="242424"/>
          <w:kern w:val="0"/>
          <w:sz w:val="22"/>
          <w:szCs w:val="22"/>
          <w:highlight w:val="yellow"/>
          <w:shd w:val="clear" w:color="auto" w:fill="FFFFFF"/>
          <w:lang w:val="en-US"/>
          <w14:ligatures w14:val="none"/>
        </w:rPr>
        <w:t xml:space="preserve">pp. </w:t>
      </w:r>
      <w:r w:rsidR="00AA4009">
        <w:rPr>
          <w:rFonts w:ascii="Arial" w:eastAsia="Times New Roman" w:hAnsi="Arial" w:cs="Arial"/>
          <w:i/>
          <w:iCs/>
          <w:color w:val="242424"/>
          <w:kern w:val="0"/>
          <w:sz w:val="22"/>
          <w:szCs w:val="22"/>
          <w:highlight w:val="yellow"/>
          <w:shd w:val="clear" w:color="auto" w:fill="FFFFFF"/>
          <w:lang w:val="en-US"/>
          <w14:ligatures w14:val="none"/>
        </w:rPr>
        <w:t>7</w:t>
      </w:r>
      <w:r w:rsidRPr="00036993">
        <w:rPr>
          <w:rFonts w:ascii="Arial" w:eastAsia="Times New Roman" w:hAnsi="Arial" w:cs="Arial"/>
          <w:i/>
          <w:iCs/>
          <w:color w:val="242424"/>
          <w:kern w:val="0"/>
          <w:sz w:val="22"/>
          <w:szCs w:val="22"/>
          <w:highlight w:val="yellow"/>
          <w:shd w:val="clear" w:color="auto" w:fill="FFFFFF"/>
          <w:lang w:val="en-US"/>
          <w14:ligatures w14:val="none"/>
        </w:rPr>
        <w:t>, first paragraph</w:t>
      </w:r>
      <w:r w:rsidR="00AA4009">
        <w:rPr>
          <w:rFonts w:ascii="Arial" w:eastAsia="Times New Roman" w:hAnsi="Arial" w:cs="Arial"/>
          <w:i/>
          <w:iCs/>
          <w:color w:val="242424"/>
          <w:kern w:val="0"/>
          <w:sz w:val="22"/>
          <w:szCs w:val="22"/>
          <w:shd w:val="clear" w:color="auto" w:fill="FFFFFF"/>
          <w:lang w:val="en-US"/>
          <w14:ligatures w14:val="none"/>
        </w:rPr>
        <w:t xml:space="preserve">, </w:t>
      </w:r>
      <w:r w:rsidR="00AA4009" w:rsidRPr="00A764F9">
        <w:rPr>
          <w:rFonts w:ascii="Arial" w:eastAsia="Times New Roman" w:hAnsi="Arial" w:cs="Arial"/>
          <w:i/>
          <w:iCs/>
          <w:color w:val="242424"/>
          <w:kern w:val="0"/>
          <w:sz w:val="22"/>
          <w:szCs w:val="22"/>
          <w:highlight w:val="yellow"/>
          <w:shd w:val="clear" w:color="auto" w:fill="FFFFFF"/>
          <w:lang w:val="en-US"/>
          <w14:ligatures w14:val="none"/>
        </w:rPr>
        <w:t>lines 127-</w:t>
      </w:r>
      <w:r w:rsidR="00A764F9" w:rsidRPr="00A764F9">
        <w:rPr>
          <w:rFonts w:ascii="Arial" w:eastAsia="Times New Roman" w:hAnsi="Arial" w:cs="Arial"/>
          <w:i/>
          <w:iCs/>
          <w:color w:val="242424"/>
          <w:kern w:val="0"/>
          <w:sz w:val="22"/>
          <w:szCs w:val="22"/>
          <w:highlight w:val="yellow"/>
          <w:shd w:val="clear" w:color="auto" w:fill="FFFFFF"/>
          <w:lang w:val="en-US"/>
          <w14:ligatures w14:val="none"/>
        </w:rPr>
        <w:t>135</w:t>
      </w:r>
      <w:r w:rsidRPr="00036993">
        <w:rPr>
          <w:rFonts w:ascii="Arial" w:eastAsia="Times New Roman" w:hAnsi="Arial" w:cs="Arial"/>
          <w:i/>
          <w:iCs/>
          <w:color w:val="242424"/>
          <w:kern w:val="0"/>
          <w:sz w:val="22"/>
          <w:szCs w:val="22"/>
          <w:shd w:val="clear" w:color="auto" w:fill="FFFFFF"/>
          <w:lang w:val="en-US"/>
          <w14:ligatures w14:val="none"/>
        </w:rPr>
        <w:t>).</w:t>
      </w:r>
    </w:p>
    <w:p w14:paraId="5153F789" w14:textId="77777777" w:rsidR="00A059EF"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4. Please clarify the inclusion and exclusion criteria. In particular, were multiple pregnancies/deliveries and women with multiple births during the study period included in the analysis? If so, please explain how these observations were handled.</w:t>
      </w:r>
    </w:p>
    <w:p w14:paraId="711CB995" w14:textId="28A15C26" w:rsidR="00A059EF" w:rsidRPr="00036993" w:rsidRDefault="00382298" w:rsidP="008B50B6">
      <w:pPr>
        <w:spacing w:after="0" w:line="240" w:lineRule="auto"/>
        <w:rPr>
          <w:rFonts w:ascii="Arial" w:hAnsi="Arial" w:cs="Arial"/>
          <w:sz w:val="22"/>
          <w:szCs w:val="22"/>
        </w:rPr>
      </w:pPr>
      <w:r w:rsidRPr="003500E2">
        <w:rPr>
          <w:rFonts w:ascii="Arial" w:eastAsia="Times New Roman" w:hAnsi="Arial" w:cs="Arial"/>
          <w:color w:val="242424"/>
          <w:kern w:val="0"/>
          <w:sz w:val="22"/>
          <w:szCs w:val="22"/>
          <w:shd w:val="clear" w:color="auto" w:fill="FFFFFF"/>
          <w14:ligatures w14:val="none"/>
        </w:rPr>
        <w:t>CARLOS</w:t>
      </w:r>
    </w:p>
    <w:p w14:paraId="24EB3C1B" w14:textId="3952A371" w:rsidR="61CFF614" w:rsidRPr="00036993" w:rsidRDefault="61CFF614" w:rsidP="61CFF614">
      <w:pPr>
        <w:spacing w:after="0" w:line="240" w:lineRule="auto"/>
        <w:rPr>
          <w:rFonts w:ascii="Arial" w:eastAsia="Times New Roman" w:hAnsi="Arial" w:cs="Arial"/>
          <w:color w:val="242424"/>
          <w:sz w:val="22"/>
          <w:szCs w:val="22"/>
        </w:rPr>
      </w:pPr>
    </w:p>
    <w:p w14:paraId="44A73570" w14:textId="512A8AED" w:rsidR="00737F09" w:rsidRPr="00036993" w:rsidRDefault="00737F09" w:rsidP="00737F09">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We thank the reviewer for requesting this clarification. Multiple births (e.g., twins, triplets) were included in the study population, and each newborn was treated as an individual observation.</w:t>
      </w:r>
    </w:p>
    <w:p w14:paraId="53B4C539" w14:textId="77777777" w:rsidR="00AD2991" w:rsidRPr="00036993" w:rsidRDefault="00AD2991" w:rsidP="00737F09">
      <w:pPr>
        <w:spacing w:after="0" w:line="240" w:lineRule="auto"/>
        <w:jc w:val="both"/>
        <w:rPr>
          <w:rFonts w:ascii="Arial" w:eastAsia="Times New Roman" w:hAnsi="Arial" w:cs="Arial"/>
          <w:i/>
          <w:iCs/>
          <w:color w:val="242424"/>
          <w:kern w:val="0"/>
          <w:sz w:val="22"/>
          <w:szCs w:val="22"/>
          <w:lang w:val="en-US"/>
          <w14:ligatures w14:val="none"/>
        </w:rPr>
      </w:pPr>
    </w:p>
    <w:p w14:paraId="2E7B5773" w14:textId="113F5151" w:rsidR="005E2F0B" w:rsidRPr="00036993" w:rsidRDefault="00737F09" w:rsidP="00737F09">
      <w:pPr>
        <w:spacing w:after="0" w:line="240" w:lineRule="auto"/>
        <w:jc w:val="both"/>
        <w:rPr>
          <w:rFonts w:ascii="Arial" w:eastAsia="Times New Roman" w:hAnsi="Arial" w:cs="Arial"/>
          <w:color w:val="242424"/>
          <w:sz w:val="22"/>
          <w:szCs w:val="22"/>
        </w:rPr>
      </w:pPr>
      <w:r w:rsidRPr="00036993">
        <w:rPr>
          <w:rFonts w:ascii="Arial" w:eastAsia="Times New Roman" w:hAnsi="Arial" w:cs="Arial"/>
          <w:i/>
          <w:iCs/>
          <w:color w:val="242424"/>
          <w:kern w:val="0"/>
          <w:sz w:val="22"/>
          <w:szCs w:val="22"/>
          <w:lang w:val="en-US"/>
          <w14:ligatures w14:val="none"/>
        </w:rPr>
        <w:t>Because the dataset was derived from anonymized hospital records lacking maternal personal identification numbers, it was not possible to link siblings from multiple births to the same pregnancy or identify whether the same mother had more than one delivery during the 2009–2016 study period. Consequently, we were unable to account for potential intra-class correlation among newborns from the same mother or multiple gestation. We have clarified these criteria in the Methods section (</w:t>
      </w:r>
      <w:r w:rsidRPr="003500E2">
        <w:rPr>
          <w:rFonts w:ascii="Arial" w:eastAsia="Times New Roman" w:hAnsi="Arial" w:cs="Arial"/>
          <w:i/>
          <w:iCs/>
          <w:color w:val="242424"/>
          <w:kern w:val="0"/>
          <w:sz w:val="22"/>
          <w:szCs w:val="22"/>
          <w:highlight w:val="yellow"/>
          <w:lang w:val="en-US"/>
          <w14:ligatures w14:val="none"/>
        </w:rPr>
        <w:t xml:space="preserve">Sample composition, p. </w:t>
      </w:r>
      <w:r w:rsidR="00153CEA" w:rsidRPr="00153CEA">
        <w:rPr>
          <w:rFonts w:ascii="Arial" w:eastAsia="Times New Roman" w:hAnsi="Arial" w:cs="Arial"/>
          <w:i/>
          <w:iCs/>
          <w:color w:val="242424"/>
          <w:kern w:val="0"/>
          <w:sz w:val="22"/>
          <w:szCs w:val="22"/>
          <w:highlight w:val="yellow"/>
          <w:lang w:val="en-US"/>
          <w14:ligatures w14:val="none"/>
        </w:rPr>
        <w:t>8</w:t>
      </w:r>
      <w:r w:rsidR="00477EDC">
        <w:rPr>
          <w:rFonts w:ascii="Arial" w:eastAsia="Times New Roman" w:hAnsi="Arial" w:cs="Arial"/>
          <w:i/>
          <w:iCs/>
          <w:color w:val="242424"/>
          <w:kern w:val="0"/>
          <w:sz w:val="22"/>
          <w:szCs w:val="22"/>
          <w:lang w:val="en-US"/>
          <w14:ligatures w14:val="none"/>
        </w:rPr>
        <w:t xml:space="preserve">, </w:t>
      </w:r>
      <w:r w:rsidR="00477EDC" w:rsidRPr="00477EDC">
        <w:rPr>
          <w:rFonts w:ascii="Arial" w:eastAsia="Times New Roman" w:hAnsi="Arial" w:cs="Arial"/>
          <w:i/>
          <w:iCs/>
          <w:color w:val="242424"/>
          <w:kern w:val="0"/>
          <w:sz w:val="22"/>
          <w:szCs w:val="22"/>
          <w:highlight w:val="yellow"/>
          <w:lang w:val="en-US"/>
          <w14:ligatures w14:val="none"/>
        </w:rPr>
        <w:t>lines 160-164</w:t>
      </w:r>
      <w:r w:rsidRPr="00036993">
        <w:rPr>
          <w:rFonts w:ascii="Arial" w:eastAsia="Times New Roman" w:hAnsi="Arial" w:cs="Arial"/>
          <w:i/>
          <w:iCs/>
          <w:color w:val="242424"/>
          <w:kern w:val="0"/>
          <w:sz w:val="22"/>
          <w:szCs w:val="22"/>
          <w:lang w:val="en-US"/>
          <w14:ligatures w14:val="none"/>
        </w:rPr>
        <w:t>) and explicitly added this methodological constraint to the Limitations in the Discussion (</w:t>
      </w:r>
      <w:r w:rsidRPr="003500E2">
        <w:rPr>
          <w:rFonts w:ascii="Arial" w:eastAsia="Times New Roman" w:hAnsi="Arial" w:cs="Arial"/>
          <w:i/>
          <w:iCs/>
          <w:color w:val="242424"/>
          <w:kern w:val="0"/>
          <w:sz w:val="22"/>
          <w:szCs w:val="22"/>
          <w:highlight w:val="yellow"/>
          <w:lang w:val="en-US"/>
          <w14:ligatures w14:val="none"/>
        </w:rPr>
        <w:t xml:space="preserve">p. </w:t>
      </w:r>
      <w:r w:rsidR="00104286">
        <w:rPr>
          <w:rFonts w:ascii="Arial" w:eastAsia="Times New Roman" w:hAnsi="Arial" w:cs="Arial"/>
          <w:i/>
          <w:iCs/>
          <w:color w:val="242424"/>
          <w:kern w:val="0"/>
          <w:sz w:val="22"/>
          <w:szCs w:val="22"/>
          <w:highlight w:val="yellow"/>
          <w:lang w:val="en-US"/>
          <w14:ligatures w14:val="none"/>
        </w:rPr>
        <w:t>28, lines 572-578</w:t>
      </w:r>
      <w:r w:rsidRPr="00036993">
        <w:rPr>
          <w:rFonts w:ascii="Arial" w:eastAsia="Times New Roman" w:hAnsi="Arial" w:cs="Arial"/>
          <w:i/>
          <w:iCs/>
          <w:color w:val="242424"/>
          <w:kern w:val="0"/>
          <w:sz w:val="22"/>
          <w:szCs w:val="22"/>
          <w:lang w:val="en-US"/>
          <w14:ligatures w14:val="none"/>
        </w:rPr>
        <w:t>).</w:t>
      </w:r>
    </w:p>
    <w:p w14:paraId="7140A8E9" w14:textId="196E860A" w:rsidR="61CFF614" w:rsidRPr="00036993" w:rsidRDefault="61CFF614" w:rsidP="00737F09">
      <w:pPr>
        <w:spacing w:after="0" w:line="240" w:lineRule="auto"/>
        <w:jc w:val="both"/>
        <w:rPr>
          <w:rFonts w:ascii="Arial" w:eastAsia="Times New Roman" w:hAnsi="Arial" w:cs="Arial"/>
          <w:color w:val="242424"/>
          <w:sz w:val="22"/>
          <w:szCs w:val="22"/>
        </w:rPr>
      </w:pPr>
    </w:p>
    <w:p w14:paraId="415B2A1C" w14:textId="4098AE2D" w:rsidR="00A059EF" w:rsidRPr="00036993" w:rsidRDefault="008B50B6" w:rsidP="008B50B6">
      <w:pPr>
        <w:spacing w:after="0" w:line="240" w:lineRule="auto"/>
        <w:rPr>
          <w:rFonts w:ascii="Arial" w:hAnsi="Arial" w:cs="Arial"/>
          <w:sz w:val="22"/>
          <w:szCs w:val="22"/>
        </w:rPr>
      </w:pPr>
      <w:r w:rsidRPr="00036993">
        <w:rPr>
          <w:rFonts w:ascii="Arial" w:eastAsia="Times New Roman" w:hAnsi="Arial" w:cs="Arial"/>
          <w:color w:val="242424"/>
          <w:kern w:val="0"/>
          <w:sz w:val="22"/>
          <w:szCs w:val="22"/>
          <w14:ligatures w14:val="none"/>
        </w:rPr>
        <w:br/>
      </w:r>
      <w:r w:rsidR="5891C65E" w:rsidRPr="00036993">
        <w:rPr>
          <w:rFonts w:ascii="Arial" w:eastAsia="Times New Roman" w:hAnsi="Arial" w:cs="Arial"/>
          <w:color w:val="242424"/>
          <w:kern w:val="0"/>
          <w:sz w:val="22"/>
          <w:szCs w:val="22"/>
          <w:shd w:val="clear" w:color="auto" w:fill="FFFFFF"/>
          <w:lang w:val="en-US"/>
          <w14:ligatures w14:val="none"/>
        </w:rPr>
        <w:t>5. Did the authors apply any restrictions based on gestational age or duration of pregnancy? Please clarify how gestational duration was considered in defining the study population and exposure windows.</w:t>
      </w:r>
      <w:r w:rsidRPr="00036993">
        <w:rPr>
          <w:rFonts w:ascii="Arial" w:eastAsia="Times New Roman" w:hAnsi="Arial" w:cs="Arial"/>
          <w:color w:val="242424"/>
          <w:kern w:val="0"/>
          <w:sz w:val="22"/>
          <w:szCs w:val="22"/>
          <w14:ligatures w14:val="none"/>
        </w:rPr>
        <w:br/>
      </w:r>
      <w:r w:rsidR="786BB9F6" w:rsidRPr="00036993">
        <w:rPr>
          <w:rFonts w:ascii="Arial" w:eastAsia="Times New Roman" w:hAnsi="Arial" w:cs="Arial"/>
          <w:color w:val="242424"/>
          <w:kern w:val="0"/>
          <w:sz w:val="22"/>
          <w:szCs w:val="22"/>
          <w:shd w:val="clear" w:color="auto" w:fill="FFFFFF"/>
          <w:lang w:val="en-US"/>
          <w14:ligatures w14:val="none"/>
        </w:rPr>
        <w:t>ESTELA</w:t>
      </w:r>
    </w:p>
    <w:p w14:paraId="121E41C0" w14:textId="4808DBEF" w:rsidR="654F5E10" w:rsidRPr="00036993" w:rsidRDefault="654F5E10" w:rsidP="654F5E10">
      <w:pPr>
        <w:spacing w:after="0" w:line="240" w:lineRule="auto"/>
        <w:rPr>
          <w:rFonts w:ascii="Arial" w:eastAsia="Times New Roman" w:hAnsi="Arial" w:cs="Arial"/>
          <w:color w:val="242424"/>
          <w:sz w:val="22"/>
          <w:szCs w:val="22"/>
        </w:rPr>
      </w:pPr>
    </w:p>
    <w:p w14:paraId="6B354BA9" w14:textId="77777777" w:rsidR="009625EE" w:rsidRPr="00036993" w:rsidRDefault="009625EE" w:rsidP="002A0221">
      <w:pPr>
        <w:spacing w:after="0" w:line="240" w:lineRule="auto"/>
        <w:jc w:val="both"/>
        <w:rPr>
          <w:rFonts w:ascii="Arial" w:eastAsia="Times New Roman" w:hAnsi="Arial" w:cs="Arial"/>
          <w:i/>
          <w:iCs/>
          <w:color w:val="242424"/>
          <w:sz w:val="22"/>
          <w:szCs w:val="22"/>
          <w:lang w:val="en-US"/>
        </w:rPr>
      </w:pPr>
      <w:r w:rsidRPr="00036993">
        <w:rPr>
          <w:rFonts w:ascii="Arial" w:eastAsia="Times New Roman" w:hAnsi="Arial" w:cs="Arial"/>
          <w:i/>
          <w:iCs/>
          <w:color w:val="242424"/>
          <w:sz w:val="22"/>
          <w:szCs w:val="22"/>
          <w:lang w:val="en-US"/>
        </w:rPr>
        <w:t>We thank the reviewer for requesting this clarification. No inclusion or exclusion restrictions were applied based on gestational age or duration of pregnancy. Across the overall cohort (N = 15,452), gestational age ranged from 25 to 43 weeks, with a median (IQR) of 39 (2) weeks. Detailed descriptive statistics for gestational age among infants with and without congenital malformations or congenital heart disease are provided in Table 1.</w:t>
      </w:r>
    </w:p>
    <w:p w14:paraId="219BD4B6" w14:textId="77777777" w:rsidR="009625EE" w:rsidRPr="00036993" w:rsidRDefault="009625EE" w:rsidP="002A0221">
      <w:pPr>
        <w:spacing w:after="0" w:line="240" w:lineRule="auto"/>
        <w:jc w:val="both"/>
        <w:rPr>
          <w:rFonts w:ascii="Arial" w:eastAsia="Times New Roman" w:hAnsi="Arial" w:cs="Arial"/>
          <w:i/>
          <w:iCs/>
          <w:color w:val="242424"/>
          <w:sz w:val="22"/>
          <w:szCs w:val="22"/>
          <w:lang w:val="en-US"/>
        </w:rPr>
      </w:pPr>
    </w:p>
    <w:p w14:paraId="1D8BA86E" w14:textId="51D17E42" w:rsidR="00A059EF" w:rsidRPr="00036993" w:rsidRDefault="00FE2344" w:rsidP="00FE2344">
      <w:pPr>
        <w:spacing w:after="0" w:line="240" w:lineRule="auto"/>
        <w:jc w:val="both"/>
        <w:rPr>
          <w:rFonts w:ascii="Arial" w:eastAsia="Times New Roman" w:hAnsi="Arial" w:cs="Arial"/>
          <w:i/>
          <w:iCs/>
          <w:color w:val="242424"/>
          <w:sz w:val="22"/>
          <w:szCs w:val="22"/>
          <w:lang w:val="en-US"/>
        </w:rPr>
      </w:pPr>
      <w:r w:rsidRPr="00036993">
        <w:rPr>
          <w:rFonts w:ascii="Arial" w:eastAsia="Times New Roman" w:hAnsi="Arial" w:cs="Arial"/>
          <w:i/>
          <w:iCs/>
          <w:color w:val="242424"/>
          <w:sz w:val="22"/>
          <w:szCs w:val="22"/>
          <w:lang w:val="en-US"/>
        </w:rPr>
        <w:t>In the revised manuscript, we have clarified how gestational age was used to calculate the start date of pregnancy and construct exposure windows (</w:t>
      </w:r>
      <w:r w:rsidRPr="00036993">
        <w:rPr>
          <w:rFonts w:ascii="Arial" w:eastAsia="Times New Roman" w:hAnsi="Arial" w:cs="Arial"/>
          <w:i/>
          <w:iCs/>
          <w:color w:val="242424"/>
          <w:sz w:val="22"/>
          <w:szCs w:val="22"/>
          <w:highlight w:val="yellow"/>
          <w:lang w:val="en-US"/>
        </w:rPr>
        <w:t xml:space="preserve">Methods, Exposure subsection, p. </w:t>
      </w:r>
      <w:r w:rsidR="0056009A">
        <w:rPr>
          <w:rFonts w:ascii="Arial" w:eastAsia="Times New Roman" w:hAnsi="Arial" w:cs="Arial"/>
          <w:i/>
          <w:iCs/>
          <w:color w:val="242424"/>
          <w:sz w:val="22"/>
          <w:szCs w:val="22"/>
          <w:highlight w:val="yellow"/>
          <w:lang w:val="en-US"/>
        </w:rPr>
        <w:t>10, lines 209</w:t>
      </w:r>
      <w:r w:rsidR="00567357">
        <w:rPr>
          <w:rFonts w:ascii="Arial" w:eastAsia="Times New Roman" w:hAnsi="Arial" w:cs="Arial"/>
          <w:i/>
          <w:iCs/>
          <w:color w:val="242424"/>
          <w:sz w:val="22"/>
          <w:szCs w:val="22"/>
          <w:highlight w:val="yellow"/>
          <w:lang w:val="en-US"/>
        </w:rPr>
        <w:t>-215</w:t>
      </w:r>
      <w:r w:rsidRPr="00036993">
        <w:rPr>
          <w:rFonts w:ascii="Arial" w:eastAsia="Times New Roman" w:hAnsi="Arial" w:cs="Arial"/>
          <w:i/>
          <w:iCs/>
          <w:color w:val="242424"/>
          <w:sz w:val="22"/>
          <w:szCs w:val="22"/>
          <w:lang w:val="en-US"/>
        </w:rPr>
        <w:t xml:space="preserve">). </w:t>
      </w:r>
      <w:r w:rsidRPr="00567357">
        <w:rPr>
          <w:rFonts w:ascii="Arial" w:eastAsia="Times New Roman" w:hAnsi="Arial" w:cs="Arial"/>
          <w:i/>
          <w:iCs/>
          <w:color w:val="242424"/>
          <w:sz w:val="22"/>
          <w:szCs w:val="22"/>
          <w:highlight w:val="cyan"/>
          <w:lang w:val="en-US"/>
        </w:rPr>
        <w:t>Specifically, gestational age documented in medical charts (determined from last menstrual period and first-trimester ultrasound) was used alongside the date of birth to establish the estimated start date of pregnancy (defined as day 0 of week 1). Gestational weeks were operationalized as consecutive 7-day intervals</w:t>
      </w:r>
      <w:r w:rsidR="00243FA4" w:rsidRPr="00567357">
        <w:rPr>
          <w:rFonts w:ascii="Arial" w:eastAsia="Times New Roman" w:hAnsi="Arial" w:cs="Arial"/>
          <w:i/>
          <w:iCs/>
          <w:color w:val="242424"/>
          <w:sz w:val="22"/>
          <w:szCs w:val="22"/>
          <w:highlight w:val="cyan"/>
          <w:lang w:val="en-US"/>
        </w:rPr>
        <w:t>.</w:t>
      </w:r>
    </w:p>
    <w:p w14:paraId="0AD0B009" w14:textId="77777777" w:rsidR="003A72CF" w:rsidRPr="00036993" w:rsidRDefault="003A72CF" w:rsidP="00FE2344">
      <w:pPr>
        <w:spacing w:after="0" w:line="240" w:lineRule="auto"/>
        <w:jc w:val="both"/>
        <w:rPr>
          <w:rFonts w:ascii="Arial" w:eastAsia="Times New Roman" w:hAnsi="Arial" w:cs="Arial"/>
          <w:i/>
          <w:iCs/>
          <w:color w:val="242424"/>
          <w:sz w:val="22"/>
          <w:szCs w:val="22"/>
          <w:lang w:val="en-US"/>
        </w:rPr>
      </w:pPr>
    </w:p>
    <w:p w14:paraId="09F75E5A" w14:textId="5F9FC1E6" w:rsidR="003A72CF" w:rsidRPr="00036993" w:rsidRDefault="003A72CF" w:rsidP="003A72CF">
      <w:pPr>
        <w:spacing w:after="0" w:line="240" w:lineRule="auto"/>
        <w:jc w:val="both"/>
        <w:rPr>
          <w:rFonts w:ascii="Arial" w:eastAsia="Times New Roman" w:hAnsi="Arial" w:cs="Arial"/>
          <w:i/>
          <w:iCs/>
          <w:color w:val="242424"/>
          <w:sz w:val="22"/>
          <w:szCs w:val="22"/>
        </w:rPr>
      </w:pPr>
      <w:r w:rsidRPr="00036993">
        <w:rPr>
          <w:rFonts w:ascii="Arial" w:eastAsia="Times New Roman" w:hAnsi="Arial" w:cs="Arial"/>
          <w:i/>
          <w:iCs/>
          <w:color w:val="242424"/>
          <w:sz w:val="22"/>
          <w:szCs w:val="22"/>
        </w:rPr>
        <w:t xml:space="preserve">We have updated the Methods section </w:t>
      </w:r>
      <w:r w:rsidR="00125F51" w:rsidRPr="00036993">
        <w:rPr>
          <w:rFonts w:ascii="Arial" w:eastAsia="Times New Roman" w:hAnsi="Arial" w:cs="Arial"/>
          <w:i/>
          <w:iCs/>
          <w:color w:val="242424"/>
          <w:sz w:val="22"/>
          <w:szCs w:val="22"/>
        </w:rPr>
        <w:t>(</w:t>
      </w:r>
      <w:r w:rsidR="00125F51" w:rsidRPr="00036993">
        <w:rPr>
          <w:rFonts w:ascii="Arial" w:eastAsia="Times New Roman" w:hAnsi="Arial" w:cs="Arial"/>
          <w:i/>
          <w:iCs/>
          <w:color w:val="242424"/>
          <w:sz w:val="22"/>
          <w:szCs w:val="22"/>
          <w:highlight w:val="yellow"/>
        </w:rPr>
        <w:t xml:space="preserve">see page </w:t>
      </w:r>
      <w:r w:rsidR="00B41379" w:rsidRPr="00036993">
        <w:rPr>
          <w:rFonts w:ascii="Arial" w:eastAsia="Times New Roman" w:hAnsi="Arial" w:cs="Arial"/>
          <w:i/>
          <w:iCs/>
          <w:color w:val="242424"/>
          <w:sz w:val="22"/>
          <w:szCs w:val="22"/>
          <w:highlight w:val="yellow"/>
          <w:lang w:val="en-US"/>
        </w:rPr>
        <w:t xml:space="preserve">Methods, Exposure subsection, p. </w:t>
      </w:r>
      <w:r w:rsidR="00B41379">
        <w:rPr>
          <w:rFonts w:ascii="Arial" w:eastAsia="Times New Roman" w:hAnsi="Arial" w:cs="Arial"/>
          <w:i/>
          <w:iCs/>
          <w:color w:val="242424"/>
          <w:sz w:val="22"/>
          <w:szCs w:val="22"/>
          <w:highlight w:val="yellow"/>
          <w:lang w:val="en-US"/>
        </w:rPr>
        <w:t>10, lines 209-215</w:t>
      </w:r>
      <w:r w:rsidR="00125F51" w:rsidRPr="00036993">
        <w:rPr>
          <w:rFonts w:ascii="Arial" w:eastAsia="Times New Roman" w:hAnsi="Arial" w:cs="Arial"/>
          <w:i/>
          <w:iCs/>
          <w:color w:val="242424"/>
          <w:sz w:val="22"/>
          <w:szCs w:val="22"/>
        </w:rPr>
        <w:t xml:space="preserve">) </w:t>
      </w:r>
      <w:r w:rsidRPr="00036993">
        <w:rPr>
          <w:rFonts w:ascii="Arial" w:eastAsia="Times New Roman" w:hAnsi="Arial" w:cs="Arial"/>
          <w:i/>
          <w:iCs/>
          <w:color w:val="242424"/>
          <w:sz w:val="22"/>
          <w:szCs w:val="22"/>
        </w:rPr>
        <w:t>to make the definitions of all exposure windows explicit:</w:t>
      </w:r>
    </w:p>
    <w:p w14:paraId="71EB6707" w14:textId="77777777" w:rsidR="003A72CF" w:rsidRPr="00BB2CEE" w:rsidRDefault="003A72CF" w:rsidP="003A72CF">
      <w:pPr>
        <w:pStyle w:val="Prrafodelista"/>
        <w:numPr>
          <w:ilvl w:val="0"/>
          <w:numId w:val="2"/>
        </w:numPr>
        <w:spacing w:after="0" w:line="240" w:lineRule="auto"/>
        <w:jc w:val="both"/>
        <w:rPr>
          <w:rFonts w:ascii="Arial" w:eastAsia="Times New Roman" w:hAnsi="Arial" w:cs="Arial"/>
          <w:i/>
          <w:iCs/>
          <w:color w:val="242424"/>
          <w:sz w:val="22"/>
          <w:szCs w:val="22"/>
          <w:highlight w:val="cyan"/>
        </w:rPr>
      </w:pPr>
      <w:r w:rsidRPr="00BB2CEE">
        <w:rPr>
          <w:rFonts w:ascii="Arial" w:eastAsia="Times New Roman" w:hAnsi="Arial" w:cs="Arial"/>
          <w:i/>
          <w:iCs/>
          <w:color w:val="242424"/>
          <w:sz w:val="22"/>
          <w:szCs w:val="22"/>
          <w:highlight w:val="cyan"/>
        </w:rPr>
        <w:t>“Preconception period: 12 weeks prior to week 1”</w:t>
      </w:r>
    </w:p>
    <w:p w14:paraId="6EDC6A8E" w14:textId="77777777" w:rsidR="003A72CF" w:rsidRPr="00BB2CEE" w:rsidRDefault="003A72CF" w:rsidP="003A72CF">
      <w:pPr>
        <w:pStyle w:val="Prrafodelista"/>
        <w:numPr>
          <w:ilvl w:val="0"/>
          <w:numId w:val="2"/>
        </w:numPr>
        <w:spacing w:after="0" w:line="240" w:lineRule="auto"/>
        <w:jc w:val="both"/>
        <w:rPr>
          <w:rFonts w:ascii="Arial" w:eastAsia="Times New Roman" w:hAnsi="Arial" w:cs="Arial"/>
          <w:i/>
          <w:iCs/>
          <w:color w:val="242424"/>
          <w:sz w:val="22"/>
          <w:szCs w:val="22"/>
          <w:highlight w:val="cyan"/>
        </w:rPr>
      </w:pPr>
      <w:r w:rsidRPr="00BB2CEE">
        <w:rPr>
          <w:rFonts w:ascii="Arial" w:eastAsia="Times New Roman" w:hAnsi="Arial" w:cs="Arial"/>
          <w:i/>
          <w:iCs/>
          <w:color w:val="242424"/>
          <w:sz w:val="22"/>
          <w:szCs w:val="22"/>
          <w:highlight w:val="cyan"/>
        </w:rPr>
        <w:t>“First trimester: weeks 1–13 (days 0–90)”</w:t>
      </w:r>
    </w:p>
    <w:p w14:paraId="18F0C2E6" w14:textId="77777777" w:rsidR="003A72CF" w:rsidRPr="00BB2CEE" w:rsidRDefault="003A72CF" w:rsidP="003A72CF">
      <w:pPr>
        <w:pStyle w:val="Prrafodelista"/>
        <w:numPr>
          <w:ilvl w:val="0"/>
          <w:numId w:val="2"/>
        </w:numPr>
        <w:spacing w:after="0" w:line="240" w:lineRule="auto"/>
        <w:jc w:val="both"/>
        <w:rPr>
          <w:rFonts w:ascii="Arial" w:eastAsia="Times New Roman" w:hAnsi="Arial" w:cs="Arial"/>
          <w:i/>
          <w:iCs/>
          <w:color w:val="242424"/>
          <w:sz w:val="22"/>
          <w:szCs w:val="22"/>
          <w:highlight w:val="cyan"/>
        </w:rPr>
      </w:pPr>
      <w:r w:rsidRPr="00BB2CEE">
        <w:rPr>
          <w:rFonts w:ascii="Arial" w:eastAsia="Times New Roman" w:hAnsi="Arial" w:cs="Arial"/>
          <w:i/>
          <w:iCs/>
          <w:color w:val="242424"/>
          <w:sz w:val="22"/>
          <w:szCs w:val="22"/>
          <w:highlight w:val="cyan"/>
        </w:rPr>
        <w:t>“Second trimester: weeks 14–27 (days 91–188)”</w:t>
      </w:r>
    </w:p>
    <w:p w14:paraId="66CD066D" w14:textId="6771A807" w:rsidR="003A72CF" w:rsidRPr="00BB2CEE" w:rsidRDefault="003A72CF" w:rsidP="003A72CF">
      <w:pPr>
        <w:pStyle w:val="Prrafodelista"/>
        <w:numPr>
          <w:ilvl w:val="0"/>
          <w:numId w:val="2"/>
        </w:numPr>
        <w:spacing w:after="0" w:line="240" w:lineRule="auto"/>
        <w:jc w:val="both"/>
        <w:rPr>
          <w:rFonts w:ascii="Arial" w:eastAsia="Times New Roman" w:hAnsi="Arial" w:cs="Arial"/>
          <w:i/>
          <w:iCs/>
          <w:color w:val="242424"/>
          <w:sz w:val="22"/>
          <w:szCs w:val="22"/>
          <w:highlight w:val="cyan"/>
        </w:rPr>
      </w:pPr>
      <w:r w:rsidRPr="00BB2CEE">
        <w:rPr>
          <w:rFonts w:ascii="Arial" w:eastAsia="Times New Roman" w:hAnsi="Arial" w:cs="Arial"/>
          <w:i/>
          <w:iCs/>
          <w:color w:val="242424"/>
          <w:sz w:val="22"/>
          <w:szCs w:val="22"/>
          <w:highlight w:val="cyan"/>
        </w:rPr>
        <w:t>“Third trimester: week 28 to date of birth (day 189 to delivery)”</w:t>
      </w:r>
    </w:p>
    <w:p w14:paraId="1569C2F0" w14:textId="77777777" w:rsidR="00FE2344" w:rsidRPr="00036993" w:rsidRDefault="00FE2344" w:rsidP="00FE2344">
      <w:pPr>
        <w:spacing w:after="0" w:line="240" w:lineRule="auto"/>
        <w:rPr>
          <w:rFonts w:ascii="Arial" w:eastAsia="Times New Roman" w:hAnsi="Arial" w:cs="Arial"/>
          <w:color w:val="242424"/>
          <w:kern w:val="0"/>
          <w:sz w:val="22"/>
          <w:szCs w:val="22"/>
          <w:shd w:val="clear" w:color="auto" w:fill="FFFFFF"/>
          <w14:ligatures w14:val="none"/>
        </w:rPr>
      </w:pPr>
    </w:p>
    <w:p w14:paraId="70212CB1" w14:textId="34AA6B50" w:rsidR="00A059EF"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6. Were data on pregnancy complications or pre-existing maternal medical conditions available? If available, the authors should consider whether these factors need to be accounted for as potential confounders. If unavailable, this should be acknowledged as a limitation.</w:t>
      </w:r>
      <w:r w:rsidRPr="00036993">
        <w:rPr>
          <w:rFonts w:ascii="Arial" w:eastAsia="Times New Roman" w:hAnsi="Arial" w:cs="Arial"/>
          <w:color w:val="242424"/>
          <w:kern w:val="0"/>
          <w:sz w:val="22"/>
          <w:szCs w:val="22"/>
          <w14:ligatures w14:val="none"/>
        </w:rPr>
        <w:br/>
      </w:r>
      <w:r w:rsidR="00A059EF" w:rsidRPr="00036993">
        <w:rPr>
          <w:rFonts w:ascii="Arial" w:eastAsia="Times New Roman" w:hAnsi="Arial" w:cs="Arial"/>
          <w:color w:val="242424"/>
          <w:kern w:val="0"/>
          <w:sz w:val="22"/>
          <w:szCs w:val="22"/>
          <w:shd w:val="clear" w:color="auto" w:fill="FFFFFF"/>
          <w14:ligatures w14:val="none"/>
        </w:rPr>
        <w:t>CARLOS</w:t>
      </w:r>
    </w:p>
    <w:p w14:paraId="21EBBA6C" w14:textId="77777777" w:rsidR="00A059EF" w:rsidRPr="00036993" w:rsidRDefault="00A059EF" w:rsidP="008B50B6">
      <w:pPr>
        <w:spacing w:after="0" w:line="240" w:lineRule="auto"/>
        <w:rPr>
          <w:rFonts w:ascii="Arial" w:eastAsia="Times New Roman" w:hAnsi="Arial" w:cs="Arial"/>
          <w:color w:val="242424"/>
          <w:kern w:val="0"/>
          <w:sz w:val="22"/>
          <w:szCs w:val="22"/>
          <w:shd w:val="clear" w:color="auto" w:fill="FFFFFF"/>
          <w14:ligatures w14:val="none"/>
        </w:rPr>
      </w:pPr>
    </w:p>
    <w:p w14:paraId="2B8FDE69" w14:textId="77777777" w:rsidR="005E671D" w:rsidRPr="00036993" w:rsidRDefault="005E671D" w:rsidP="005E671D">
      <w:pPr>
        <w:spacing w:after="0" w:line="240" w:lineRule="auto"/>
        <w:jc w:val="both"/>
        <w:rPr>
          <w:rFonts w:ascii="Arial" w:eastAsia="Times New Roman" w:hAnsi="Arial" w:cs="Arial"/>
          <w:i/>
          <w:iCs/>
          <w:kern w:val="0"/>
          <w:sz w:val="22"/>
          <w:szCs w:val="22"/>
          <w:shd w:val="clear" w:color="auto" w:fill="FFFFFF"/>
          <w:lang w:val="en-US"/>
          <w14:ligatures w14:val="none"/>
        </w:rPr>
      </w:pPr>
      <w:r w:rsidRPr="00036993">
        <w:rPr>
          <w:rFonts w:ascii="Arial" w:eastAsia="Times New Roman" w:hAnsi="Arial" w:cs="Arial"/>
          <w:i/>
          <w:iCs/>
          <w:kern w:val="0"/>
          <w:sz w:val="22"/>
          <w:szCs w:val="22"/>
          <w:shd w:val="clear" w:color="auto" w:fill="FFFFFF"/>
          <w:lang w:val="en-US"/>
          <w14:ligatures w14:val="none"/>
        </w:rPr>
        <w:t>Information on pregnancy complications and pre-existing maternal medical conditions was not consistently available across the two studies and could therefore not be included in the analyses. Although our models adjusted for key covariates, the absence of these additional maternal factors may have resulted in uncontrolled confounding. We have acknowledged this limitation in the Discussion and noted that its potential impact on our estimates cannot be determined.</w:t>
      </w:r>
    </w:p>
    <w:p w14:paraId="109AA816" w14:textId="77777777" w:rsidR="00573616" w:rsidRPr="00036993" w:rsidRDefault="00573616" w:rsidP="008B50B6">
      <w:pPr>
        <w:spacing w:after="0" w:line="240" w:lineRule="auto"/>
        <w:rPr>
          <w:rFonts w:ascii="Arial" w:eastAsia="Times New Roman" w:hAnsi="Arial" w:cs="Arial"/>
          <w:color w:val="242424"/>
          <w:kern w:val="0"/>
          <w:sz w:val="22"/>
          <w:szCs w:val="22"/>
          <w:shd w:val="clear" w:color="auto" w:fill="FFFFFF"/>
          <w:lang w:val="en-US"/>
          <w14:ligatures w14:val="none"/>
        </w:rPr>
      </w:pPr>
    </w:p>
    <w:p w14:paraId="2F7971B4" w14:textId="2175DA12" w:rsidR="00A059EF" w:rsidRPr="00036993" w:rsidRDefault="497EE0FB"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shd w:val="clear" w:color="auto" w:fill="FFFFFF"/>
          <w:lang w:val="en-US"/>
          <w14:ligatures w14:val="none"/>
        </w:rPr>
        <w:t>7. Regarding exposure assessment, the authors should provide a more detailed description of the PM2.5 modeling and exposure assignment procedures. In addition, further explanation is needed regarding how Levo and Ksol were derived or estimated.</w:t>
      </w:r>
      <w:r w:rsidR="008B50B6" w:rsidRPr="00036993">
        <w:rPr>
          <w:rFonts w:ascii="Arial" w:eastAsia="Times New Roman" w:hAnsi="Arial" w:cs="Arial"/>
          <w:color w:val="242424"/>
          <w:kern w:val="0"/>
          <w:sz w:val="22"/>
          <w:szCs w:val="22"/>
          <w14:ligatures w14:val="none"/>
        </w:rPr>
        <w:br/>
      </w:r>
      <w:r w:rsidR="0A60BC18" w:rsidRPr="00036993">
        <w:rPr>
          <w:rFonts w:ascii="Arial" w:eastAsia="Times New Roman" w:hAnsi="Arial" w:cs="Arial"/>
          <w:color w:val="242424"/>
          <w:kern w:val="0"/>
          <w:sz w:val="22"/>
          <w:szCs w:val="22"/>
          <w:shd w:val="clear" w:color="auto" w:fill="FFFFFF"/>
          <w:lang w:val="en-US"/>
          <w14:ligatures w14:val="none"/>
        </w:rPr>
        <w:t>PABLO</w:t>
      </w:r>
    </w:p>
    <w:p w14:paraId="50F94CCE" w14:textId="77777777" w:rsidR="00FD0D4B" w:rsidRPr="00036993" w:rsidRDefault="00FD0D4B" w:rsidP="008B50B6">
      <w:pPr>
        <w:spacing w:after="0" w:line="240" w:lineRule="auto"/>
        <w:rPr>
          <w:rFonts w:ascii="Arial" w:eastAsia="Times New Roman" w:hAnsi="Arial" w:cs="Arial"/>
          <w:color w:val="242424"/>
          <w:kern w:val="0"/>
          <w:sz w:val="22"/>
          <w:szCs w:val="22"/>
          <w:shd w:val="clear" w:color="auto" w:fill="FFFFFF"/>
          <w14:ligatures w14:val="none"/>
        </w:rPr>
      </w:pPr>
    </w:p>
    <w:p w14:paraId="2AAA74EC" w14:textId="0CBB697B" w:rsidR="00FD0D4B" w:rsidRPr="00036993" w:rsidRDefault="00FD0D4B" w:rsidP="00FD0D4B">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agree with the reviewer that this section required further development. We improved the Exposure sub-section of methods giving a brief description of how the temporal and temporal-spatial (LUR) models were originally developed (which, along with a description of the sampling campaigns, is fully described in other articles). Additionally, we attempted to better describe how we applied the models to estimate exposure for pregnant women.</w:t>
      </w:r>
      <w:r w:rsidR="006E6CA9">
        <w:rPr>
          <w:rFonts w:ascii="Arial" w:eastAsia="Times New Roman" w:hAnsi="Arial" w:cs="Arial"/>
          <w:i/>
          <w:iCs/>
          <w:color w:val="242424"/>
          <w:kern w:val="0"/>
          <w:sz w:val="22"/>
          <w:szCs w:val="22"/>
          <w:shd w:val="clear" w:color="auto" w:fill="FFFFFF"/>
          <w:lang w:val="en-US"/>
          <w14:ligatures w14:val="none"/>
        </w:rPr>
        <w:t xml:space="preserve"> </w:t>
      </w:r>
      <w:r w:rsidR="006E6CA9" w:rsidRPr="00C23E8F">
        <w:rPr>
          <w:rFonts w:ascii="Arial" w:eastAsia="Times New Roman" w:hAnsi="Arial" w:cs="Arial"/>
          <w:i/>
          <w:iCs/>
          <w:color w:val="242424"/>
          <w:kern w:val="0"/>
          <w:sz w:val="22"/>
          <w:szCs w:val="22"/>
          <w:highlight w:val="yellow"/>
          <w:shd w:val="clear" w:color="auto" w:fill="FFFFFF"/>
          <w:lang w:val="en-US"/>
          <w14:ligatures w14:val="none"/>
        </w:rPr>
        <w:t>See pages 9-10, lines 180-</w:t>
      </w:r>
      <w:r w:rsidR="00C23E8F" w:rsidRPr="00C23E8F">
        <w:rPr>
          <w:rFonts w:ascii="Arial" w:eastAsia="Times New Roman" w:hAnsi="Arial" w:cs="Arial"/>
          <w:i/>
          <w:iCs/>
          <w:color w:val="242424"/>
          <w:kern w:val="0"/>
          <w:sz w:val="22"/>
          <w:szCs w:val="22"/>
          <w:highlight w:val="yellow"/>
          <w:shd w:val="clear" w:color="auto" w:fill="FFFFFF"/>
          <w:lang w:val="en-US"/>
          <w14:ligatures w14:val="none"/>
        </w:rPr>
        <w:t>2</w:t>
      </w:r>
      <w:r w:rsidR="00372670">
        <w:rPr>
          <w:rFonts w:ascii="Arial" w:eastAsia="Times New Roman" w:hAnsi="Arial" w:cs="Arial"/>
          <w:i/>
          <w:iCs/>
          <w:color w:val="242424"/>
          <w:kern w:val="0"/>
          <w:sz w:val="22"/>
          <w:szCs w:val="22"/>
          <w:highlight w:val="yellow"/>
          <w:shd w:val="clear" w:color="auto" w:fill="FFFFFF"/>
          <w:lang w:val="en-US"/>
          <w14:ligatures w14:val="none"/>
        </w:rPr>
        <w:t>1</w:t>
      </w:r>
      <w:r w:rsidR="00C23E8F" w:rsidRPr="00C23E8F">
        <w:rPr>
          <w:rFonts w:ascii="Arial" w:eastAsia="Times New Roman" w:hAnsi="Arial" w:cs="Arial"/>
          <w:i/>
          <w:iCs/>
          <w:color w:val="242424"/>
          <w:kern w:val="0"/>
          <w:sz w:val="22"/>
          <w:szCs w:val="22"/>
          <w:highlight w:val="yellow"/>
          <w:shd w:val="clear" w:color="auto" w:fill="FFFFFF"/>
          <w:lang w:val="en-US"/>
          <w14:ligatures w14:val="none"/>
        </w:rPr>
        <w:t>5.</w:t>
      </w:r>
    </w:p>
    <w:p w14:paraId="269CBF1E" w14:textId="020B6A2B" w:rsidR="00A059EF" w:rsidRPr="00036993" w:rsidRDefault="00FD0D4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lang w:val="en-US"/>
          <w14:ligatures w14:val="none"/>
        </w:rPr>
        <w:t xml:space="preserve"> </w:t>
      </w:r>
    </w:p>
    <w:p w14:paraId="0CA409F8" w14:textId="056C92AD" w:rsidR="00A059EF" w:rsidRPr="00036993" w:rsidRDefault="497EE0FB"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shd w:val="clear" w:color="auto" w:fill="FFFFFF"/>
          <w:lang w:val="en-US"/>
          <w14:ligatures w14:val="none"/>
        </w:rPr>
        <w:t>8. Please provide a clearer description of the temporal and spatiotemporal methods used for exposure assessment, particularly regarding their methodological differences and how each approach was implemented in the present study.</w:t>
      </w:r>
      <w:r w:rsidR="008B50B6" w:rsidRPr="00036993">
        <w:rPr>
          <w:rFonts w:ascii="Arial" w:eastAsia="Times New Roman" w:hAnsi="Arial" w:cs="Arial"/>
          <w:color w:val="242424"/>
          <w:kern w:val="0"/>
          <w:sz w:val="22"/>
          <w:szCs w:val="22"/>
          <w14:ligatures w14:val="none"/>
        </w:rPr>
        <w:br/>
      </w:r>
      <w:r w:rsidR="0A60BC18" w:rsidRPr="00036993">
        <w:rPr>
          <w:rFonts w:ascii="Arial" w:eastAsia="Times New Roman" w:hAnsi="Arial" w:cs="Arial"/>
          <w:color w:val="242424"/>
          <w:kern w:val="0"/>
          <w:sz w:val="22"/>
          <w:szCs w:val="22"/>
          <w:shd w:val="clear" w:color="auto" w:fill="FFFFFF"/>
          <w:lang w:val="en-US"/>
          <w14:ligatures w14:val="none"/>
        </w:rPr>
        <w:t>PABLO</w:t>
      </w:r>
    </w:p>
    <w:p w14:paraId="3686581C" w14:textId="77777777" w:rsidR="00B15663" w:rsidRPr="00036993" w:rsidRDefault="00B15663" w:rsidP="008B50B6">
      <w:pPr>
        <w:spacing w:after="0" w:line="240" w:lineRule="auto"/>
        <w:rPr>
          <w:rFonts w:ascii="Arial" w:eastAsia="Times New Roman" w:hAnsi="Arial" w:cs="Arial"/>
          <w:color w:val="242424"/>
          <w:kern w:val="0"/>
          <w:sz w:val="22"/>
          <w:szCs w:val="22"/>
          <w:shd w:val="clear" w:color="auto" w:fill="FFFFFF"/>
          <w:lang w:val="en-US"/>
          <w14:ligatures w14:val="none"/>
        </w:rPr>
      </w:pPr>
    </w:p>
    <w:p w14:paraId="01268A83" w14:textId="68307D38" w:rsidR="00FD0D4B" w:rsidRPr="00036993" w:rsidRDefault="00FD0D4B" w:rsidP="008B50B6">
      <w:pPr>
        <w:spacing w:after="0" w:line="240" w:lineRule="auto"/>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 xml:space="preserve">The Exposure sub-section of the methods has now been heavily revised. See response to previous comment and pages </w:t>
      </w:r>
      <w:r w:rsidR="00372670" w:rsidRPr="00C23E8F">
        <w:rPr>
          <w:rFonts w:ascii="Arial" w:eastAsia="Times New Roman" w:hAnsi="Arial" w:cs="Arial"/>
          <w:i/>
          <w:iCs/>
          <w:color w:val="242424"/>
          <w:kern w:val="0"/>
          <w:sz w:val="22"/>
          <w:szCs w:val="22"/>
          <w:highlight w:val="yellow"/>
          <w:shd w:val="clear" w:color="auto" w:fill="FFFFFF"/>
          <w:lang w:val="en-US"/>
          <w14:ligatures w14:val="none"/>
        </w:rPr>
        <w:t>9-10, lines 180-2</w:t>
      </w:r>
      <w:r w:rsidR="00372670">
        <w:rPr>
          <w:rFonts w:ascii="Arial" w:eastAsia="Times New Roman" w:hAnsi="Arial" w:cs="Arial"/>
          <w:i/>
          <w:iCs/>
          <w:color w:val="242424"/>
          <w:kern w:val="0"/>
          <w:sz w:val="22"/>
          <w:szCs w:val="22"/>
          <w:highlight w:val="yellow"/>
          <w:shd w:val="clear" w:color="auto" w:fill="FFFFFF"/>
          <w:lang w:val="en-US"/>
          <w14:ligatures w14:val="none"/>
        </w:rPr>
        <w:t>1</w:t>
      </w:r>
      <w:r w:rsidR="00372670" w:rsidRPr="00C23E8F">
        <w:rPr>
          <w:rFonts w:ascii="Arial" w:eastAsia="Times New Roman" w:hAnsi="Arial" w:cs="Arial"/>
          <w:i/>
          <w:iCs/>
          <w:color w:val="242424"/>
          <w:kern w:val="0"/>
          <w:sz w:val="22"/>
          <w:szCs w:val="22"/>
          <w:highlight w:val="yellow"/>
          <w:shd w:val="clear" w:color="auto" w:fill="FFFFFF"/>
          <w:lang w:val="en-US"/>
          <w14:ligatures w14:val="none"/>
        </w:rPr>
        <w:t>5</w:t>
      </w:r>
      <w:r w:rsidRPr="00036993">
        <w:rPr>
          <w:rFonts w:ascii="Arial" w:eastAsia="Times New Roman" w:hAnsi="Arial" w:cs="Arial"/>
          <w:i/>
          <w:iCs/>
          <w:color w:val="242424"/>
          <w:kern w:val="0"/>
          <w:sz w:val="22"/>
          <w:szCs w:val="22"/>
          <w:shd w:val="clear" w:color="auto" w:fill="FFFFFF"/>
          <w:lang w:val="en-US"/>
          <w14:ligatures w14:val="none"/>
        </w:rPr>
        <w:t>.</w:t>
      </w:r>
    </w:p>
    <w:p w14:paraId="0CF837AC" w14:textId="77777777" w:rsidR="00A059EF" w:rsidRPr="00036993" w:rsidRDefault="00A059EF" w:rsidP="008B50B6">
      <w:pPr>
        <w:spacing w:after="0" w:line="240" w:lineRule="auto"/>
        <w:rPr>
          <w:rFonts w:ascii="Arial" w:eastAsia="Times New Roman" w:hAnsi="Arial" w:cs="Arial"/>
          <w:color w:val="242424"/>
          <w:kern w:val="0"/>
          <w:sz w:val="22"/>
          <w:szCs w:val="22"/>
          <w:shd w:val="clear" w:color="auto" w:fill="FFFFFF"/>
          <w14:ligatures w14:val="none"/>
        </w:rPr>
      </w:pPr>
    </w:p>
    <w:p w14:paraId="25FEDA48" w14:textId="1479654B" w:rsidR="00A059EF" w:rsidRPr="00036993" w:rsidRDefault="73A744C8" w:rsidP="61CFF614">
      <w:pPr>
        <w:spacing w:after="0" w:line="240" w:lineRule="auto"/>
        <w:rPr>
          <w:rFonts w:ascii="Arial" w:hAnsi="Arial" w:cs="Arial"/>
          <w:sz w:val="22"/>
          <w:szCs w:val="22"/>
        </w:rPr>
      </w:pPr>
      <w:r w:rsidRPr="00036993">
        <w:rPr>
          <w:rFonts w:ascii="Arial" w:eastAsia="Times New Roman" w:hAnsi="Arial" w:cs="Arial"/>
          <w:color w:val="242424"/>
          <w:kern w:val="0"/>
          <w:sz w:val="22"/>
          <w:szCs w:val="22"/>
          <w:shd w:val="clear" w:color="auto" w:fill="FFFFFF"/>
          <w:lang w:val="en-US"/>
          <w14:ligatures w14:val="none"/>
        </w:rPr>
        <w:t>9. The Covariates section should be revised to ensure consistency with the variables included in the final adjusted model. In addition, the authors should provide a clear rationale for the selection of covariates, preferably based on prior knowledge, previous literature, or an appropriate causal framework.</w:t>
      </w:r>
      <w:r w:rsidR="008B50B6" w:rsidRPr="00036993">
        <w:rPr>
          <w:rFonts w:ascii="Arial" w:eastAsia="Times New Roman" w:hAnsi="Arial" w:cs="Arial"/>
          <w:color w:val="242424"/>
          <w:kern w:val="0"/>
          <w:sz w:val="22"/>
          <w:szCs w:val="22"/>
          <w14:ligatures w14:val="none"/>
        </w:rPr>
        <w:br/>
      </w:r>
      <w:r w:rsidR="334B419E" w:rsidRPr="00036993">
        <w:rPr>
          <w:rFonts w:ascii="Arial" w:eastAsia="Times New Roman" w:hAnsi="Arial" w:cs="Arial"/>
          <w:color w:val="242424"/>
          <w:kern w:val="0"/>
          <w:sz w:val="22"/>
          <w:szCs w:val="22"/>
          <w:shd w:val="clear" w:color="auto" w:fill="FFFFFF"/>
          <w:lang w:val="en-US"/>
          <w14:ligatures w14:val="none"/>
        </w:rPr>
        <w:t>ESTELA</w:t>
      </w:r>
    </w:p>
    <w:p w14:paraId="2410562A" w14:textId="581F3C20" w:rsidR="654F5E10" w:rsidRPr="00036993" w:rsidRDefault="654F5E10" w:rsidP="654F5E10">
      <w:pPr>
        <w:spacing w:after="0" w:line="240" w:lineRule="auto"/>
        <w:rPr>
          <w:rFonts w:ascii="Arial" w:eastAsia="Times New Roman" w:hAnsi="Arial" w:cs="Arial"/>
          <w:color w:val="242424"/>
          <w:sz w:val="22"/>
          <w:szCs w:val="22"/>
          <w:lang w:val="en-US"/>
        </w:rPr>
      </w:pPr>
    </w:p>
    <w:p w14:paraId="23856BA0" w14:textId="6F9AA0EE" w:rsidR="654F5E10" w:rsidRPr="00036993" w:rsidRDefault="0023599D" w:rsidP="0023599D">
      <w:pPr>
        <w:spacing w:after="0" w:line="240" w:lineRule="auto"/>
        <w:jc w:val="both"/>
        <w:rPr>
          <w:rFonts w:ascii="Arial" w:eastAsia="Times New Roman" w:hAnsi="Arial" w:cs="Arial"/>
          <w:i/>
          <w:iCs/>
          <w:color w:val="242424"/>
          <w:sz w:val="22"/>
          <w:szCs w:val="22"/>
          <w:lang w:val="en-US"/>
        </w:rPr>
      </w:pPr>
      <w:r w:rsidRPr="00036993">
        <w:rPr>
          <w:rFonts w:ascii="Arial" w:eastAsia="Times New Roman" w:hAnsi="Arial" w:cs="Arial"/>
          <w:i/>
          <w:iCs/>
          <w:color w:val="242424"/>
          <w:sz w:val="22"/>
          <w:szCs w:val="22"/>
          <w:lang w:val="en-US"/>
        </w:rPr>
        <w:t xml:space="preserve">We thank the reviewer for this comment. We have revised the "Covariates" subsection in the Methods to explicitly list all four covariates included in our final adjusted models (maternal age, infant sex, year of birth, and season of conception) and provided the epidemiological and causal rationale for each variable based on prior literature. </w:t>
      </w:r>
      <w:r w:rsidRPr="00036993">
        <w:rPr>
          <w:rFonts w:ascii="Arial" w:eastAsia="Times New Roman" w:hAnsi="Arial" w:cs="Arial"/>
          <w:i/>
          <w:iCs/>
          <w:color w:val="242424"/>
          <w:sz w:val="22"/>
          <w:szCs w:val="22"/>
          <w:highlight w:val="yellow"/>
          <w:lang w:val="en-US"/>
        </w:rPr>
        <w:t xml:space="preserve">See pages </w:t>
      </w:r>
      <w:r w:rsidR="00DA6D42">
        <w:rPr>
          <w:rFonts w:ascii="Arial" w:eastAsia="Times New Roman" w:hAnsi="Arial" w:cs="Arial"/>
          <w:i/>
          <w:iCs/>
          <w:color w:val="242424"/>
          <w:sz w:val="22"/>
          <w:szCs w:val="22"/>
          <w:highlight w:val="yellow"/>
          <w:lang w:val="en-US"/>
        </w:rPr>
        <w:t>10-11</w:t>
      </w:r>
      <w:r w:rsidRPr="00036993">
        <w:rPr>
          <w:rFonts w:ascii="Arial" w:eastAsia="Times New Roman" w:hAnsi="Arial" w:cs="Arial"/>
          <w:i/>
          <w:iCs/>
          <w:color w:val="242424"/>
          <w:sz w:val="22"/>
          <w:szCs w:val="22"/>
          <w:highlight w:val="yellow"/>
          <w:lang w:val="en-US"/>
        </w:rPr>
        <w:t xml:space="preserve">, lines </w:t>
      </w:r>
      <w:r w:rsidR="00DA6D42">
        <w:rPr>
          <w:rFonts w:ascii="Arial" w:eastAsia="Times New Roman" w:hAnsi="Arial" w:cs="Arial"/>
          <w:i/>
          <w:iCs/>
          <w:color w:val="242424"/>
          <w:sz w:val="22"/>
          <w:szCs w:val="22"/>
          <w:highlight w:val="yellow"/>
          <w:lang w:val="en-US"/>
        </w:rPr>
        <w:t>218-</w:t>
      </w:r>
      <w:r w:rsidR="008D003A">
        <w:rPr>
          <w:rFonts w:ascii="Arial" w:eastAsia="Times New Roman" w:hAnsi="Arial" w:cs="Arial"/>
          <w:i/>
          <w:iCs/>
          <w:color w:val="242424"/>
          <w:sz w:val="22"/>
          <w:szCs w:val="22"/>
          <w:highlight w:val="yellow"/>
          <w:lang w:val="en-US"/>
        </w:rPr>
        <w:t>234</w:t>
      </w:r>
      <w:r w:rsidR="008D003A">
        <w:rPr>
          <w:rFonts w:ascii="Arial" w:eastAsia="Times New Roman" w:hAnsi="Arial" w:cs="Arial"/>
          <w:i/>
          <w:iCs/>
          <w:color w:val="242424"/>
          <w:sz w:val="22"/>
          <w:szCs w:val="22"/>
          <w:lang w:val="en-US"/>
        </w:rPr>
        <w:t>.</w:t>
      </w:r>
    </w:p>
    <w:p w14:paraId="0252C62D" w14:textId="77777777" w:rsidR="00A059EF" w:rsidRPr="00036993" w:rsidRDefault="00A059EF" w:rsidP="008B50B6">
      <w:pPr>
        <w:spacing w:after="0" w:line="240" w:lineRule="auto"/>
        <w:rPr>
          <w:rFonts w:ascii="Arial" w:eastAsia="Times New Roman" w:hAnsi="Arial" w:cs="Arial"/>
          <w:color w:val="242424"/>
          <w:kern w:val="0"/>
          <w:sz w:val="22"/>
          <w:szCs w:val="22"/>
          <w:shd w:val="clear" w:color="auto" w:fill="FFFFFF"/>
          <w14:ligatures w14:val="none"/>
        </w:rPr>
      </w:pPr>
    </w:p>
    <w:p w14:paraId="7A6AD323" w14:textId="6292FBD1" w:rsidR="00A059EF" w:rsidRPr="00036993" w:rsidRDefault="497EE0FB"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shd w:val="clear" w:color="auto" w:fill="FFFFFF"/>
          <w:lang w:val="en-US"/>
          <w14:ligatures w14:val="none"/>
        </w:rPr>
        <w:t>10. The authors state in the Methods section that a log-binomial model was applied; however, the model equation is specified as logit[P(Y=1)], which corresponds to a logit link and therefore a logistic regression model rather than a log-binomial model. This creates ambiguity regarding the actual statistical model used. Please clarify the link function and model specification and ensure consistency between the Methods, equations, and reported effect estimates.</w:t>
      </w:r>
      <w:r w:rsidR="008B50B6" w:rsidRPr="00036993">
        <w:rPr>
          <w:rFonts w:ascii="Arial" w:eastAsia="Times New Roman" w:hAnsi="Arial" w:cs="Arial"/>
          <w:color w:val="242424"/>
          <w:kern w:val="0"/>
          <w:sz w:val="22"/>
          <w:szCs w:val="22"/>
          <w14:ligatures w14:val="none"/>
        </w:rPr>
        <w:br/>
      </w:r>
      <w:r w:rsidR="0A60BC18" w:rsidRPr="007E62C7">
        <w:rPr>
          <w:rFonts w:ascii="Arial" w:eastAsia="Times New Roman" w:hAnsi="Arial" w:cs="Arial"/>
          <w:color w:val="242424"/>
          <w:kern w:val="0"/>
          <w:sz w:val="22"/>
          <w:szCs w:val="22"/>
          <w:shd w:val="clear" w:color="auto" w:fill="FFFFFF"/>
          <w:lang w:val="en-US"/>
          <w14:ligatures w14:val="none"/>
        </w:rPr>
        <w:t>JOSÉ DANIEL</w:t>
      </w:r>
    </w:p>
    <w:p w14:paraId="5E82D04D" w14:textId="77777777" w:rsidR="000A67D0" w:rsidRPr="00036993" w:rsidRDefault="000A67D0" w:rsidP="61CFF614">
      <w:pPr>
        <w:spacing w:after="0" w:line="240" w:lineRule="auto"/>
        <w:rPr>
          <w:rFonts w:ascii="Arial" w:eastAsia="Times New Roman" w:hAnsi="Arial" w:cs="Arial"/>
          <w:color w:val="242424"/>
          <w:kern w:val="0"/>
          <w:sz w:val="22"/>
          <w:szCs w:val="22"/>
          <w:shd w:val="clear" w:color="auto" w:fill="FFFFFF"/>
          <w:lang w:val="en-US"/>
          <w14:ligatures w14:val="none"/>
        </w:rPr>
      </w:pPr>
    </w:p>
    <w:p w14:paraId="4FC33E73" w14:textId="6647F716" w:rsidR="00283424" w:rsidRPr="00036993" w:rsidRDefault="00283424" w:rsidP="0028342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thank the reviewer for this important clarification. The analyses were performed using multivariable logistic regression (glm in R, binomial family, logit link), not log-binomial (log link) models. The distributed lag models were described correctly as logistic regression with a logit specification; the trimester and preconception models were described inconsistently as “log-binomial” in the Methods. This was a terminological error, not a change in the estimation procedure.</w:t>
      </w:r>
    </w:p>
    <w:p w14:paraId="61142556" w14:textId="77777777" w:rsidR="00F25579" w:rsidRPr="00036993" w:rsidRDefault="00F25579" w:rsidP="0028342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p>
    <w:p w14:paraId="59A40EEB" w14:textId="77777777" w:rsidR="00F25579" w:rsidRPr="00036993" w:rsidRDefault="00F25579" w:rsidP="00F25579">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8D003A">
        <w:rPr>
          <w:rFonts w:ascii="Arial" w:eastAsia="Times New Roman" w:hAnsi="Arial" w:cs="Arial"/>
          <w:i/>
          <w:iCs/>
          <w:color w:val="242424"/>
          <w:kern w:val="0"/>
          <w:sz w:val="22"/>
          <w:szCs w:val="22"/>
          <w:highlight w:val="cyan"/>
          <w:shd w:val="clear" w:color="auto" w:fill="FFFFFF"/>
          <w:lang w:val="en-US"/>
          <w14:ligatures w14:val="none"/>
        </w:rPr>
        <w:t>We have revised the Methods so that:</w:t>
      </w:r>
    </w:p>
    <w:p w14:paraId="05DD2CE9" w14:textId="77777777" w:rsidR="00F25579" w:rsidRPr="00036993" w:rsidRDefault="00F25579" w:rsidP="00F25579">
      <w:pPr>
        <w:numPr>
          <w:ilvl w:val="0"/>
          <w:numId w:val="3"/>
        </w:num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All association models (trimester, mutually adjusted trimesters, 12-week preconception, and weekly DLMs) are described as logistic regression with a logit link.</w:t>
      </w:r>
    </w:p>
    <w:p w14:paraId="11108A77" w14:textId="77777777" w:rsidR="00F25579" w:rsidRPr="00036993" w:rsidRDefault="00F25579" w:rsidP="00F25579">
      <w:pPr>
        <w:numPr>
          <w:ilvl w:val="0"/>
          <w:numId w:val="3"/>
        </w:num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The model equation is consistently written in logit form.</w:t>
      </w:r>
    </w:p>
    <w:p w14:paraId="429CA3F6" w14:textId="77777777" w:rsidR="00F25579" w:rsidRPr="00036993" w:rsidRDefault="00F25579" w:rsidP="00F25579">
      <w:pPr>
        <w:numPr>
          <w:ilvl w:val="0"/>
          <w:numId w:val="3"/>
        </w:num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Effect estimates are defined as OR = exp(</w:t>
      </w:r>
      <w:r w:rsidRPr="00036993">
        <w:rPr>
          <w:rFonts w:ascii="Arial" w:eastAsia="Times New Roman" w:hAnsi="Arial" w:cs="Arial"/>
          <w:i/>
          <w:iCs/>
          <w:color w:val="242424"/>
          <w:kern w:val="0"/>
          <w:sz w:val="22"/>
          <w:szCs w:val="22"/>
          <w:shd w:val="clear" w:color="auto" w:fill="FFFFFF"/>
          <w14:ligatures w14:val="none"/>
        </w:rPr>
        <w:t>β</w:t>
      </w:r>
      <w:r w:rsidRPr="00036993">
        <w:rPr>
          <w:rFonts w:ascii="Arial" w:eastAsia="Times New Roman" w:hAnsi="Arial" w:cs="Arial"/>
          <w:i/>
          <w:iCs/>
          <w:color w:val="242424"/>
          <w:kern w:val="0"/>
          <w:sz w:val="22"/>
          <w:szCs w:val="22"/>
          <w:shd w:val="clear" w:color="auto" w:fill="FFFFFF"/>
          <w:lang w:val="en-US"/>
          <w14:ligatures w14:val="none"/>
        </w:rPr>
        <w:t>) with 95% CIs, with an explicit statement that, because congenital malformations were uncommon (1.7%, see Supplementary Table 3), ORs approximate RRs, which matches how results are discussed and compared to other studies.</w:t>
      </w:r>
    </w:p>
    <w:p w14:paraId="7B6B2CD6" w14:textId="77777777" w:rsidR="00F25579" w:rsidRPr="00036993" w:rsidRDefault="00F25579" w:rsidP="0028342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p>
    <w:p w14:paraId="5DA125E8" w14:textId="20CB16AE" w:rsidR="00FF76CC" w:rsidRPr="00036993" w:rsidRDefault="497EE0FB" w:rsidP="61CFF614">
      <w:pPr>
        <w:spacing w:after="0" w:line="240" w:lineRule="auto"/>
        <w:rPr>
          <w:rFonts w:ascii="Arial" w:eastAsia="Times New Roman" w:hAnsi="Arial" w:cs="Arial"/>
          <w:color w:val="242424"/>
          <w:kern w:val="0"/>
          <w:sz w:val="22"/>
          <w:szCs w:val="22"/>
          <w:lang w:val="en-US"/>
          <w14:ligatures w14:val="none"/>
        </w:rPr>
      </w:pPr>
      <w:r w:rsidRPr="00036993">
        <w:rPr>
          <w:rFonts w:ascii="Arial" w:eastAsia="Times New Roman" w:hAnsi="Arial" w:cs="Arial"/>
          <w:color w:val="242424"/>
          <w:kern w:val="0"/>
          <w:sz w:val="22"/>
          <w:szCs w:val="22"/>
          <w:shd w:val="clear" w:color="auto" w:fill="FFFFFF"/>
          <w:lang w:val="en-US"/>
          <w14:ligatures w14:val="none"/>
        </w:rPr>
        <w:t>11. In Table 1, changing the total to 267 may help avoid confusion. Please verify the total sample size and revise the table accordingly.</w:t>
      </w:r>
    </w:p>
    <w:p w14:paraId="567AF5C2" w14:textId="305F8D78" w:rsidR="008B5F24" w:rsidRPr="00036993" w:rsidRDefault="008B5F24" w:rsidP="008B50B6">
      <w:pPr>
        <w:spacing w:after="0" w:line="240" w:lineRule="auto"/>
        <w:rPr>
          <w:rFonts w:ascii="Arial" w:eastAsia="Times New Roman" w:hAnsi="Arial" w:cs="Arial"/>
          <w:color w:val="242424"/>
          <w:kern w:val="0"/>
          <w:sz w:val="22"/>
          <w:szCs w:val="22"/>
          <w14:ligatures w14:val="none"/>
        </w:rPr>
      </w:pPr>
      <w:r w:rsidRPr="00036993">
        <w:rPr>
          <w:rFonts w:ascii="Arial" w:eastAsia="Times New Roman" w:hAnsi="Arial" w:cs="Arial"/>
          <w:color w:val="242424"/>
          <w:kern w:val="0"/>
          <w:sz w:val="22"/>
          <w:szCs w:val="22"/>
          <w14:ligatures w14:val="none"/>
        </w:rPr>
        <w:t>ISMAEL</w:t>
      </w:r>
    </w:p>
    <w:p w14:paraId="3EB7D068" w14:textId="77777777" w:rsidR="008B5F24" w:rsidRPr="00036993" w:rsidRDefault="008B5F24" w:rsidP="008B50B6">
      <w:pPr>
        <w:spacing w:after="0" w:line="240" w:lineRule="auto"/>
        <w:rPr>
          <w:rFonts w:ascii="Arial" w:eastAsia="Times New Roman" w:hAnsi="Arial" w:cs="Arial"/>
          <w:color w:val="242424"/>
          <w:kern w:val="0"/>
          <w:sz w:val="22"/>
          <w:szCs w:val="22"/>
          <w:shd w:val="clear" w:color="auto" w:fill="FFFFFF"/>
          <w14:ligatures w14:val="none"/>
        </w:rPr>
      </w:pPr>
    </w:p>
    <w:p w14:paraId="6D282B1D" w14:textId="77777777" w:rsidR="00216537" w:rsidRPr="00036993" w:rsidRDefault="00BA5E64" w:rsidP="002411E5">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 xml:space="preserve">We have moved this table to Supplementary Material. </w:t>
      </w:r>
    </w:p>
    <w:p w14:paraId="5B27444A" w14:textId="77777777" w:rsidR="00216537" w:rsidRPr="00036993" w:rsidRDefault="00216537" w:rsidP="002411E5">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p>
    <w:p w14:paraId="3F6DD8AD" w14:textId="0E9DEA04" w:rsidR="002411E5" w:rsidRPr="00036993" w:rsidRDefault="002411E5" w:rsidP="002411E5">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verified the sample: of the 15,452 births, 267 infants (1.7%) had at least one congenital malformation (174 with one and 93 with more than one). The previous value of 309 was the sum of organ-system categories, in which infants with malformations in more than one system were counted in each; however, percentages were already calculated over the 267 affected infants, which caused the inconsistency.</w:t>
      </w:r>
    </w:p>
    <w:p w14:paraId="741E27FB" w14:textId="77777777" w:rsidR="002411E5" w:rsidRPr="00036993" w:rsidRDefault="002411E5" w:rsidP="002411E5">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p>
    <w:p w14:paraId="43200BB4" w14:textId="7F4031AC" w:rsidR="002411E5" w:rsidRPr="00036993" w:rsidRDefault="002411E5" w:rsidP="00180D2B">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 xml:space="preserve">We revised </w:t>
      </w:r>
      <w:r w:rsidR="00216537" w:rsidRPr="00036993">
        <w:rPr>
          <w:rFonts w:ascii="Arial" w:eastAsia="Times New Roman" w:hAnsi="Arial" w:cs="Arial"/>
          <w:i/>
          <w:iCs/>
          <w:color w:val="242424"/>
          <w:kern w:val="0"/>
          <w:sz w:val="22"/>
          <w:szCs w:val="22"/>
          <w:shd w:val="clear" w:color="auto" w:fill="FFFFFF"/>
          <w:lang w:val="en-US"/>
          <w14:ligatures w14:val="none"/>
        </w:rPr>
        <w:t xml:space="preserve">former </w:t>
      </w:r>
      <w:r w:rsidRPr="00036993">
        <w:rPr>
          <w:rFonts w:ascii="Arial" w:eastAsia="Times New Roman" w:hAnsi="Arial" w:cs="Arial"/>
          <w:i/>
          <w:iCs/>
          <w:color w:val="242424"/>
          <w:kern w:val="0"/>
          <w:sz w:val="22"/>
          <w:szCs w:val="22"/>
          <w:shd w:val="clear" w:color="auto" w:fill="FFFFFF"/>
          <w:lang w:val="en-US"/>
          <w14:ligatures w14:val="none"/>
        </w:rPr>
        <w:t>Table 1</w:t>
      </w:r>
      <w:r w:rsidR="00216537" w:rsidRPr="00036993">
        <w:rPr>
          <w:rFonts w:ascii="Arial" w:eastAsia="Times New Roman" w:hAnsi="Arial" w:cs="Arial"/>
          <w:i/>
          <w:iCs/>
          <w:color w:val="242424"/>
          <w:kern w:val="0"/>
          <w:sz w:val="22"/>
          <w:szCs w:val="22"/>
          <w:shd w:val="clear" w:color="auto" w:fill="FFFFFF"/>
          <w:lang w:val="en-US"/>
          <w14:ligatures w14:val="none"/>
        </w:rPr>
        <w:t xml:space="preserve"> (Supplementary Table 3)</w:t>
      </w:r>
      <w:r w:rsidRPr="00036993">
        <w:rPr>
          <w:rFonts w:ascii="Arial" w:eastAsia="Times New Roman" w:hAnsi="Arial" w:cs="Arial"/>
          <w:i/>
          <w:iCs/>
          <w:color w:val="242424"/>
          <w:kern w:val="0"/>
          <w:sz w:val="22"/>
          <w:szCs w:val="22"/>
          <w:shd w:val="clear" w:color="auto" w:fill="FFFFFF"/>
          <w:lang w:val="en-US"/>
          <w14:ligatures w14:val="none"/>
        </w:rPr>
        <w:t xml:space="preserve"> accordingly. It is now divided into two sections, all births (N = 15,452) and infants with ≥1 malformation (with the total reported as 267, as suggested), so that each denominator is explicit, and a footnote clarifies that organ-system categories are not mutually exclusive. We also added a row for any malformation (n = 267; 1.7%) and the prevalence per 1,000 births, corrected minor rounding errors (98.2% to 98.3%; 4.8% to 4.9% for genital and muscle malformations), and replaced “&lt;1.0” with exact percentages. While verifying the source database, we additionally (i) reclassified two infants with congenital hydrocephalus (ICD-10 Q03.0) who had not been assigned to the nervous system category (from 47 [17.6%] to 49 [18.4%]), and (ii) added the previously omitted “Other” category (syndromes affecting more than one system, Q87; Turner syndrome, Q96; congenital ichthyosis, Q80; n = 14; </w:t>
      </w:r>
      <w:r w:rsidRPr="00036993">
        <w:rPr>
          <w:rFonts w:ascii="Arial" w:eastAsia="Times New Roman" w:hAnsi="Arial" w:cs="Arial"/>
          <w:i/>
          <w:iCs/>
          <w:color w:val="242424"/>
          <w:kern w:val="0"/>
          <w:sz w:val="22"/>
          <w:szCs w:val="22"/>
          <w:shd w:val="clear" w:color="auto" w:fill="FFFFFF"/>
          <w:lang w:val="en-US"/>
          <w14:ligatures w14:val="none"/>
        </w:rPr>
        <w:lastRenderedPageBreak/>
        <w:t>5.2%), which included seven infants with no malformation in any other listed system. All 267 infants are now represented in at least one row, and organ-system counts sum to 325. Because all of these infants were already among the 267 cases, these changes do not affect the outcome definitions or any of the reported analyses.</w:t>
      </w:r>
    </w:p>
    <w:p w14:paraId="7731A340" w14:textId="77777777" w:rsidR="00FF76CC" w:rsidRPr="00036993" w:rsidRDefault="00FF76CC" w:rsidP="008B50B6">
      <w:pPr>
        <w:spacing w:after="0" w:line="240" w:lineRule="auto"/>
        <w:rPr>
          <w:rFonts w:ascii="Arial" w:eastAsia="Times New Roman" w:hAnsi="Arial" w:cs="Arial"/>
          <w:color w:val="242424"/>
          <w:kern w:val="0"/>
          <w:sz w:val="22"/>
          <w:szCs w:val="22"/>
          <w:shd w:val="clear" w:color="auto" w:fill="FFFFFF"/>
          <w14:ligatures w14:val="none"/>
        </w:rPr>
      </w:pPr>
    </w:p>
    <w:p w14:paraId="251BB941" w14:textId="7B85C9C3" w:rsidR="00FF76CC"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12. I recommend either combining Tables 1 and 2 or moving Table 1 to the Supplementary Material, as the information presented in the two tables appears to be closely related.</w:t>
      </w:r>
      <w:r w:rsidRPr="00036993">
        <w:rPr>
          <w:rFonts w:ascii="Arial" w:eastAsia="Times New Roman" w:hAnsi="Arial" w:cs="Arial"/>
          <w:color w:val="242424"/>
          <w:kern w:val="0"/>
          <w:sz w:val="22"/>
          <w:szCs w:val="22"/>
          <w14:ligatures w14:val="none"/>
        </w:rPr>
        <w:br/>
      </w:r>
      <w:r w:rsidR="00695281" w:rsidRPr="00036993">
        <w:rPr>
          <w:rFonts w:ascii="Arial" w:eastAsia="Times New Roman" w:hAnsi="Arial" w:cs="Arial"/>
          <w:color w:val="242424"/>
          <w:kern w:val="0"/>
          <w:sz w:val="22"/>
          <w:szCs w:val="22"/>
          <w:shd w:val="clear" w:color="auto" w:fill="FFFFFF"/>
          <w14:ligatures w14:val="none"/>
        </w:rPr>
        <w:t>SALVADOR</w:t>
      </w:r>
    </w:p>
    <w:p w14:paraId="3B5539E5" w14:textId="77777777" w:rsidR="008146F6" w:rsidRPr="00036993" w:rsidRDefault="008146F6" w:rsidP="008B50B6">
      <w:pPr>
        <w:spacing w:after="0" w:line="240" w:lineRule="auto"/>
        <w:rPr>
          <w:rFonts w:ascii="Arial" w:eastAsia="Times New Roman" w:hAnsi="Arial" w:cs="Arial"/>
          <w:color w:val="242424"/>
          <w:kern w:val="0"/>
          <w:sz w:val="22"/>
          <w:szCs w:val="22"/>
          <w:shd w:val="clear" w:color="auto" w:fill="FFFFFF"/>
          <w14:ligatures w14:val="none"/>
        </w:rPr>
      </w:pPr>
    </w:p>
    <w:p w14:paraId="035AC70A" w14:textId="24FC5326" w:rsidR="008146F6" w:rsidRPr="00036993" w:rsidRDefault="008146F6" w:rsidP="008B50B6">
      <w:pPr>
        <w:spacing w:after="0" w:line="240" w:lineRule="auto"/>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lang w:val="en-US"/>
          <w14:ligatures w14:val="none"/>
        </w:rPr>
        <w:t xml:space="preserve">We appreciate the reviewer’s comment and agree that the tables presented similar results. Therefore, we have moved the former Table 1 to the Supplementary Material and retained only Table 2 in the </w:t>
      </w:r>
      <w:r w:rsidR="0021488E" w:rsidRPr="00036993">
        <w:rPr>
          <w:rFonts w:ascii="Arial" w:eastAsia="Times New Roman" w:hAnsi="Arial" w:cs="Arial"/>
          <w:i/>
          <w:iCs/>
          <w:color w:val="242424"/>
          <w:kern w:val="0"/>
          <w:sz w:val="22"/>
          <w:szCs w:val="22"/>
          <w:shd w:val="clear" w:color="auto" w:fill="FFFFFF"/>
          <w:lang w:val="en-US"/>
          <w14:ligatures w14:val="none"/>
        </w:rPr>
        <w:t xml:space="preserve">revised </w:t>
      </w:r>
      <w:r w:rsidRPr="00036993">
        <w:rPr>
          <w:rFonts w:ascii="Arial" w:eastAsia="Times New Roman" w:hAnsi="Arial" w:cs="Arial"/>
          <w:i/>
          <w:iCs/>
          <w:color w:val="242424"/>
          <w:kern w:val="0"/>
          <w:sz w:val="22"/>
          <w:szCs w:val="22"/>
          <w:shd w:val="clear" w:color="auto" w:fill="FFFFFF"/>
          <w:lang w:val="en-US"/>
          <w14:ligatures w14:val="none"/>
        </w:rPr>
        <w:t>main text.</w:t>
      </w:r>
    </w:p>
    <w:p w14:paraId="6FDEC994" w14:textId="77777777" w:rsidR="00FF76CC" w:rsidRPr="00036993" w:rsidRDefault="00FF76CC" w:rsidP="008B50B6">
      <w:pPr>
        <w:spacing w:after="0" w:line="240" w:lineRule="auto"/>
        <w:rPr>
          <w:rFonts w:ascii="Arial" w:eastAsia="Times New Roman" w:hAnsi="Arial" w:cs="Arial"/>
          <w:color w:val="242424"/>
          <w:kern w:val="0"/>
          <w:sz w:val="22"/>
          <w:szCs w:val="22"/>
          <w:shd w:val="clear" w:color="auto" w:fill="FFFFFF"/>
          <w14:ligatures w14:val="none"/>
        </w:rPr>
      </w:pPr>
    </w:p>
    <w:p w14:paraId="2F58B6E3" w14:textId="77777777" w:rsidR="00FF76CC" w:rsidRPr="00036993" w:rsidRDefault="497EE0FB"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shd w:val="clear" w:color="auto" w:fill="FFFFFF"/>
          <w:lang w:val="en-US"/>
          <w14:ligatures w14:val="none"/>
        </w:rPr>
        <w:t>13. The values currently described as the IQR appear to represent the first and third quartiles (Q1-Q3), rather than the IQR itself. The IQR is defined as Q3 − Q1. Please revise the terminology throughout the manuscript accordingly.</w:t>
      </w:r>
    </w:p>
    <w:p w14:paraId="389E9E53" w14:textId="77777777" w:rsidR="00FF76CC" w:rsidRPr="00036993" w:rsidRDefault="00FF76CC"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ISMAEL</w:t>
      </w:r>
    </w:p>
    <w:p w14:paraId="7BDDCFB5" w14:textId="77777777" w:rsidR="009D40B8" w:rsidRPr="00036993" w:rsidRDefault="009D40B8" w:rsidP="008B50B6">
      <w:pPr>
        <w:spacing w:after="0" w:line="240" w:lineRule="auto"/>
        <w:rPr>
          <w:rFonts w:ascii="Arial" w:eastAsia="Times New Roman" w:hAnsi="Arial" w:cs="Arial"/>
          <w:color w:val="242424"/>
          <w:kern w:val="0"/>
          <w:sz w:val="22"/>
          <w:szCs w:val="22"/>
          <w:shd w:val="clear" w:color="auto" w:fill="FFFFFF"/>
          <w14:ligatures w14:val="none"/>
        </w:rPr>
      </w:pPr>
    </w:p>
    <w:p w14:paraId="069941FC" w14:textId="77777777" w:rsidR="0057347B" w:rsidRPr="00036993" w:rsidRDefault="0057347B" w:rsidP="0057347B">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agree that the values previously reported in parentheses corresponded to the first and third quartiles (Q1–Q3) rather than the IQR. We have therefore revised all descriptive statistics so that the median is reported together with the IQR (Q3 − Q1) as a single value, consistent with the Supplementary Tables and with the exposure increments used in the analyses. Specifically, we revised the Methods (Analysis section, first sentence), Table 1 (gestational age, maternal age and footnote) and Table 2 (median exposure levels and column heading). Supplementary Tables 1, 2 and 4 already reported the IQR as a single value, and the term “IQR” is also used for the exposure increment for levoglucosan and Ksol (Methods; footnotes of Tables 3 and 4; Supplementary Tables 5–12).</w:t>
      </w:r>
    </w:p>
    <w:p w14:paraId="676382B7" w14:textId="77777777" w:rsidR="00A71B4B" w:rsidRPr="00036993" w:rsidRDefault="008B50B6" w:rsidP="61CFF614">
      <w:pPr>
        <w:spacing w:after="0" w:line="240" w:lineRule="auto"/>
        <w:rPr>
          <w:rFonts w:ascii="Arial" w:eastAsia="Times New Roman" w:hAnsi="Arial" w:cs="Arial"/>
          <w:color w:val="242424"/>
          <w:kern w:val="0"/>
          <w:sz w:val="22"/>
          <w:szCs w:val="22"/>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14. The week-specific associations of PM2.5, Levo, and Ksol with congenital anomalies presented in Figures 2 and 3 show substantial fluctuations across adjacent gestational weeks. Given the use of a distributed lag model, the authors should provide a clearer justification for the temporal structure and model parameterization, including the specification of the lag function, degrees of freedom, knots or other smoothing parameters, as applicable. In addition, the pronounced week-to-week variability should be discussed and explained. The effect estimates repeatedly increase and decrease across adjacent one-week intervals, which raises concerns regarding the stability and interpretability of the estimated exposure windows.</w:t>
      </w:r>
      <w:r w:rsidRPr="00036993">
        <w:rPr>
          <w:rFonts w:ascii="Arial" w:eastAsia="Times New Roman" w:hAnsi="Arial" w:cs="Arial"/>
          <w:color w:val="242424"/>
          <w:kern w:val="0"/>
          <w:sz w:val="22"/>
          <w:szCs w:val="22"/>
          <w14:ligatures w14:val="none"/>
        </w:rPr>
        <w:br/>
      </w:r>
      <w:r w:rsidR="3105D724" w:rsidRPr="00036993">
        <w:rPr>
          <w:rFonts w:ascii="Arial" w:eastAsia="Times New Roman" w:hAnsi="Arial" w:cs="Arial"/>
          <w:color w:val="242424"/>
          <w:kern w:val="0"/>
          <w:sz w:val="22"/>
          <w:szCs w:val="22"/>
          <w:highlight w:val="cyan"/>
          <w:lang w:val="en-US"/>
          <w14:ligatures w14:val="none"/>
        </w:rPr>
        <w:t>JOSÉ DANIEL</w:t>
      </w:r>
      <w:r w:rsidR="3105D724" w:rsidRPr="00036993">
        <w:rPr>
          <w:rFonts w:ascii="Arial" w:eastAsia="Times New Roman" w:hAnsi="Arial" w:cs="Arial"/>
          <w:color w:val="242424"/>
          <w:kern w:val="0"/>
          <w:sz w:val="22"/>
          <w:szCs w:val="22"/>
          <w:lang w:val="en-US"/>
          <w14:ligatures w14:val="none"/>
        </w:rPr>
        <w:t xml:space="preserve"> </w:t>
      </w:r>
    </w:p>
    <w:p w14:paraId="19B1A7FE" w14:textId="77777777" w:rsidR="00A71B4B" w:rsidRPr="00036993" w:rsidRDefault="00A71B4B" w:rsidP="61CFF614">
      <w:pPr>
        <w:spacing w:after="0" w:line="240" w:lineRule="auto"/>
        <w:rPr>
          <w:rFonts w:ascii="Arial" w:eastAsia="Times New Roman" w:hAnsi="Arial" w:cs="Arial"/>
          <w:color w:val="242424"/>
          <w:kern w:val="0"/>
          <w:sz w:val="22"/>
          <w:szCs w:val="22"/>
          <w:lang w:val="en-US"/>
          <w14:ligatures w14:val="none"/>
        </w:rPr>
      </w:pPr>
    </w:p>
    <w:p w14:paraId="4F8677BD" w14:textId="77777777" w:rsidR="00A71B4B" w:rsidRPr="00036993" w:rsidRDefault="00A71B4B" w:rsidP="00A71B4B">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We thank the reviewer for this comment. We have revised the Methods and Discussion to clarify the statistical structure underlying Figures 2 and 3.</w:t>
      </w:r>
    </w:p>
    <w:p w14:paraId="74AC7DE6" w14:textId="77777777" w:rsidR="00A71B4B" w:rsidRPr="00036993" w:rsidRDefault="00A71B4B" w:rsidP="00A71B4B">
      <w:pPr>
        <w:spacing w:after="0" w:line="240" w:lineRule="auto"/>
        <w:jc w:val="both"/>
        <w:rPr>
          <w:rFonts w:ascii="Arial" w:eastAsia="Times New Roman" w:hAnsi="Arial" w:cs="Arial"/>
          <w:i/>
          <w:iCs/>
          <w:color w:val="242424"/>
          <w:kern w:val="0"/>
          <w:sz w:val="22"/>
          <w:szCs w:val="22"/>
          <w:lang w:val="en-US"/>
          <w14:ligatures w14:val="none"/>
        </w:rPr>
      </w:pPr>
    </w:p>
    <w:p w14:paraId="1866E482" w14:textId="2007BC72" w:rsidR="00A71B4B" w:rsidRPr="00036993" w:rsidRDefault="00A71B4B" w:rsidP="00A71B4B">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The Figures 2 and 3 come from primary weekly DLMs, not from a single joint model with a smooth lag spline. For each gestational week w (2–39), we fit a separate logistic regression with (i) exposure in week w, (ii) one summary of all prior weeks using fixed inverse-decay weights </w:t>
      </w:r>
      <m:oMath>
        <m:r>
          <w:rPr>
            <w:rFonts w:ascii="Cambria Math" w:eastAsia="Times New Roman" w:hAnsi="Cambria Math" w:cs="Arial"/>
            <w:color w:val="242424"/>
            <w:kern w:val="0"/>
            <w:sz w:val="22"/>
            <w:szCs w:val="22"/>
            <w:lang w:val="en-US"/>
            <w14:ligatures w14:val="none"/>
          </w:rPr>
          <m:t>1/</m:t>
        </m:r>
        <m:d>
          <m:dPr>
            <m:ctrlPr>
              <w:rPr>
                <w:rFonts w:ascii="Cambria Math" w:eastAsia="Times New Roman" w:hAnsi="Cambria Math" w:cs="Arial"/>
                <w:i/>
                <w:iCs/>
                <w:color w:val="242424"/>
                <w:kern w:val="0"/>
                <w:sz w:val="22"/>
                <w:szCs w:val="22"/>
                <w14:ligatures w14:val="none"/>
              </w:rPr>
            </m:ctrlPr>
          </m:dPr>
          <m:e>
            <m:r>
              <w:rPr>
                <w:rFonts w:ascii="Cambria Math" w:eastAsia="Times New Roman" w:hAnsi="Cambria Math" w:cs="Arial"/>
                <w:color w:val="242424"/>
                <w:kern w:val="0"/>
                <w:sz w:val="22"/>
                <w:szCs w:val="22"/>
                <w14:ligatures w14:val="none"/>
              </w:rPr>
              <m:t>w</m:t>
            </m:r>
            <m:r>
              <w:rPr>
                <w:rFonts w:ascii="Cambria Math" w:eastAsia="Times New Roman" w:hAnsi="Cambria Math" w:cs="Arial"/>
                <w:color w:val="242424"/>
                <w:kern w:val="0"/>
                <w:sz w:val="22"/>
                <w:szCs w:val="22"/>
                <w:lang w:val="en-US"/>
                <w14:ligatures w14:val="none"/>
              </w:rPr>
              <m:t>-</m:t>
            </m:r>
            <m:r>
              <w:rPr>
                <w:rFonts w:ascii="Cambria Math" w:eastAsia="Times New Roman" w:hAnsi="Cambria Math" w:cs="Arial"/>
                <w:color w:val="242424"/>
                <w:kern w:val="0"/>
                <w:sz w:val="22"/>
                <w:szCs w:val="22"/>
                <w14:ligatures w14:val="none"/>
              </w:rPr>
              <m:t>j</m:t>
            </m:r>
          </m:e>
        </m:d>
      </m:oMath>
      <w:r w:rsidRPr="00036993">
        <w:rPr>
          <w:rFonts w:ascii="Arial" w:eastAsia="Times New Roman" w:hAnsi="Arial" w:cs="Arial"/>
          <w:i/>
          <w:iCs/>
          <w:color w:val="242424"/>
          <w:kern w:val="0"/>
          <w:sz w:val="22"/>
          <w:szCs w:val="22"/>
          <w:lang w:val="en-US"/>
          <w14:ligatures w14:val="none"/>
        </w:rPr>
        <w:t>, and (iii) covariates. Therefore, there are no lag splines, degrees of freedom, or knots in the primary DLM; the lag structure is fully defined by this kernel plus the week-specific current exposure coefficient. Each plotted point is exp(</w:t>
      </w:r>
      <w:r w:rsidRPr="00036993">
        <w:rPr>
          <w:rFonts w:ascii="Arial" w:eastAsia="Times New Roman" w:hAnsi="Arial" w:cs="Arial"/>
          <w:i/>
          <w:iCs/>
          <w:color w:val="242424"/>
          <w:kern w:val="0"/>
          <w:sz w:val="22"/>
          <w:szCs w:val="22"/>
          <w14:ligatures w14:val="none"/>
        </w:rPr>
        <w:t>β</w:t>
      </w:r>
      <w:r w:rsidRPr="00036993">
        <w:rPr>
          <w:rFonts w:ascii="Arial" w:eastAsia="Times New Roman" w:hAnsi="Arial" w:cs="Arial"/>
          <w:i/>
          <w:iCs/>
          <w:color w:val="242424"/>
          <w:kern w:val="0"/>
          <w:sz w:val="22"/>
          <w:szCs w:val="22"/>
          <w:vertAlign w:val="subscript"/>
          <w:lang w:val="en-US"/>
          <w14:ligatures w14:val="none"/>
        </w:rPr>
        <w:t>w</w:t>
      </w:r>
      <w:r w:rsidRPr="00036993">
        <w:rPr>
          <w:rFonts w:ascii="Arial" w:eastAsia="Times New Roman" w:hAnsi="Arial" w:cs="Arial"/>
          <w:i/>
          <w:iCs/>
          <w:color w:val="242424"/>
          <w:kern w:val="0"/>
          <w:sz w:val="22"/>
          <w:szCs w:val="22"/>
          <w:lang w:val="en-US"/>
          <w14:ligatures w14:val="none"/>
        </w:rPr>
        <w:t>) with a 95% CI from that week’s model.</w:t>
      </w:r>
    </w:p>
    <w:p w14:paraId="6B8434ED" w14:textId="77777777" w:rsidR="00A71B4B" w:rsidRPr="00036993" w:rsidRDefault="00A71B4B" w:rsidP="00A71B4B">
      <w:pPr>
        <w:spacing w:after="0" w:line="240" w:lineRule="auto"/>
        <w:jc w:val="both"/>
        <w:rPr>
          <w:rFonts w:ascii="Arial" w:eastAsia="Times New Roman" w:hAnsi="Arial" w:cs="Arial"/>
          <w:i/>
          <w:iCs/>
          <w:color w:val="242424"/>
          <w:kern w:val="0"/>
          <w:sz w:val="22"/>
          <w:szCs w:val="22"/>
          <w:lang w:val="en-US"/>
          <w14:ligatures w14:val="none"/>
        </w:rPr>
      </w:pPr>
    </w:p>
    <w:p w14:paraId="3E58FDC2" w14:textId="4BF825B1" w:rsidR="00A71B4B" w:rsidRPr="00036993" w:rsidRDefault="00A71B4B" w:rsidP="00A71B4B">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 xml:space="preserve">We now explain that apparent oscillations between adjacent weeks can arise because models are not jointly estimated or smoothed across weeks, weekly pollution is highly autocorrelated, and malformations (especially cardiac) are rare, yielding sampling variability and wide intervals. </w:t>
      </w:r>
      <w:r w:rsidRPr="00A32E9A">
        <w:rPr>
          <w:rFonts w:ascii="Arial" w:eastAsia="Times New Roman" w:hAnsi="Arial" w:cs="Arial"/>
          <w:i/>
          <w:iCs/>
          <w:color w:val="242424"/>
          <w:kern w:val="0"/>
          <w:sz w:val="22"/>
          <w:szCs w:val="22"/>
          <w:highlight w:val="cyan"/>
          <w:lang w:val="en-US"/>
          <w14:ligatures w14:val="none"/>
        </w:rPr>
        <w:t xml:space="preserve">We </w:t>
      </w:r>
      <w:r w:rsidRPr="00A32E9A">
        <w:rPr>
          <w:rFonts w:ascii="Arial" w:eastAsia="Times New Roman" w:hAnsi="Arial" w:cs="Arial"/>
          <w:i/>
          <w:iCs/>
          <w:color w:val="242424"/>
          <w:kern w:val="0"/>
          <w:sz w:val="22"/>
          <w:szCs w:val="22"/>
          <w:highlight w:val="cyan"/>
          <w:lang w:val="en-US"/>
          <w14:ligatures w14:val="none"/>
        </w:rPr>
        <w:lastRenderedPageBreak/>
        <w:t>interpret Figures 2 and 3 as exploratory and</w:t>
      </w:r>
      <w:r w:rsidR="009434C3" w:rsidRPr="00A32E9A">
        <w:rPr>
          <w:rFonts w:ascii="Arial" w:eastAsia="Times New Roman" w:hAnsi="Arial" w:cs="Arial"/>
          <w:i/>
          <w:iCs/>
          <w:color w:val="242424"/>
          <w:kern w:val="0"/>
          <w:sz w:val="22"/>
          <w:szCs w:val="22"/>
          <w:highlight w:val="cyan"/>
          <w:lang w:val="en-US"/>
          <w14:ligatures w14:val="none"/>
        </w:rPr>
        <w:t xml:space="preserve"> prioritize</w:t>
      </w:r>
      <w:r w:rsidRPr="00A32E9A">
        <w:rPr>
          <w:rFonts w:ascii="Arial" w:eastAsia="Times New Roman" w:hAnsi="Arial" w:cs="Arial"/>
          <w:i/>
          <w:iCs/>
          <w:color w:val="242424"/>
          <w:kern w:val="0"/>
          <w:sz w:val="22"/>
          <w:szCs w:val="22"/>
          <w:highlight w:val="cyan"/>
          <w:lang w:val="en-US"/>
          <w14:ligatures w14:val="none"/>
        </w:rPr>
        <w:t> trimester models and broader gestational patterns rather than precise one-week critical windows when estimates are unstable.</w:t>
      </w:r>
    </w:p>
    <w:p w14:paraId="770BCD98" w14:textId="77777777" w:rsidR="00A71B4B" w:rsidRPr="00036993" w:rsidRDefault="00A71B4B" w:rsidP="00A71B4B">
      <w:pPr>
        <w:spacing w:after="0" w:line="240" w:lineRule="auto"/>
        <w:jc w:val="both"/>
        <w:rPr>
          <w:rFonts w:ascii="Arial" w:eastAsia="Times New Roman" w:hAnsi="Arial" w:cs="Arial"/>
          <w:i/>
          <w:iCs/>
          <w:color w:val="242424"/>
          <w:kern w:val="0"/>
          <w:sz w:val="22"/>
          <w:szCs w:val="22"/>
          <w:lang w:val="en-US"/>
          <w14:ligatures w14:val="none"/>
        </w:rPr>
      </w:pPr>
    </w:p>
    <w:p w14:paraId="272CE190" w14:textId="676D16AF" w:rsidR="00CF2E91" w:rsidRPr="00CF2E91" w:rsidRDefault="00A71B4B" w:rsidP="00CF2E91">
      <w:pPr>
        <w:spacing w:after="0" w:line="240" w:lineRule="auto"/>
        <w:jc w:val="both"/>
        <w:rPr>
          <w:ins w:id="0" w:author="José Conejeros" w:date="2026-10-27T10:54:00Z"/>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highlight w:val="cyan"/>
          <w:lang w:val="en-US"/>
          <w14:ligatures w14:val="none"/>
        </w:rPr>
        <w:t xml:space="preserve">To respond to concerns about </w:t>
      </w:r>
      <w:r w:rsidR="000C25EC" w:rsidRPr="00036993">
        <w:rPr>
          <w:rFonts w:ascii="Arial" w:eastAsia="Times New Roman" w:hAnsi="Arial" w:cs="Arial"/>
          <w:i/>
          <w:iCs/>
          <w:color w:val="242424"/>
          <w:kern w:val="0"/>
          <w:sz w:val="22"/>
          <w:szCs w:val="22"/>
          <w:highlight w:val="cyan"/>
          <w:lang w:val="en-US"/>
          <w14:ligatures w14:val="none"/>
        </w:rPr>
        <w:t xml:space="preserve">comparability with </w:t>
      </w:r>
      <w:r w:rsidRPr="00036993">
        <w:rPr>
          <w:rFonts w:ascii="Arial" w:eastAsia="Times New Roman" w:hAnsi="Arial" w:cs="Arial"/>
          <w:i/>
          <w:iCs/>
          <w:color w:val="242424"/>
          <w:kern w:val="0"/>
          <w:sz w:val="22"/>
          <w:szCs w:val="22"/>
          <w:highlight w:val="cyan"/>
          <w:lang w:val="en-US"/>
          <w14:ligatures w14:val="none"/>
        </w:rPr>
        <w:t xml:space="preserve">more conventional approaches, </w:t>
      </w:r>
      <w:r w:rsidR="000C25EC" w:rsidRPr="00036993">
        <w:rPr>
          <w:rFonts w:ascii="Arial" w:eastAsia="Times New Roman" w:hAnsi="Arial" w:cs="Arial"/>
          <w:i/>
          <w:iCs/>
          <w:color w:val="242424"/>
          <w:kern w:val="0"/>
          <w:sz w:val="22"/>
          <w:szCs w:val="22"/>
          <w:highlight w:val="cyan"/>
          <w:lang w:val="en-US"/>
          <w14:ligatures w14:val="none"/>
        </w:rPr>
        <w:t>in our revised article we have provided</w:t>
      </w:r>
      <w:r w:rsidR="0041344E" w:rsidRPr="00036993">
        <w:rPr>
          <w:rFonts w:ascii="Arial" w:eastAsia="Times New Roman" w:hAnsi="Arial" w:cs="Arial"/>
          <w:i/>
          <w:iCs/>
          <w:color w:val="242424"/>
          <w:kern w:val="0"/>
          <w:sz w:val="22"/>
          <w:szCs w:val="22"/>
          <w:highlight w:val="cyan"/>
          <w:lang w:val="en-US"/>
          <w14:ligatures w14:val="none"/>
        </w:rPr>
        <w:t xml:space="preserve"> </w:t>
      </w:r>
      <w:r w:rsidRPr="00036993">
        <w:rPr>
          <w:rFonts w:ascii="Arial" w:eastAsia="Times New Roman" w:hAnsi="Arial" w:cs="Arial"/>
          <w:i/>
          <w:iCs/>
          <w:color w:val="242424"/>
          <w:kern w:val="0"/>
          <w:sz w:val="22"/>
          <w:szCs w:val="22"/>
          <w:highlight w:val="cyan"/>
          <w:lang w:val="en-US"/>
          <w14:ligatures w14:val="none"/>
        </w:rPr>
        <w:t>DLNM models with explicit crossbasis lag specifications (including natural spline lag with df = 4 and lag knots at weeks 13 and 27), with AIC/BIC comparing specifications (Supplementary Material). These analyses provide a standard smooth lag framework alongside the primary inverse-decay DLM.</w:t>
      </w:r>
      <w:ins w:id="1" w:author="José Conejeros" w:date="2026-10-27T10:54:00Z" w16du:dateUtc="2026-10-27T09:54:00Z">
        <w:r w:rsidR="00CF2E91">
          <w:rPr>
            <w:rFonts w:ascii="Arial" w:eastAsia="Times New Roman" w:hAnsi="Arial" w:cs="Arial"/>
            <w:i/>
            <w:iCs/>
            <w:color w:val="242424"/>
            <w:kern w:val="0"/>
            <w:sz w:val="22"/>
            <w:szCs w:val="22"/>
            <w:lang w:val="en-US"/>
            <w14:ligatures w14:val="none"/>
          </w:rPr>
          <w:t xml:space="preserve"> </w:t>
        </w:r>
        <w:commentRangeStart w:id="2"/>
        <w:r w:rsidR="00CF2E91">
          <w:rPr>
            <w:rFonts w:ascii="Arial" w:eastAsia="Times New Roman" w:hAnsi="Arial" w:cs="Arial"/>
            <w:i/>
            <w:iCs/>
            <w:color w:val="242424"/>
            <w:kern w:val="0"/>
            <w:sz w:val="22"/>
            <w:szCs w:val="22"/>
            <w:lang w:val="en-US"/>
            <w14:ligatures w14:val="none"/>
          </w:rPr>
          <w:t xml:space="preserve">See </w:t>
        </w:r>
      </w:ins>
      <w:ins w:id="3" w:author="José Conejeros" w:date="2026-10-27T10:54:00Z">
        <w:r w:rsidR="00CF2E91" w:rsidRPr="00CF2E91">
          <w:rPr>
            <w:rFonts w:ascii="Arial" w:eastAsia="Times New Roman" w:hAnsi="Arial" w:cs="Arial"/>
            <w:i/>
            <w:iCs/>
            <w:color w:val="242424"/>
            <w:kern w:val="0"/>
            <w:sz w:val="22"/>
            <w:szCs w:val="22"/>
            <w:lang w:val="en-US"/>
            <w14:ligatures w14:val="none"/>
          </w:rPr>
          <w:t>Supplementary Table 13</w:t>
        </w:r>
      </w:ins>
      <w:ins w:id="4" w:author="José Conejeros" w:date="2026-10-27T11:00:00Z" w16du:dateUtc="2026-10-27T10:00:00Z">
        <w:r w:rsidR="00CF2E91">
          <w:rPr>
            <w:rFonts w:ascii="Arial" w:eastAsia="Times New Roman" w:hAnsi="Arial" w:cs="Arial"/>
            <w:i/>
            <w:iCs/>
            <w:color w:val="242424"/>
            <w:kern w:val="0"/>
            <w:sz w:val="22"/>
            <w:szCs w:val="22"/>
            <w:lang w:val="en-US"/>
            <w14:ligatures w14:val="none"/>
          </w:rPr>
          <w:t>-14</w:t>
        </w:r>
      </w:ins>
      <w:ins w:id="5" w:author="José Conejeros" w:date="2026-10-27T10:54:00Z">
        <w:r w:rsidR="00CF2E91" w:rsidRPr="00CF2E91">
          <w:rPr>
            <w:rFonts w:ascii="Arial" w:eastAsia="Times New Roman" w:hAnsi="Arial" w:cs="Arial"/>
            <w:i/>
            <w:iCs/>
            <w:color w:val="242424"/>
            <w:kern w:val="0"/>
            <w:sz w:val="22"/>
            <w:szCs w:val="22"/>
            <w:lang w:val="en-US"/>
            <w14:ligatures w14:val="none"/>
          </w:rPr>
          <w:t>.</w:t>
        </w:r>
      </w:ins>
      <w:commentRangeEnd w:id="2"/>
      <w:r w:rsidR="00AB590C" w:rsidRPr="00CF2E91">
        <w:rPr>
          <w:rStyle w:val="Refdecomentario"/>
          <w:rFonts w:ascii="Arial" w:eastAsia="Times New Roman" w:hAnsi="Arial" w:cs="Arial"/>
          <w:i/>
          <w:iCs/>
          <w:color w:val="242424"/>
          <w:kern w:val="0"/>
          <w:sz w:val="22"/>
          <w:szCs w:val="22"/>
          <w:lang w:val="en-US"/>
          <w14:ligatures w14:val="none"/>
        </w:rPr>
        <w:commentReference w:id="2"/>
      </w:r>
    </w:p>
    <w:p w14:paraId="446B709E" w14:textId="77777777" w:rsidR="00CF2E91" w:rsidRPr="00036993" w:rsidRDefault="00CF2E91" w:rsidP="00A71B4B">
      <w:pPr>
        <w:spacing w:after="0" w:line="240" w:lineRule="auto"/>
        <w:jc w:val="both"/>
        <w:rPr>
          <w:rFonts w:ascii="Arial" w:eastAsia="Times New Roman" w:hAnsi="Arial" w:cs="Arial"/>
          <w:i/>
          <w:iCs/>
          <w:color w:val="242424"/>
          <w:kern w:val="0"/>
          <w:sz w:val="22"/>
          <w:szCs w:val="22"/>
          <w:lang w:val="en-US"/>
          <w14:ligatures w14:val="none"/>
        </w:rPr>
      </w:pPr>
    </w:p>
    <w:p w14:paraId="14233588" w14:textId="099ECB18" w:rsidR="0024209C"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hAnsi="Arial" w:cs="Arial"/>
          <w:sz w:val="22"/>
          <w:szCs w:val="22"/>
        </w:rPr>
        <w:br/>
      </w:r>
      <w:r w:rsidR="497EE0FB" w:rsidRPr="00036993">
        <w:rPr>
          <w:rFonts w:ascii="Arial" w:eastAsia="Times New Roman" w:hAnsi="Arial" w:cs="Arial"/>
          <w:color w:val="242424"/>
          <w:kern w:val="0"/>
          <w:sz w:val="22"/>
          <w:szCs w:val="22"/>
          <w:shd w:val="clear" w:color="auto" w:fill="FFFFFF"/>
          <w:lang w:val="en-US"/>
          <w14:ligatures w14:val="none"/>
        </w:rPr>
        <w:t>Reviewer #3: Overall assessment: This is a well-conceived study addressing an important question in a uniquely exposed population. The dataset seems valuable and the source-specific exposure assessment is a good contribution. However, there are several issues with the analysis, interpretation, and presentation that require attention. Please see following specific comments.</w:t>
      </w:r>
      <w:r w:rsidRPr="00036993">
        <w:rPr>
          <w:rFonts w:ascii="Arial" w:hAnsi="Arial" w:cs="Arial"/>
          <w:sz w:val="22"/>
          <w:szCs w:val="22"/>
        </w:rPr>
        <w:br/>
      </w:r>
      <w:r w:rsidRPr="00036993">
        <w:rPr>
          <w:rFonts w:ascii="Arial" w:hAnsi="Arial" w:cs="Arial"/>
          <w:sz w:val="22"/>
          <w:szCs w:val="22"/>
        </w:rPr>
        <w:br/>
      </w:r>
      <w:r w:rsidR="497EE0FB" w:rsidRPr="00036993">
        <w:rPr>
          <w:rFonts w:ascii="Arial" w:eastAsia="Times New Roman" w:hAnsi="Arial" w:cs="Arial"/>
          <w:color w:val="242424"/>
          <w:kern w:val="0"/>
          <w:sz w:val="22"/>
          <w:szCs w:val="22"/>
          <w:shd w:val="clear" w:color="auto" w:fill="FFFFFF"/>
          <w:lang w:val="en-US"/>
          <w14:ligatures w14:val="none"/>
        </w:rPr>
        <w:t>Ps: please do include line numbers for your future resubmission so that our reviewers can easier comment with.</w:t>
      </w:r>
    </w:p>
    <w:p w14:paraId="7E4888CA" w14:textId="5D268EB1" w:rsidR="0024209C" w:rsidRPr="00036993" w:rsidRDefault="00D70023"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Done.</w:t>
      </w:r>
      <w:r w:rsidRPr="00036993">
        <w:rPr>
          <w:rFonts w:ascii="Arial" w:eastAsia="Times New Roman" w:hAnsi="Arial" w:cs="Arial"/>
          <w:color w:val="242424"/>
          <w:kern w:val="0"/>
          <w:sz w:val="22"/>
          <w:szCs w:val="22"/>
          <w:shd w:val="clear" w:color="auto" w:fill="FFFFFF"/>
          <w14:ligatures w14:val="none"/>
        </w:rPr>
        <w:t xml:space="preserve"> </w:t>
      </w:r>
      <w:r w:rsidR="008B50B6" w:rsidRPr="00036993">
        <w:rPr>
          <w:rFonts w:ascii="Arial" w:eastAsia="Times New Roman" w:hAnsi="Arial" w:cs="Arial"/>
          <w:color w:val="242424"/>
          <w:kern w:val="0"/>
          <w:sz w:val="22"/>
          <w:szCs w:val="22"/>
          <w14:ligatures w14:val="none"/>
        </w:rPr>
        <w:br/>
      </w:r>
      <w:r w:rsidR="008B50B6" w:rsidRPr="00036993">
        <w:rPr>
          <w:rFonts w:ascii="Arial" w:eastAsia="Times New Roman" w:hAnsi="Arial" w:cs="Arial"/>
          <w:color w:val="242424"/>
          <w:kern w:val="0"/>
          <w:sz w:val="22"/>
          <w:szCs w:val="22"/>
          <w14:ligatures w14:val="none"/>
        </w:rPr>
        <w:br/>
      </w:r>
      <w:r w:rsidR="008B50B6" w:rsidRPr="00036993">
        <w:rPr>
          <w:rFonts w:ascii="Arial" w:eastAsia="Times New Roman" w:hAnsi="Arial" w:cs="Arial"/>
          <w:color w:val="242424"/>
          <w:kern w:val="0"/>
          <w:sz w:val="22"/>
          <w:szCs w:val="22"/>
          <w:shd w:val="clear" w:color="auto" w:fill="FFFFFF"/>
          <w14:ligatures w14:val="none"/>
        </w:rPr>
        <w:t>#The abstract reports week 24 as the key window, but the main text shows week 24 estimates were only significant for the temporal model and were attenuated for PM2.5 under the LUR model. The abstract should reflect this inconsistency.</w:t>
      </w:r>
    </w:p>
    <w:p w14:paraId="3F1AA755" w14:textId="77777777" w:rsidR="00A92459" w:rsidRPr="00036993" w:rsidRDefault="00A92459" w:rsidP="00A92459">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shd w:val="clear" w:color="auto" w:fill="FFFFFF"/>
          <w:lang w:val="en-US"/>
          <w14:ligatures w14:val="none"/>
        </w:rPr>
        <w:t>ESTELA</w:t>
      </w:r>
    </w:p>
    <w:p w14:paraId="33C4C0EF" w14:textId="77777777" w:rsidR="00073C2F" w:rsidRPr="00036993" w:rsidRDefault="00073C2F" w:rsidP="00C91D30">
      <w:pPr>
        <w:spacing w:after="0" w:line="240" w:lineRule="auto"/>
        <w:jc w:val="both"/>
        <w:rPr>
          <w:rFonts w:ascii="Arial" w:eastAsia="Times New Roman" w:hAnsi="Arial" w:cs="Arial"/>
          <w:i/>
          <w:iCs/>
          <w:color w:val="242424"/>
          <w:kern w:val="0"/>
          <w:sz w:val="22"/>
          <w:szCs w:val="22"/>
          <w:shd w:val="clear" w:color="auto" w:fill="FFFFFF"/>
          <w14:ligatures w14:val="none"/>
        </w:rPr>
      </w:pPr>
    </w:p>
    <w:p w14:paraId="2AEAAAAC" w14:textId="48FD2D6E" w:rsidR="0024209C" w:rsidRPr="00036993" w:rsidRDefault="2A4A11AA" w:rsidP="61CFF61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 xml:space="preserve">We have revised the abstract for consistency with the results in the main text. Estimates were significant for all contaminants (PM2.5, levo and Ksol) in models in which temporal and spatial-temporal (LUR) exposure assigned was used, however the magnitude of the effect was attenuated for PM2.5 in particular when the LUR was used. </w:t>
      </w:r>
    </w:p>
    <w:p w14:paraId="7AC865A6" w14:textId="77777777" w:rsidR="0024209C"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#Conclusion of the abstract: the sentence is a causal statement not supported by the observational design and the modest effect sizes.</w:t>
      </w:r>
    </w:p>
    <w:p w14:paraId="63D4EE22" w14:textId="16F0042D" w:rsidR="0024209C" w:rsidRPr="00036993" w:rsidRDefault="00D877D3"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SALVADOR</w:t>
      </w:r>
    </w:p>
    <w:p w14:paraId="28C53381" w14:textId="77777777" w:rsidR="00F93A17" w:rsidRPr="00036993" w:rsidRDefault="00F93A17" w:rsidP="008B50B6">
      <w:pPr>
        <w:spacing w:after="0" w:line="240" w:lineRule="auto"/>
        <w:rPr>
          <w:rFonts w:ascii="Arial" w:eastAsia="Times New Roman" w:hAnsi="Arial" w:cs="Arial"/>
          <w:color w:val="242424"/>
          <w:kern w:val="0"/>
          <w:sz w:val="22"/>
          <w:szCs w:val="22"/>
          <w:shd w:val="clear" w:color="auto" w:fill="FFFFFF"/>
          <w14:ligatures w14:val="none"/>
        </w:rPr>
      </w:pPr>
    </w:p>
    <w:p w14:paraId="62D80FAF" w14:textId="7EAB58CE" w:rsidR="00F93A17" w:rsidRPr="00036993" w:rsidRDefault="00073C2F" w:rsidP="00180D2B">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We thank the reviewer for this comment.</w:t>
      </w:r>
      <w:r w:rsidR="00FF4C36" w:rsidRPr="00036993">
        <w:rPr>
          <w:rFonts w:ascii="Arial" w:eastAsia="Times New Roman" w:hAnsi="Arial" w:cs="Arial"/>
          <w:i/>
          <w:iCs/>
          <w:color w:val="242424"/>
          <w:kern w:val="0"/>
          <w:sz w:val="22"/>
          <w:szCs w:val="22"/>
          <w:lang w:val="en-US"/>
          <w14:ligatures w14:val="none"/>
        </w:rPr>
        <w:t xml:space="preserve"> </w:t>
      </w:r>
      <w:r w:rsidR="00C52F01" w:rsidRPr="00036993">
        <w:rPr>
          <w:rFonts w:ascii="Arial" w:eastAsia="Times New Roman" w:hAnsi="Arial" w:cs="Arial"/>
          <w:i/>
          <w:iCs/>
          <w:color w:val="242424"/>
          <w:kern w:val="0"/>
          <w:sz w:val="22"/>
          <w:szCs w:val="22"/>
          <w:lang w:val="en-US"/>
          <w14:ligatures w14:val="none"/>
        </w:rPr>
        <w:t xml:space="preserve">Acknowledging the limitations of observational studies, and in line with the reviewer’s reflection, we </w:t>
      </w:r>
      <w:r w:rsidR="00FF4C36" w:rsidRPr="00036993">
        <w:rPr>
          <w:rFonts w:ascii="Arial" w:eastAsia="Times New Roman" w:hAnsi="Arial" w:cs="Arial"/>
          <w:i/>
          <w:iCs/>
          <w:color w:val="242424"/>
          <w:kern w:val="0"/>
          <w:sz w:val="22"/>
          <w:szCs w:val="22"/>
          <w:lang w:val="en-US"/>
          <w14:ligatures w14:val="none"/>
        </w:rPr>
        <w:t>have</w:t>
      </w:r>
      <w:r w:rsidR="00C52F01" w:rsidRPr="00036993">
        <w:rPr>
          <w:rFonts w:ascii="Arial" w:eastAsia="Times New Roman" w:hAnsi="Arial" w:cs="Arial"/>
          <w:i/>
          <w:iCs/>
          <w:color w:val="242424"/>
          <w:kern w:val="0"/>
          <w:sz w:val="22"/>
          <w:szCs w:val="22"/>
          <w:lang w:val="en-US"/>
          <w14:ligatures w14:val="none"/>
        </w:rPr>
        <w:t xml:space="preserve"> revise</w:t>
      </w:r>
      <w:r w:rsidR="00FF4C36" w:rsidRPr="00036993">
        <w:rPr>
          <w:rFonts w:ascii="Arial" w:eastAsia="Times New Roman" w:hAnsi="Arial" w:cs="Arial"/>
          <w:i/>
          <w:iCs/>
          <w:color w:val="242424"/>
          <w:kern w:val="0"/>
          <w:sz w:val="22"/>
          <w:szCs w:val="22"/>
          <w:lang w:val="en-US"/>
          <w14:ligatures w14:val="none"/>
        </w:rPr>
        <w:t>d this sentence in</w:t>
      </w:r>
      <w:r w:rsidR="00C52F01" w:rsidRPr="00036993">
        <w:rPr>
          <w:rFonts w:ascii="Arial" w:eastAsia="Times New Roman" w:hAnsi="Arial" w:cs="Arial"/>
          <w:i/>
          <w:iCs/>
          <w:color w:val="242424"/>
          <w:kern w:val="0"/>
          <w:sz w:val="22"/>
          <w:szCs w:val="22"/>
          <w:lang w:val="en-US"/>
          <w14:ligatures w14:val="none"/>
        </w:rPr>
        <w:t xml:space="preserve"> our conclusion, with the aim of contributing to the discussion on the potential impact of exposure to wood-burning air pollution on congenital malformations, without engaging in a discussion of causal effects. Accordingly, we have revised our conclusion as follows: “Findings suggest that air pollution exposure during later gestation may be associated with an increased risk of congenital malformations”.</w:t>
      </w:r>
    </w:p>
    <w:p w14:paraId="34B1F8B1" w14:textId="77777777" w:rsidR="00093C1B"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Introduction</w:t>
      </w: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#The biological mechanisms paragraph seems reasonable but the translocation claim cites a systematic review of in vitro/ex vivo evidence, which is not the same as demonstrated human fetal exposure.</w:t>
      </w:r>
    </w:p>
    <w:p w14:paraId="17A4E45C" w14:textId="77777777" w:rsidR="00093C1B" w:rsidRPr="00036993" w:rsidRDefault="00093C1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CARLOS</w:t>
      </w:r>
    </w:p>
    <w:p w14:paraId="0B21BAC5" w14:textId="77777777" w:rsidR="0059337D" w:rsidRPr="00036993" w:rsidRDefault="0059337D" w:rsidP="008B50B6">
      <w:pPr>
        <w:spacing w:after="0" w:line="240" w:lineRule="auto"/>
        <w:rPr>
          <w:rFonts w:ascii="Arial" w:eastAsia="Times New Roman" w:hAnsi="Arial" w:cs="Arial"/>
          <w:color w:val="242424"/>
          <w:kern w:val="0"/>
          <w:sz w:val="22"/>
          <w:szCs w:val="22"/>
          <w:shd w:val="clear" w:color="auto" w:fill="FFFFFF"/>
          <w14:ligatures w14:val="none"/>
        </w:rPr>
      </w:pPr>
    </w:p>
    <w:p w14:paraId="29CD3DF8" w14:textId="237A9A01" w:rsidR="0059337D" w:rsidRPr="00036993" w:rsidRDefault="002672D0" w:rsidP="00D443A7">
      <w:pPr>
        <w:spacing w:after="0" w:line="240" w:lineRule="auto"/>
        <w:jc w:val="both"/>
        <w:rPr>
          <w:rFonts w:ascii="Arial" w:eastAsia="Times New Roman" w:hAnsi="Arial" w:cs="Arial"/>
          <w:i/>
          <w:iCs/>
          <w:kern w:val="0"/>
          <w:sz w:val="22"/>
          <w:szCs w:val="22"/>
          <w:shd w:val="clear" w:color="auto" w:fill="FFFFFF"/>
          <w:lang w:val="en-US"/>
          <w14:ligatures w14:val="none"/>
        </w:rPr>
      </w:pPr>
      <w:r w:rsidRPr="00036993">
        <w:rPr>
          <w:rFonts w:ascii="Arial" w:eastAsia="Times New Roman" w:hAnsi="Arial" w:cs="Arial"/>
          <w:i/>
          <w:iCs/>
          <w:kern w:val="0"/>
          <w:sz w:val="22"/>
          <w:szCs w:val="22"/>
          <w:shd w:val="clear" w:color="auto" w:fill="FFFFFF"/>
          <w:lang w:val="en-US"/>
          <w14:ligatures w14:val="none"/>
        </w:rPr>
        <w:t xml:space="preserve">We agree that the evidence supporting placental translocation varies by study model and that the limited human evidence does not establish the extent of fetal exposure under physiological </w:t>
      </w:r>
      <w:r w:rsidRPr="00036993">
        <w:rPr>
          <w:rFonts w:ascii="Arial" w:eastAsia="Times New Roman" w:hAnsi="Arial" w:cs="Arial"/>
          <w:i/>
          <w:iCs/>
          <w:kern w:val="0"/>
          <w:sz w:val="22"/>
          <w:szCs w:val="22"/>
          <w:shd w:val="clear" w:color="auto" w:fill="FFFFFF"/>
          <w:lang w:val="en-US"/>
          <w14:ligatures w14:val="none"/>
        </w:rPr>
        <w:lastRenderedPageBreak/>
        <w:t>conditions. We have revised the sentence in the Introduction to acknowledge this uncertainty and avoid overstating the available evidence.</w:t>
      </w:r>
    </w:p>
    <w:p w14:paraId="4C154CD0" w14:textId="77777777" w:rsidR="00093C1B"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#The Wuhan study is described as finding first-trimester effects, yet the authors' own findings point to later gestation. This tension is not adequately set up as a hypothesis.</w:t>
      </w:r>
    </w:p>
    <w:p w14:paraId="6E1212B1" w14:textId="77777777" w:rsidR="00093C1B" w:rsidRPr="00036993" w:rsidRDefault="00093C1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CARLOS</w:t>
      </w:r>
    </w:p>
    <w:p w14:paraId="5F940D96" w14:textId="77777777" w:rsidR="006B59D4" w:rsidRPr="00036993" w:rsidRDefault="006B59D4" w:rsidP="008B50B6">
      <w:pPr>
        <w:spacing w:after="0" w:line="240" w:lineRule="auto"/>
        <w:rPr>
          <w:rFonts w:ascii="Arial" w:eastAsia="Times New Roman" w:hAnsi="Arial" w:cs="Arial"/>
          <w:color w:val="242424"/>
          <w:kern w:val="0"/>
          <w:sz w:val="22"/>
          <w:szCs w:val="22"/>
          <w:shd w:val="clear" w:color="auto" w:fill="FFFFFF"/>
          <w14:ligatures w14:val="none"/>
        </w:rPr>
      </w:pPr>
    </w:p>
    <w:p w14:paraId="2624778D" w14:textId="77777777" w:rsidR="006B59D4" w:rsidRPr="00036993" w:rsidRDefault="006B59D4" w:rsidP="006B59D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agree that the Introduction needed to better contextualize the differences in gestational windows reported across previous studies and their relevance to our findings. We have revised this section to clarify that previous studies have reported associations with exposure during the preconception period and early pregnancy, as well as during the second and third trimesters. We have also explicitly acknowledged that windows of susceptibility may vary according to the pollutant, exposure period, and outcome studied, and that the available evidence does not yet establish a specific period of greatest vulnerability. This revision provides a clearer rationale for evaluating multiple gestational windows without presupposing which period may be most relevant.</w:t>
      </w:r>
    </w:p>
    <w:p w14:paraId="0721FEE4" w14:textId="77777777" w:rsidR="00093C1B"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 The wood stove case-control study (OR = 6.74) is described without noting that such a large effect in a small case-control study is likely subject to substantial residual confounding.</w:t>
      </w:r>
    </w:p>
    <w:p w14:paraId="07B2E27D" w14:textId="77777777" w:rsidR="002163E5" w:rsidRPr="00036993" w:rsidRDefault="00093C1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CARLOS</w:t>
      </w:r>
    </w:p>
    <w:p w14:paraId="57AEBB7E" w14:textId="77777777" w:rsidR="002163E5" w:rsidRPr="00036993" w:rsidRDefault="002163E5" w:rsidP="008B50B6">
      <w:pPr>
        <w:spacing w:after="0" w:line="240" w:lineRule="auto"/>
        <w:rPr>
          <w:rFonts w:ascii="Arial" w:eastAsia="Times New Roman" w:hAnsi="Arial" w:cs="Arial"/>
          <w:color w:val="242424"/>
          <w:kern w:val="0"/>
          <w:sz w:val="22"/>
          <w:szCs w:val="22"/>
          <w:shd w:val="clear" w:color="auto" w:fill="FFFFFF"/>
          <w14:ligatures w14:val="none"/>
        </w:rPr>
      </w:pPr>
    </w:p>
    <w:p w14:paraId="655BB8FF" w14:textId="77777777" w:rsidR="002163E5" w:rsidRPr="00036993" w:rsidRDefault="002163E5" w:rsidP="002163E5">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We agree that the large effect estimate reported by Zhao et al. (OR = 6.74; 95% CI: 3.03–15.00), based on a case-control study including 326 cases and 1,071 controls (n = 1,397), warrants cautious interpretation. Although the study adjusted for several potential confounders, residual confounding by socioeconomic, household, and other environmental factors cannot be ruled out and may partly explain the magnitude of the observed association. We have revised the text to acknowledge this limitation and to avoid implying that the reported estimate necessarily reflects the magnitude of the causal effect of wood-stove use on congenital heart disease.</w:t>
      </w:r>
    </w:p>
    <w:p w14:paraId="677BC309" w14:textId="7BBAA995" w:rsidR="00093C1B"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Methods</w:t>
      </w: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#authors presented the conurbation population figures but did not present the actual number of births per year and the proportion captured by the hospital.</w:t>
      </w:r>
    </w:p>
    <w:p w14:paraId="23696CCB" w14:textId="46DBE55C" w:rsidR="00093C1B" w:rsidRPr="00036993" w:rsidRDefault="00302E0F" w:rsidP="008B50B6">
      <w:pPr>
        <w:spacing w:after="0" w:line="240" w:lineRule="auto"/>
        <w:rPr>
          <w:rFonts w:ascii="Arial" w:eastAsia="Times New Roman" w:hAnsi="Arial" w:cs="Arial"/>
          <w:color w:val="242424"/>
          <w:kern w:val="0"/>
          <w:sz w:val="22"/>
          <w:szCs w:val="22"/>
          <w:shd w:val="clear" w:color="auto" w:fill="FFFFFF"/>
          <w:lang w:val="en-US"/>
          <w14:ligatures w14:val="none"/>
        </w:rPr>
      </w:pPr>
      <w:r w:rsidRPr="00A9720D">
        <w:rPr>
          <w:rFonts w:ascii="Arial" w:eastAsia="Times New Roman" w:hAnsi="Arial" w:cs="Arial"/>
          <w:color w:val="242424"/>
          <w:kern w:val="0"/>
          <w:sz w:val="22"/>
          <w:szCs w:val="22"/>
          <w:shd w:val="clear" w:color="auto" w:fill="FFFFFF"/>
          <w:lang w:val="en-US"/>
          <w14:ligatures w14:val="none"/>
        </w:rPr>
        <w:t>CARLOS</w:t>
      </w:r>
    </w:p>
    <w:p w14:paraId="667B977C" w14:textId="77777777" w:rsidR="00AC7259" w:rsidRPr="00036993" w:rsidRDefault="00AC7259" w:rsidP="008B50B6">
      <w:pPr>
        <w:spacing w:after="0" w:line="240" w:lineRule="auto"/>
        <w:rPr>
          <w:rFonts w:ascii="Arial" w:eastAsia="Times New Roman" w:hAnsi="Arial" w:cs="Arial"/>
          <w:color w:val="242424"/>
          <w:kern w:val="0"/>
          <w:sz w:val="22"/>
          <w:szCs w:val="22"/>
          <w:shd w:val="clear" w:color="auto" w:fill="FFFFFF"/>
          <w:lang w:val="en-US"/>
          <w14:ligatures w14:val="none"/>
        </w:rPr>
      </w:pPr>
    </w:p>
    <w:p w14:paraId="7D9B09EB" w14:textId="345D4088" w:rsidR="00EB2F6C" w:rsidRPr="00036993" w:rsidRDefault="00EB2F6C" w:rsidP="00EB2F6C">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14:ligatures w14:val="none"/>
        </w:rPr>
        <w:t xml:space="preserve">We estimated that approximately </w:t>
      </w:r>
      <w:r w:rsidRPr="00036993">
        <w:rPr>
          <w:rFonts w:ascii="Arial" w:eastAsia="Times New Roman" w:hAnsi="Arial" w:cs="Arial"/>
          <w:i/>
          <w:iCs/>
          <w:color w:val="242424"/>
          <w:kern w:val="0"/>
          <w:sz w:val="22"/>
          <w:szCs w:val="22"/>
          <w:shd w:val="clear" w:color="auto" w:fill="FFFFFF"/>
          <w:lang w:val="en-US"/>
          <w14:ligatures w14:val="none"/>
        </w:rPr>
        <w:t>8</w:t>
      </w:r>
      <w:r w:rsidRPr="00036993">
        <w:rPr>
          <w:rFonts w:ascii="Arial" w:eastAsia="Times New Roman" w:hAnsi="Arial" w:cs="Arial"/>
          <w:i/>
          <w:iCs/>
          <w:color w:val="242424"/>
          <w:kern w:val="0"/>
          <w:sz w:val="22"/>
          <w:szCs w:val="22"/>
          <w:shd w:val="clear" w:color="auto" w:fill="FFFFFF"/>
          <w14:ligatures w14:val="none"/>
        </w:rPr>
        <w:t xml:space="preserve">0% of live births in Temuco and Padre Las Casas during 2009–2016 occurred at Hospital Regional Dr. Hernán Henríquez Aravena. This information has been added to the methods section. See page </w:t>
      </w:r>
      <w:r w:rsidR="0065720D">
        <w:rPr>
          <w:rFonts w:ascii="Arial" w:eastAsia="Times New Roman" w:hAnsi="Arial" w:cs="Arial"/>
          <w:i/>
          <w:iCs/>
          <w:color w:val="242424"/>
          <w:kern w:val="0"/>
          <w:sz w:val="22"/>
          <w:szCs w:val="22"/>
          <w:highlight w:val="yellow"/>
          <w:shd w:val="clear" w:color="auto" w:fill="FFFFFF"/>
          <w14:ligatures w14:val="none"/>
        </w:rPr>
        <w:t>7, lines 143-145</w:t>
      </w:r>
      <w:r w:rsidRPr="00036993">
        <w:rPr>
          <w:rFonts w:ascii="Arial" w:eastAsia="Times New Roman" w:hAnsi="Arial" w:cs="Arial"/>
          <w:i/>
          <w:iCs/>
          <w:color w:val="242424"/>
          <w:kern w:val="0"/>
          <w:sz w:val="22"/>
          <w:szCs w:val="22"/>
          <w:shd w:val="clear" w:color="auto" w:fill="FFFFFF"/>
          <w14:ligatures w14:val="none"/>
        </w:rPr>
        <w:t>.</w:t>
      </w:r>
    </w:p>
    <w:p w14:paraId="017A7839" w14:textId="77777777" w:rsidR="00AC7259" w:rsidRPr="00036993" w:rsidRDefault="00AC7259" w:rsidP="008B50B6">
      <w:pPr>
        <w:spacing w:after="0" w:line="240" w:lineRule="auto"/>
        <w:rPr>
          <w:rFonts w:ascii="Arial" w:eastAsia="Times New Roman" w:hAnsi="Arial" w:cs="Arial"/>
          <w:color w:val="242424"/>
          <w:kern w:val="0"/>
          <w:sz w:val="22"/>
          <w:szCs w:val="22"/>
          <w:shd w:val="clear" w:color="auto" w:fill="FFFFFF"/>
          <w:lang w:val="en-US"/>
          <w14:ligatures w14:val="none"/>
        </w:rPr>
      </w:pPr>
    </w:p>
    <w:p w14:paraId="19622E49" w14:textId="6D2DBF68" w:rsidR="00093C1B"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#Exclusion of malformations not requiring hospitalization is a major limitation: this excludes mild defects and could bias toward more severe cases. This is not discussed at all.</w:t>
      </w:r>
    </w:p>
    <w:p w14:paraId="3F25BEAE" w14:textId="77777777" w:rsidR="00093C1B" w:rsidRPr="00036993" w:rsidRDefault="00093C1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CARLOS</w:t>
      </w:r>
    </w:p>
    <w:p w14:paraId="78C867E1" w14:textId="77777777" w:rsidR="007B294E" w:rsidRPr="00036993" w:rsidRDefault="007B294E" w:rsidP="008B50B6">
      <w:pPr>
        <w:spacing w:after="0" w:line="240" w:lineRule="auto"/>
        <w:rPr>
          <w:rFonts w:ascii="Arial" w:eastAsia="Times New Roman" w:hAnsi="Arial" w:cs="Arial"/>
          <w:color w:val="242424"/>
          <w:kern w:val="0"/>
          <w:sz w:val="22"/>
          <w:szCs w:val="22"/>
          <w:shd w:val="clear" w:color="auto" w:fill="FFFFFF"/>
          <w14:ligatures w14:val="none"/>
        </w:rPr>
      </w:pPr>
    </w:p>
    <w:p w14:paraId="3DDC9D8A" w14:textId="1FFE46FD" w:rsidR="007B294E" w:rsidRPr="00036993" w:rsidRDefault="007B294E" w:rsidP="007B294E">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thank the reviewer for highlighting this point. Our study was based on hospital records of newborns admitted to the neonatal unit at Temuco Regional Hospital, as records of congenital malformations not requiring hospitalization were unavailable. We acknowledge that this approach may have underrepresented milder defects and limits the generalizability of our findings to the full spectrum of congenital malformations. However, it also represents a clinically relevant strength, as it focuses on newborns whose malformations required neonatal care and therefore had direct implications for healthcare needs and potentially substantial morbidity and mortality. This population is particularly relevant for understanding the burden of congenital malformations requiring specialized care. We have clarified this distinction in the Discussion</w:t>
      </w:r>
      <w:r w:rsidR="003E2F27">
        <w:rPr>
          <w:rFonts w:ascii="Arial" w:eastAsia="Times New Roman" w:hAnsi="Arial" w:cs="Arial"/>
          <w:i/>
          <w:iCs/>
          <w:color w:val="242424"/>
          <w:kern w:val="0"/>
          <w:sz w:val="22"/>
          <w:szCs w:val="22"/>
          <w:shd w:val="clear" w:color="auto" w:fill="FFFFFF"/>
          <w:lang w:val="en-US"/>
          <w14:ligatures w14:val="none"/>
        </w:rPr>
        <w:t xml:space="preserve"> (</w:t>
      </w:r>
      <w:r w:rsidR="003E2F27" w:rsidRPr="006F03E4">
        <w:rPr>
          <w:rFonts w:ascii="Arial" w:eastAsia="Times New Roman" w:hAnsi="Arial" w:cs="Arial"/>
          <w:i/>
          <w:iCs/>
          <w:color w:val="242424"/>
          <w:kern w:val="0"/>
          <w:sz w:val="22"/>
          <w:szCs w:val="22"/>
          <w:highlight w:val="yellow"/>
          <w:shd w:val="clear" w:color="auto" w:fill="FFFFFF"/>
          <w:lang w:val="en-US"/>
          <w14:ligatures w14:val="none"/>
        </w:rPr>
        <w:t>page 23, lines 553-</w:t>
      </w:r>
      <w:r w:rsidR="006F03E4" w:rsidRPr="006F03E4">
        <w:rPr>
          <w:rFonts w:ascii="Arial" w:eastAsia="Times New Roman" w:hAnsi="Arial" w:cs="Arial"/>
          <w:i/>
          <w:iCs/>
          <w:color w:val="242424"/>
          <w:kern w:val="0"/>
          <w:sz w:val="22"/>
          <w:szCs w:val="22"/>
          <w:highlight w:val="yellow"/>
          <w:shd w:val="clear" w:color="auto" w:fill="FFFFFF"/>
          <w:lang w:val="en-US"/>
          <w14:ligatures w14:val="none"/>
        </w:rPr>
        <w:lastRenderedPageBreak/>
        <w:t>559)</w:t>
      </w:r>
      <w:r w:rsidRPr="006F03E4">
        <w:rPr>
          <w:rFonts w:ascii="Arial" w:eastAsia="Times New Roman" w:hAnsi="Arial" w:cs="Arial"/>
          <w:i/>
          <w:iCs/>
          <w:color w:val="242424"/>
          <w:kern w:val="0"/>
          <w:sz w:val="22"/>
          <w:szCs w:val="22"/>
          <w:highlight w:val="yellow"/>
          <w:shd w:val="clear" w:color="auto" w:fill="FFFFFF"/>
          <w:lang w:val="en-US"/>
          <w14:ligatures w14:val="none"/>
        </w:rPr>
        <w:t>,</w:t>
      </w:r>
      <w:r w:rsidRPr="00036993">
        <w:rPr>
          <w:rFonts w:ascii="Arial" w:eastAsia="Times New Roman" w:hAnsi="Arial" w:cs="Arial"/>
          <w:i/>
          <w:iCs/>
          <w:color w:val="242424"/>
          <w:kern w:val="0"/>
          <w:sz w:val="22"/>
          <w:szCs w:val="22"/>
          <w:shd w:val="clear" w:color="auto" w:fill="FFFFFF"/>
          <w:lang w:val="en-US"/>
          <w14:ligatures w14:val="none"/>
        </w:rPr>
        <w:t xml:space="preserve"> acknowledging both the limitation in case ascertainment and the clinical relevance of the population studied.</w:t>
      </w:r>
    </w:p>
    <w:p w14:paraId="70B9A8E1" w14:textId="77777777" w:rsidR="00093C1B"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#The authors reported LUR model performance from a prior sampling campaign, but no information is provided on how well it performed for the specific study period or whether it was re-validated.</w:t>
      </w:r>
    </w:p>
    <w:p w14:paraId="53F53C1A" w14:textId="77777777" w:rsidR="00093C1B" w:rsidRPr="00036993" w:rsidRDefault="00093C1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PABLO</w:t>
      </w:r>
    </w:p>
    <w:p w14:paraId="41AF188F" w14:textId="77777777" w:rsidR="000B3C56" w:rsidRPr="00036993" w:rsidRDefault="000B3C56" w:rsidP="008B50B6">
      <w:pPr>
        <w:spacing w:after="0" w:line="240" w:lineRule="auto"/>
        <w:rPr>
          <w:rFonts w:ascii="Arial" w:eastAsia="Times New Roman" w:hAnsi="Arial" w:cs="Arial"/>
          <w:color w:val="242424"/>
          <w:kern w:val="0"/>
          <w:sz w:val="22"/>
          <w:szCs w:val="22"/>
          <w:shd w:val="clear" w:color="auto" w:fill="FFFFFF"/>
          <w14:ligatures w14:val="none"/>
        </w:rPr>
      </w:pPr>
    </w:p>
    <w:p w14:paraId="3327E738" w14:textId="291F0B32" w:rsidR="002F0CDC" w:rsidRPr="00036993" w:rsidRDefault="00367B31" w:rsidP="002F0CDC">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14:ligatures w14:val="none"/>
        </w:rPr>
        <w:t xml:space="preserve">The exposure sub-section has been heavily revised. We </w:t>
      </w:r>
      <w:r w:rsidR="00B31D82" w:rsidRPr="00036993">
        <w:rPr>
          <w:rFonts w:ascii="Arial" w:eastAsia="Times New Roman" w:hAnsi="Arial" w:cs="Arial"/>
          <w:i/>
          <w:iCs/>
          <w:color w:val="242424"/>
          <w:kern w:val="0"/>
          <w:sz w:val="22"/>
          <w:szCs w:val="22"/>
          <w:shd w:val="clear" w:color="auto" w:fill="FFFFFF"/>
          <w14:ligatures w14:val="none"/>
        </w:rPr>
        <w:t>have</w:t>
      </w:r>
      <w:r w:rsidRPr="00036993">
        <w:rPr>
          <w:rFonts w:ascii="Arial" w:eastAsia="Times New Roman" w:hAnsi="Arial" w:cs="Arial"/>
          <w:i/>
          <w:iCs/>
          <w:color w:val="242424"/>
          <w:kern w:val="0"/>
          <w:sz w:val="22"/>
          <w:szCs w:val="22"/>
          <w:shd w:val="clear" w:color="auto" w:fill="FFFFFF"/>
          <w14:ligatures w14:val="none"/>
        </w:rPr>
        <w:t xml:space="preserve"> </w:t>
      </w:r>
      <w:r w:rsidR="002F0CDC" w:rsidRPr="00036993">
        <w:rPr>
          <w:rFonts w:ascii="Arial" w:eastAsia="Times New Roman" w:hAnsi="Arial" w:cs="Arial"/>
          <w:i/>
          <w:iCs/>
          <w:color w:val="242424"/>
          <w:kern w:val="0"/>
          <w:sz w:val="22"/>
          <w:szCs w:val="22"/>
          <w:shd w:val="clear" w:color="auto" w:fill="FFFFFF"/>
          <w:lang w:val="en-US"/>
          <w14:ligatures w14:val="none"/>
        </w:rPr>
        <w:t xml:space="preserve">clarified how the model was initially trained, giving a brief outline of the work presented in previous articles. We </w:t>
      </w:r>
      <w:r w:rsidR="00307104" w:rsidRPr="00036993">
        <w:rPr>
          <w:rFonts w:ascii="Arial" w:eastAsia="Times New Roman" w:hAnsi="Arial" w:cs="Arial"/>
          <w:i/>
          <w:iCs/>
          <w:color w:val="242424"/>
          <w:kern w:val="0"/>
          <w:sz w:val="22"/>
          <w:szCs w:val="22"/>
          <w:shd w:val="clear" w:color="auto" w:fill="FFFFFF"/>
          <w:lang w:val="en-US"/>
          <w14:ligatures w14:val="none"/>
        </w:rPr>
        <w:t xml:space="preserve">now better </w:t>
      </w:r>
      <w:r w:rsidR="00B31D82" w:rsidRPr="00036993">
        <w:rPr>
          <w:rFonts w:ascii="Arial" w:eastAsia="Times New Roman" w:hAnsi="Arial" w:cs="Arial"/>
          <w:i/>
          <w:iCs/>
          <w:color w:val="242424"/>
          <w:kern w:val="0"/>
          <w:sz w:val="22"/>
          <w:szCs w:val="22"/>
          <w:shd w:val="clear" w:color="auto" w:fill="FFFFFF"/>
          <w:lang w:val="en-US"/>
          <w14:ligatures w14:val="none"/>
        </w:rPr>
        <w:t>explain</w:t>
      </w:r>
      <w:r w:rsidR="002F0CDC" w:rsidRPr="00036993">
        <w:rPr>
          <w:rFonts w:ascii="Arial" w:eastAsia="Times New Roman" w:hAnsi="Arial" w:cs="Arial"/>
          <w:i/>
          <w:iCs/>
          <w:color w:val="242424"/>
          <w:kern w:val="0"/>
          <w:sz w:val="22"/>
          <w:szCs w:val="22"/>
          <w:shd w:val="clear" w:color="auto" w:fill="FFFFFF"/>
          <w:lang w:val="en-US"/>
          <w14:ligatures w14:val="none"/>
        </w:rPr>
        <w:t xml:space="preserve"> that the model was </w:t>
      </w:r>
      <w:r w:rsidR="00307104" w:rsidRPr="00036993">
        <w:rPr>
          <w:rFonts w:ascii="Arial" w:eastAsia="Times New Roman" w:hAnsi="Arial" w:cs="Arial"/>
          <w:i/>
          <w:iCs/>
          <w:color w:val="242424"/>
          <w:kern w:val="0"/>
          <w:sz w:val="22"/>
          <w:szCs w:val="22"/>
          <w:shd w:val="clear" w:color="auto" w:fill="FFFFFF"/>
          <w:lang w:val="en-US"/>
          <w14:ligatures w14:val="none"/>
        </w:rPr>
        <w:t>a</w:t>
      </w:r>
      <w:r w:rsidR="002F0CDC" w:rsidRPr="00036993">
        <w:rPr>
          <w:rFonts w:ascii="Arial" w:eastAsia="Times New Roman" w:hAnsi="Arial" w:cs="Arial"/>
          <w:i/>
          <w:iCs/>
          <w:color w:val="242424"/>
          <w:kern w:val="0"/>
          <w:sz w:val="22"/>
          <w:szCs w:val="22"/>
          <w:shd w:val="clear" w:color="auto" w:fill="FFFFFF"/>
          <w:lang w:val="en-US"/>
          <w14:ligatures w14:val="none"/>
        </w:rPr>
        <w:t xml:space="preserve">pplied </w:t>
      </w:r>
      <w:r w:rsidR="00307104" w:rsidRPr="00036993">
        <w:rPr>
          <w:rFonts w:ascii="Arial" w:eastAsia="Times New Roman" w:hAnsi="Arial" w:cs="Arial"/>
          <w:i/>
          <w:iCs/>
          <w:color w:val="242424"/>
          <w:kern w:val="0"/>
          <w:sz w:val="22"/>
          <w:szCs w:val="22"/>
          <w:shd w:val="clear" w:color="auto" w:fill="FFFFFF"/>
          <w:lang w:val="en-US"/>
          <w14:ligatures w14:val="none"/>
        </w:rPr>
        <w:t xml:space="preserve">only </w:t>
      </w:r>
      <w:r w:rsidR="002F0CDC" w:rsidRPr="00036993">
        <w:rPr>
          <w:rFonts w:ascii="Arial" w:eastAsia="Times New Roman" w:hAnsi="Arial" w:cs="Arial"/>
          <w:i/>
          <w:iCs/>
          <w:color w:val="242424"/>
          <w:kern w:val="0"/>
          <w:sz w:val="22"/>
          <w:szCs w:val="22"/>
          <w:shd w:val="clear" w:color="auto" w:fill="FFFFFF"/>
          <w:lang w:val="en-US"/>
          <w14:ligatures w14:val="none"/>
        </w:rPr>
        <w:t>to the spatial and temporal predictors of current study period</w:t>
      </w:r>
      <w:r w:rsidR="000B2482" w:rsidRPr="00036993">
        <w:rPr>
          <w:rFonts w:ascii="Arial" w:eastAsia="Times New Roman" w:hAnsi="Arial" w:cs="Arial"/>
          <w:i/>
          <w:iCs/>
          <w:color w:val="242424"/>
          <w:kern w:val="0"/>
          <w:sz w:val="22"/>
          <w:szCs w:val="22"/>
          <w:shd w:val="clear" w:color="auto" w:fill="FFFFFF"/>
          <w:lang w:val="en-US"/>
          <w14:ligatures w14:val="none"/>
        </w:rPr>
        <w:t xml:space="preserve"> and make </w:t>
      </w:r>
      <w:r w:rsidR="002F0CDC" w:rsidRPr="00036993">
        <w:rPr>
          <w:rFonts w:ascii="Arial" w:eastAsia="Times New Roman" w:hAnsi="Arial" w:cs="Arial"/>
          <w:i/>
          <w:iCs/>
          <w:color w:val="242424"/>
          <w:kern w:val="0"/>
          <w:sz w:val="22"/>
          <w:szCs w:val="22"/>
          <w:shd w:val="clear" w:color="auto" w:fill="FFFFFF"/>
          <w:lang w:val="en-US"/>
          <w14:ligatures w14:val="none"/>
        </w:rPr>
        <w:t>clear that there was no additional validation.</w:t>
      </w:r>
      <w:r w:rsidR="000B2482" w:rsidRPr="00036993">
        <w:rPr>
          <w:rFonts w:ascii="Arial" w:eastAsia="Times New Roman" w:hAnsi="Arial" w:cs="Arial"/>
          <w:i/>
          <w:iCs/>
          <w:color w:val="242424"/>
          <w:kern w:val="0"/>
          <w:sz w:val="22"/>
          <w:szCs w:val="22"/>
          <w:shd w:val="clear" w:color="auto" w:fill="FFFFFF"/>
          <w:lang w:val="en-US"/>
          <w14:ligatures w14:val="none"/>
        </w:rPr>
        <w:t xml:space="preserve"> </w:t>
      </w:r>
      <w:r w:rsidR="000B2482" w:rsidRPr="00036993">
        <w:rPr>
          <w:rFonts w:ascii="Arial" w:eastAsia="Times New Roman" w:hAnsi="Arial" w:cs="Arial"/>
          <w:i/>
          <w:iCs/>
          <w:color w:val="242424"/>
          <w:kern w:val="0"/>
          <w:sz w:val="22"/>
          <w:szCs w:val="22"/>
          <w:highlight w:val="yellow"/>
          <w:shd w:val="clear" w:color="auto" w:fill="FFFFFF"/>
          <w:lang w:val="en-US"/>
          <w14:ligatures w14:val="none"/>
        </w:rPr>
        <w:t>We acknowledge that, as this was a retrospective study, further validation may be difficult.</w:t>
      </w:r>
      <w:r w:rsidR="000B2482" w:rsidRPr="00036993">
        <w:rPr>
          <w:rFonts w:ascii="Arial" w:eastAsia="Times New Roman" w:hAnsi="Arial" w:cs="Arial"/>
          <w:i/>
          <w:iCs/>
          <w:color w:val="242424"/>
          <w:kern w:val="0"/>
          <w:sz w:val="22"/>
          <w:szCs w:val="22"/>
          <w:shd w:val="clear" w:color="auto" w:fill="FFFFFF"/>
          <w:lang w:val="en-US"/>
          <w14:ligatures w14:val="none"/>
        </w:rPr>
        <w:t xml:space="preserve"> </w:t>
      </w:r>
    </w:p>
    <w:p w14:paraId="299C78AC" w14:textId="77777777" w:rsidR="002F0CDC" w:rsidRPr="00036993" w:rsidRDefault="002F0CDC" w:rsidP="002F0CDC">
      <w:pPr>
        <w:spacing w:after="0" w:line="240" w:lineRule="auto"/>
        <w:rPr>
          <w:rFonts w:ascii="Arial" w:eastAsia="Times New Roman" w:hAnsi="Arial" w:cs="Arial"/>
          <w:color w:val="242424"/>
          <w:kern w:val="0"/>
          <w:sz w:val="22"/>
          <w:szCs w:val="22"/>
          <w:shd w:val="clear" w:color="auto" w:fill="FFFFFF"/>
          <w:lang w:val="en-US"/>
          <w14:ligatures w14:val="none"/>
        </w:rPr>
      </w:pPr>
    </w:p>
    <w:p w14:paraId="72CE1EB2" w14:textId="5F470665" w:rsidR="002F0CDC" w:rsidRPr="00036993" w:rsidRDefault="002F0CDC" w:rsidP="002F0CDC">
      <w:pPr>
        <w:spacing w:after="0" w:line="240" w:lineRule="auto"/>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 xml:space="preserve">The Exposure section was improved with both reviewer comments </w:t>
      </w:r>
      <w:r w:rsidR="00567FA1">
        <w:rPr>
          <w:rFonts w:ascii="Arial" w:eastAsia="Times New Roman" w:hAnsi="Arial" w:cs="Arial"/>
          <w:i/>
          <w:iCs/>
          <w:color w:val="242424"/>
          <w:kern w:val="0"/>
          <w:sz w:val="22"/>
          <w:szCs w:val="22"/>
          <w:shd w:val="clear" w:color="auto" w:fill="FFFFFF"/>
          <w:lang w:val="en-US"/>
          <w14:ligatures w14:val="none"/>
        </w:rPr>
        <w:t xml:space="preserve">see pages </w:t>
      </w:r>
      <w:r w:rsidR="00567FA1" w:rsidRPr="00C23E8F">
        <w:rPr>
          <w:rFonts w:ascii="Arial" w:eastAsia="Times New Roman" w:hAnsi="Arial" w:cs="Arial"/>
          <w:i/>
          <w:iCs/>
          <w:color w:val="242424"/>
          <w:kern w:val="0"/>
          <w:sz w:val="22"/>
          <w:szCs w:val="22"/>
          <w:highlight w:val="yellow"/>
          <w:shd w:val="clear" w:color="auto" w:fill="FFFFFF"/>
          <w:lang w:val="en-US"/>
          <w14:ligatures w14:val="none"/>
        </w:rPr>
        <w:t>9-10, lines 180-2</w:t>
      </w:r>
      <w:r w:rsidR="00567FA1">
        <w:rPr>
          <w:rFonts w:ascii="Arial" w:eastAsia="Times New Roman" w:hAnsi="Arial" w:cs="Arial"/>
          <w:i/>
          <w:iCs/>
          <w:color w:val="242424"/>
          <w:kern w:val="0"/>
          <w:sz w:val="22"/>
          <w:szCs w:val="22"/>
          <w:highlight w:val="yellow"/>
          <w:shd w:val="clear" w:color="auto" w:fill="FFFFFF"/>
          <w:lang w:val="en-US"/>
          <w14:ligatures w14:val="none"/>
        </w:rPr>
        <w:t>1</w:t>
      </w:r>
      <w:r w:rsidR="00567FA1" w:rsidRPr="00C23E8F">
        <w:rPr>
          <w:rFonts w:ascii="Arial" w:eastAsia="Times New Roman" w:hAnsi="Arial" w:cs="Arial"/>
          <w:i/>
          <w:iCs/>
          <w:color w:val="242424"/>
          <w:kern w:val="0"/>
          <w:sz w:val="22"/>
          <w:szCs w:val="22"/>
          <w:highlight w:val="yellow"/>
          <w:shd w:val="clear" w:color="auto" w:fill="FFFFFF"/>
          <w:lang w:val="en-US"/>
          <w14:ligatures w14:val="none"/>
        </w:rPr>
        <w:t>5</w:t>
      </w:r>
      <w:r w:rsidR="00567FA1" w:rsidRPr="00036993">
        <w:rPr>
          <w:rFonts w:ascii="Arial" w:eastAsia="Times New Roman" w:hAnsi="Arial" w:cs="Arial"/>
          <w:i/>
          <w:iCs/>
          <w:color w:val="242424"/>
          <w:kern w:val="0"/>
          <w:sz w:val="22"/>
          <w:szCs w:val="22"/>
          <w:shd w:val="clear" w:color="auto" w:fill="FFFFFF"/>
          <w:lang w:val="en-US"/>
          <w14:ligatures w14:val="none"/>
        </w:rPr>
        <w:t>.</w:t>
      </w:r>
    </w:p>
    <w:p w14:paraId="2B92A7D8" w14:textId="77777777" w:rsidR="00093C1B"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 The trimester definitions (T1: weeks 1-13; T2: 14-27; T3: 28-birth) are non-standard. Most obstetric definitions use 1-12, 13-26, 27-40. This should be justified.</w:t>
      </w:r>
    </w:p>
    <w:p w14:paraId="1A222F35" w14:textId="77777777" w:rsidR="00093C1B" w:rsidRPr="00036993" w:rsidRDefault="7C7B06D2" w:rsidP="008B50B6">
      <w:pPr>
        <w:spacing w:after="0" w:line="240" w:lineRule="auto"/>
        <w:rPr>
          <w:rFonts w:ascii="Arial" w:hAnsi="Arial" w:cs="Arial"/>
          <w:sz w:val="22"/>
          <w:szCs w:val="22"/>
        </w:rPr>
      </w:pPr>
      <w:r w:rsidRPr="00036993">
        <w:rPr>
          <w:rFonts w:ascii="Arial" w:eastAsia="Times New Roman" w:hAnsi="Arial" w:cs="Arial"/>
          <w:color w:val="242424"/>
          <w:kern w:val="0"/>
          <w:sz w:val="22"/>
          <w:szCs w:val="22"/>
          <w:shd w:val="clear" w:color="auto" w:fill="FFFFFF"/>
          <w14:ligatures w14:val="none"/>
        </w:rPr>
        <w:t xml:space="preserve">ESTELA / </w:t>
      </w:r>
      <w:r w:rsidRPr="00036993">
        <w:rPr>
          <w:rFonts w:ascii="Arial" w:eastAsia="Times New Roman" w:hAnsi="Arial" w:cs="Arial"/>
          <w:color w:val="242424"/>
          <w:kern w:val="0"/>
          <w:sz w:val="22"/>
          <w:szCs w:val="22"/>
          <w:highlight w:val="cyan"/>
          <w:shd w:val="clear" w:color="auto" w:fill="FFFFFF"/>
          <w14:ligatures w14:val="none"/>
        </w:rPr>
        <w:t>JOSÉ DANIEL</w:t>
      </w:r>
    </w:p>
    <w:p w14:paraId="73300EE4" w14:textId="7B9BCE60" w:rsidR="61CFF614" w:rsidRPr="00036993" w:rsidRDefault="61CFF614" w:rsidP="61CFF614">
      <w:pPr>
        <w:spacing w:after="0" w:line="240" w:lineRule="auto"/>
        <w:rPr>
          <w:rFonts w:ascii="Arial" w:eastAsia="Times New Roman" w:hAnsi="Arial" w:cs="Arial"/>
          <w:color w:val="242424"/>
          <w:sz w:val="22"/>
          <w:szCs w:val="22"/>
        </w:rPr>
      </w:pPr>
    </w:p>
    <w:p w14:paraId="06F1533C" w14:textId="4A6E9E5D" w:rsidR="4C7BFC10" w:rsidRPr="00036993" w:rsidRDefault="4C7BFC10" w:rsidP="61CFF614">
      <w:pPr>
        <w:spacing w:after="0" w:line="240" w:lineRule="auto"/>
        <w:jc w:val="both"/>
        <w:rPr>
          <w:rFonts w:ascii="Arial" w:eastAsia="Times New Roman" w:hAnsi="Arial" w:cs="Arial"/>
          <w:i/>
          <w:iCs/>
          <w:color w:val="242424"/>
          <w:sz w:val="22"/>
          <w:szCs w:val="22"/>
          <w:lang w:val="en-US"/>
        </w:rPr>
      </w:pPr>
      <w:r w:rsidRPr="00036993">
        <w:rPr>
          <w:rFonts w:ascii="Arial" w:eastAsia="Times New Roman" w:hAnsi="Arial" w:cs="Arial"/>
          <w:i/>
          <w:iCs/>
          <w:color w:val="242424"/>
          <w:sz w:val="22"/>
          <w:szCs w:val="22"/>
          <w:lang w:val="en-US"/>
        </w:rPr>
        <w:t>Thank you for raising this point. We have clarified the definition of the trimester-specific exposure windows. In our analysis, gestational weeks were operationalized as consecutive 7-day intervals beginning on the estimated start date of pregnancy, with this date defined as day 0 of week 1. Thus, trimester 1 included the first 13 7-day intervals (days 0–90), trimester 2 included the subsequent 14 intervals (days 91–188), and trimester 3 began on day 189 and extended to the date of birth. Accordingly, the labels “weeks 1–13,” “weeks 14–27,” and “week 28 to birth” reflect the week-numbering convention used in our code. We have revised the Methods to make these definitions explicit and avoid ambiguity.</w:t>
      </w:r>
    </w:p>
    <w:p w14:paraId="45EB8D11" w14:textId="77777777" w:rsidR="00975BC3" w:rsidRPr="00036993" w:rsidRDefault="00975BC3" w:rsidP="61CFF614">
      <w:pPr>
        <w:spacing w:after="0" w:line="240" w:lineRule="auto"/>
        <w:jc w:val="both"/>
        <w:rPr>
          <w:rFonts w:ascii="Arial" w:eastAsia="Times New Roman" w:hAnsi="Arial" w:cs="Arial"/>
          <w:i/>
          <w:iCs/>
          <w:color w:val="242424"/>
          <w:sz w:val="22"/>
          <w:szCs w:val="22"/>
          <w:lang w:val="en-US"/>
        </w:rPr>
      </w:pPr>
    </w:p>
    <w:p w14:paraId="28D76B3F" w14:textId="77777777" w:rsidR="00975BC3" w:rsidRPr="00036993" w:rsidRDefault="00975BC3" w:rsidP="00975BC3">
      <w:pPr>
        <w:spacing w:after="0" w:line="240" w:lineRule="auto"/>
        <w:jc w:val="both"/>
        <w:rPr>
          <w:rFonts w:ascii="Arial" w:eastAsia="Times New Roman" w:hAnsi="Arial" w:cs="Arial"/>
          <w:i/>
          <w:iCs/>
          <w:color w:val="242424"/>
          <w:kern w:val="0"/>
          <w:sz w:val="22"/>
          <w:szCs w:val="22"/>
          <w:lang w:val="en-US"/>
          <w14:ligatures w14:val="none"/>
        </w:rPr>
      </w:pPr>
      <w:commentRangeStart w:id="6"/>
      <w:commentRangeStart w:id="7"/>
      <w:r w:rsidRPr="00036993">
        <w:rPr>
          <w:rFonts w:ascii="Arial" w:eastAsia="Times New Roman" w:hAnsi="Arial" w:cs="Arial"/>
          <w:i/>
          <w:iCs/>
          <w:color w:val="242424"/>
          <w:kern w:val="0"/>
          <w:sz w:val="22"/>
          <w:szCs w:val="22"/>
          <w:highlight w:val="cyan"/>
          <w:lang w:val="en-US"/>
          <w14:ligatures w14:val="none"/>
        </w:rPr>
        <w:t>We agree that trimester windows should follow a standard obstetric definition. We have revised the exposure assignment so that T1 covers gestational weeks 1–12, T2 weeks 13–26, and T3 from week 27 until birth (rather than the previous 1–13 / 14–27 / 28–birth windows). Trimester-specific LUR predictions and all downstream analyses that use t1, t2, and t3 were regenerated accordingly. We have updated the Methods to state this definition explicitly. We thank the reviewer for this clarification.</w:t>
      </w:r>
      <w:commentRangeEnd w:id="6"/>
      <w:r w:rsidR="00586EE6" w:rsidRPr="00036993">
        <w:rPr>
          <w:rStyle w:val="Refdecomentario"/>
          <w:rFonts w:ascii="Arial" w:eastAsia="Times New Roman" w:hAnsi="Arial" w:cs="Arial"/>
          <w:i/>
          <w:iCs/>
          <w:color w:val="242424"/>
          <w:kern w:val="0"/>
          <w:sz w:val="22"/>
          <w:szCs w:val="22"/>
          <w:lang w:val="en-US"/>
          <w14:ligatures w14:val="none"/>
        </w:rPr>
        <w:commentReference w:id="6"/>
      </w:r>
      <w:commentRangeEnd w:id="7"/>
      <w:r w:rsidR="009D2A2C" w:rsidRPr="00036993">
        <w:rPr>
          <w:rStyle w:val="Refdecomentario"/>
          <w:rFonts w:ascii="Arial" w:eastAsia="Times New Roman" w:hAnsi="Arial" w:cs="Arial"/>
          <w:i/>
          <w:iCs/>
          <w:color w:val="242424"/>
          <w:kern w:val="0"/>
          <w:sz w:val="22"/>
          <w:szCs w:val="22"/>
          <w:lang w:val="en-US"/>
          <w14:ligatures w14:val="none"/>
        </w:rPr>
        <w:commentReference w:id="7"/>
      </w:r>
    </w:p>
    <w:p w14:paraId="53EF1997" w14:textId="77777777" w:rsidR="00093C1B"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 authors described the DLM formula using an inverse-decay weighting function (1/lag) with no justification for this specific kernel. Why not a more standard approach? The choice of kernel can substantially affect results.</w:t>
      </w:r>
    </w:p>
    <w:p w14:paraId="7EF8C9B3" w14:textId="3D19A9CB" w:rsidR="00093C1B" w:rsidRPr="00036993" w:rsidRDefault="00093C1B" w:rsidP="00093C1B">
      <w:pPr>
        <w:spacing w:after="0" w:line="240" w:lineRule="auto"/>
        <w:rPr>
          <w:rFonts w:ascii="Arial" w:eastAsia="Times New Roman" w:hAnsi="Arial" w:cs="Arial"/>
          <w:color w:val="242424"/>
          <w:kern w:val="0"/>
          <w:sz w:val="22"/>
          <w:szCs w:val="22"/>
          <w:shd w:val="clear" w:color="auto" w:fill="FFFFFF"/>
          <w14:ligatures w14:val="none"/>
        </w:rPr>
      </w:pPr>
      <w:r w:rsidRPr="002D528C">
        <w:rPr>
          <w:rFonts w:ascii="Arial" w:eastAsia="Times New Roman" w:hAnsi="Arial" w:cs="Arial"/>
          <w:color w:val="242424"/>
          <w:kern w:val="0"/>
          <w:sz w:val="22"/>
          <w:szCs w:val="22"/>
          <w:shd w:val="clear" w:color="auto" w:fill="FFFFFF"/>
          <w14:ligatures w14:val="none"/>
        </w:rPr>
        <w:t>JOSÉ DANIEL</w:t>
      </w:r>
      <w:r w:rsidRPr="00036993">
        <w:rPr>
          <w:rFonts w:ascii="Arial" w:eastAsia="Times New Roman" w:hAnsi="Arial" w:cs="Arial"/>
          <w:color w:val="242424"/>
          <w:kern w:val="0"/>
          <w:sz w:val="22"/>
          <w:szCs w:val="22"/>
          <w:shd w:val="clear" w:color="auto" w:fill="FFFFFF"/>
          <w14:ligatures w14:val="none"/>
        </w:rPr>
        <w:t xml:space="preserve"> </w:t>
      </w:r>
    </w:p>
    <w:p w14:paraId="7BDC3EEE" w14:textId="77777777" w:rsidR="0046765C" w:rsidRPr="00036993" w:rsidRDefault="0046765C" w:rsidP="00093C1B">
      <w:pPr>
        <w:spacing w:after="0" w:line="240" w:lineRule="auto"/>
        <w:rPr>
          <w:rFonts w:ascii="Arial" w:eastAsia="Times New Roman" w:hAnsi="Arial" w:cs="Arial"/>
          <w:color w:val="242424"/>
          <w:kern w:val="0"/>
          <w:sz w:val="22"/>
          <w:szCs w:val="22"/>
          <w:shd w:val="clear" w:color="auto" w:fill="FFFFFF"/>
          <w14:ligatures w14:val="none"/>
        </w:rPr>
      </w:pPr>
    </w:p>
    <w:p w14:paraId="5797432E" w14:textId="77777777" w:rsidR="0046765C" w:rsidRPr="00036993" w:rsidRDefault="0046765C" w:rsidP="0046765C">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We agree that the lag weighting scheme is consequential and that this choice should be justified and examined in sensitivity analyses.</w:t>
      </w:r>
    </w:p>
    <w:p w14:paraId="43EC3C9B" w14:textId="77777777" w:rsidR="002D528C" w:rsidRDefault="002D528C" w:rsidP="0046765C">
      <w:pPr>
        <w:spacing w:after="0" w:line="240" w:lineRule="auto"/>
        <w:jc w:val="both"/>
        <w:rPr>
          <w:rFonts w:ascii="Arial" w:eastAsia="Times New Roman" w:hAnsi="Arial" w:cs="Arial"/>
          <w:i/>
          <w:iCs/>
          <w:color w:val="242424"/>
          <w:kern w:val="0"/>
          <w:sz w:val="22"/>
          <w:szCs w:val="22"/>
          <w:lang w:val="en-US"/>
          <w14:ligatures w14:val="none"/>
        </w:rPr>
      </w:pPr>
    </w:p>
    <w:p w14:paraId="4E9FD530" w14:textId="3B584217" w:rsidR="0046765C" w:rsidRPr="00036993" w:rsidRDefault="0046765C" w:rsidP="0046765C">
      <w:pPr>
        <w:spacing w:after="0" w:line="240" w:lineRule="auto"/>
        <w:jc w:val="both"/>
        <w:rPr>
          <w:rFonts w:ascii="Arial" w:eastAsia="Times New Roman" w:hAnsi="Arial" w:cs="Arial"/>
          <w:i/>
          <w:iCs/>
          <w:color w:val="242424"/>
          <w:kern w:val="0"/>
          <w:sz w:val="22"/>
          <w:szCs w:val="22"/>
          <w14:ligatures w14:val="none"/>
        </w:rPr>
      </w:pPr>
      <w:r w:rsidRPr="00036993">
        <w:rPr>
          <w:rFonts w:ascii="Arial" w:eastAsia="Times New Roman" w:hAnsi="Arial" w:cs="Arial"/>
          <w:i/>
          <w:iCs/>
          <w:color w:val="242424"/>
          <w:kern w:val="0"/>
          <w:sz w:val="22"/>
          <w:szCs w:val="22"/>
          <w:lang w:val="en-US"/>
          <w14:ligatures w14:val="none"/>
        </w:rPr>
        <w:t>The primary weekly models use a weighted summary of prior exposure with weights </w:t>
      </w:r>
      <m:oMath>
        <m:r>
          <w:rPr>
            <w:rFonts w:ascii="Cambria Math" w:eastAsia="Times New Roman" w:hAnsi="Cambria Math" w:cs="Arial"/>
            <w:color w:val="242424"/>
            <w:kern w:val="0"/>
            <w:sz w:val="22"/>
            <w:szCs w:val="22"/>
            <w:lang w:val="en-US"/>
            <w14:ligatures w14:val="none"/>
          </w:rPr>
          <m:t>1/</m:t>
        </m:r>
        <m:d>
          <m:dPr>
            <m:ctrlPr>
              <w:rPr>
                <w:rFonts w:ascii="Cambria Math" w:eastAsia="Times New Roman" w:hAnsi="Cambria Math" w:cs="Arial"/>
                <w:i/>
                <w:iCs/>
                <w:color w:val="242424"/>
                <w:kern w:val="0"/>
                <w:sz w:val="22"/>
                <w:szCs w:val="22"/>
                <w14:ligatures w14:val="none"/>
              </w:rPr>
            </m:ctrlPr>
          </m:dPr>
          <m:e>
            <m:r>
              <w:rPr>
                <w:rFonts w:ascii="Cambria Math" w:eastAsia="Times New Roman" w:hAnsi="Cambria Math" w:cs="Arial"/>
                <w:color w:val="242424"/>
                <w:kern w:val="0"/>
                <w:sz w:val="22"/>
                <w:szCs w:val="22"/>
                <w14:ligatures w14:val="none"/>
              </w:rPr>
              <m:t>w</m:t>
            </m:r>
            <m:r>
              <w:rPr>
                <w:rFonts w:ascii="Cambria Math" w:eastAsia="Times New Roman" w:hAnsi="Cambria Math" w:cs="Arial"/>
                <w:color w:val="242424"/>
                <w:kern w:val="0"/>
                <w:sz w:val="22"/>
                <w:szCs w:val="22"/>
                <w:lang w:val="en-US"/>
                <w14:ligatures w14:val="none"/>
              </w:rPr>
              <m:t>-</m:t>
            </m:r>
            <m:r>
              <w:rPr>
                <w:rFonts w:ascii="Cambria Math" w:eastAsia="Times New Roman" w:hAnsi="Cambria Math" w:cs="Arial"/>
                <w:color w:val="242424"/>
                <w:kern w:val="0"/>
                <w:sz w:val="22"/>
                <w:szCs w:val="22"/>
                <w14:ligatures w14:val="none"/>
              </w:rPr>
              <m:t>j</m:t>
            </m:r>
          </m:e>
        </m:d>
      </m:oMath>
      <w:r w:rsidRPr="00036993">
        <w:rPr>
          <w:rFonts w:ascii="Arial" w:eastAsia="Times New Roman" w:hAnsi="Arial" w:cs="Arial"/>
          <w:i/>
          <w:iCs/>
          <w:color w:val="242424"/>
          <w:kern w:val="0"/>
          <w:sz w:val="22"/>
          <w:szCs w:val="22"/>
          <w:lang w:val="en-US"/>
          <w14:ligatures w14:val="none"/>
        </w:rPr>
        <w:t xml:space="preserve"> rather than estimating a separate coefficient for every previous week. </w:t>
      </w:r>
      <w:r w:rsidRPr="00036993">
        <w:rPr>
          <w:rFonts w:ascii="Arial" w:eastAsia="Times New Roman" w:hAnsi="Arial" w:cs="Arial"/>
          <w:i/>
          <w:iCs/>
          <w:color w:val="242424"/>
          <w:kern w:val="0"/>
          <w:sz w:val="22"/>
          <w:szCs w:val="22"/>
          <w14:ligatures w14:val="none"/>
        </w:rPr>
        <w:t>We selected this kernel for the primary analysis because: </w:t>
      </w:r>
    </w:p>
    <w:p w14:paraId="64C26EAC" w14:textId="77777777" w:rsidR="0046765C" w:rsidRPr="00036993" w:rsidRDefault="0046765C" w:rsidP="0046765C">
      <w:pPr>
        <w:spacing w:after="0" w:line="240" w:lineRule="auto"/>
        <w:jc w:val="both"/>
        <w:rPr>
          <w:rFonts w:ascii="Arial" w:eastAsia="Times New Roman" w:hAnsi="Arial" w:cs="Arial"/>
          <w:i/>
          <w:iCs/>
          <w:color w:val="242424"/>
          <w:kern w:val="0"/>
          <w:sz w:val="22"/>
          <w:szCs w:val="22"/>
          <w14:ligatures w14:val="none"/>
        </w:rPr>
      </w:pPr>
    </w:p>
    <w:p w14:paraId="121CAD54" w14:textId="77777777" w:rsidR="0046765C" w:rsidRPr="00036993" w:rsidRDefault="0046765C" w:rsidP="0046765C">
      <w:pPr>
        <w:pStyle w:val="Prrafodelista"/>
        <w:numPr>
          <w:ilvl w:val="0"/>
          <w:numId w:val="4"/>
        </w:num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Weekly pollutant concentrations are strongly correlated, making full unstructured distributed lag models unstable with our sample size and outcome rarity; </w:t>
      </w:r>
    </w:p>
    <w:p w14:paraId="7132381E" w14:textId="77777777" w:rsidR="0046765C" w:rsidRPr="00036993" w:rsidRDefault="0046765C" w:rsidP="0046765C">
      <w:pPr>
        <w:pStyle w:val="Prrafodelista"/>
        <w:numPr>
          <w:ilvl w:val="0"/>
          <w:numId w:val="4"/>
        </w:num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lastRenderedPageBreak/>
        <w:t>The summary term reduces dimensionality to one lag-related covariate per week while still adjusting for exposure history; </w:t>
      </w:r>
    </w:p>
    <w:p w14:paraId="2E9FD77A" w14:textId="47AAECDB" w:rsidR="0046765C" w:rsidRPr="00036993" w:rsidRDefault="0046765C" w:rsidP="0046765C">
      <w:pPr>
        <w:pStyle w:val="Prrafodelista"/>
        <w:numPr>
          <w:ilvl w:val="0"/>
          <w:numId w:val="4"/>
        </w:numPr>
        <w:spacing w:after="0" w:line="240" w:lineRule="auto"/>
        <w:jc w:val="both"/>
        <w:rPr>
          <w:rFonts w:ascii="Arial" w:eastAsia="Times New Roman" w:hAnsi="Arial" w:cs="Arial"/>
          <w:i/>
          <w:iCs/>
          <w:color w:val="242424"/>
          <w:kern w:val="0"/>
          <w:sz w:val="22"/>
          <w:szCs w:val="22"/>
          <w14:ligatures w14:val="none"/>
        </w:rPr>
      </w:pPr>
      <w:r w:rsidRPr="00036993">
        <w:rPr>
          <w:rFonts w:ascii="Arial" w:eastAsia="Times New Roman" w:hAnsi="Arial" w:cs="Arial"/>
          <w:i/>
          <w:iCs/>
          <w:color w:val="242424"/>
          <w:kern w:val="0"/>
          <w:sz w:val="22"/>
          <w:szCs w:val="22"/>
          <w:lang w:val="en-US"/>
          <w14:ligatures w14:val="none"/>
        </w:rPr>
        <w:t>Weights decrease with increasing lag, giving greater influence</w:t>
      </w:r>
      <w:r w:rsidR="00626C67" w:rsidRPr="00036993">
        <w:rPr>
          <w:rFonts w:ascii="Arial" w:eastAsia="Times New Roman" w:hAnsi="Arial" w:cs="Arial"/>
          <w:i/>
          <w:iCs/>
          <w:color w:val="242424"/>
          <w:kern w:val="0"/>
          <w:sz w:val="22"/>
          <w:szCs w:val="22"/>
          <w:lang w:val="en-US"/>
          <w14:ligatures w14:val="none"/>
        </w:rPr>
        <w:t xml:space="preserve"> </w:t>
      </w:r>
      <w:r w:rsidRPr="00036993">
        <w:rPr>
          <w:rFonts w:ascii="Arial" w:eastAsia="Times New Roman" w:hAnsi="Arial" w:cs="Arial"/>
          <w:i/>
          <w:iCs/>
          <w:color w:val="242424"/>
          <w:kern w:val="0"/>
          <w:sz w:val="22"/>
          <w:szCs w:val="22"/>
          <w:lang w:val="en-US"/>
          <w14:ligatures w14:val="none"/>
        </w:rPr>
        <w:t xml:space="preserve">to more recent gestational weeks, which is consistent with our hypotheses and with weighted lag approaches cited in environmental epidemiology (refs. </w:t>
      </w:r>
      <w:r w:rsidRPr="00036993">
        <w:rPr>
          <w:rFonts w:ascii="Arial" w:eastAsia="Times New Roman" w:hAnsi="Arial" w:cs="Arial"/>
          <w:i/>
          <w:iCs/>
          <w:color w:val="242424"/>
          <w:kern w:val="0"/>
          <w:sz w:val="22"/>
          <w:szCs w:val="22"/>
          <w14:ligatures w14:val="none"/>
        </w:rPr>
        <w:t xml:space="preserve">5, 44–46). </w:t>
      </w:r>
    </w:p>
    <w:p w14:paraId="451A3178" w14:textId="77777777" w:rsidR="0046765C" w:rsidRPr="00036993" w:rsidRDefault="0046765C" w:rsidP="0046765C">
      <w:pPr>
        <w:spacing w:after="0" w:line="240" w:lineRule="auto"/>
        <w:jc w:val="both"/>
        <w:rPr>
          <w:rFonts w:ascii="Arial" w:eastAsia="Times New Roman" w:hAnsi="Arial" w:cs="Arial"/>
          <w:i/>
          <w:iCs/>
          <w:color w:val="242424"/>
          <w:kern w:val="0"/>
          <w:sz w:val="22"/>
          <w:szCs w:val="22"/>
          <w14:ligatures w14:val="none"/>
        </w:rPr>
      </w:pPr>
    </w:p>
    <w:p w14:paraId="18E8B3BE" w14:textId="77777777" w:rsidR="0046765C" w:rsidRPr="00036993" w:rsidRDefault="0046765C" w:rsidP="0046765C">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lang w:val="en-US"/>
          <w14:ligatures w14:val="none"/>
        </w:rPr>
        <w:t xml:space="preserve">The current-week coefficient </w:t>
      </w:r>
      <w:r w:rsidRPr="00036993">
        <w:rPr>
          <w:rFonts w:ascii="Arial" w:eastAsia="Times New Roman" w:hAnsi="Arial" w:cs="Arial"/>
          <w:i/>
          <w:iCs/>
          <w:color w:val="242424"/>
          <w:kern w:val="0"/>
          <w:sz w:val="22"/>
          <w:szCs w:val="22"/>
          <w14:ligatures w14:val="none"/>
        </w:rPr>
        <w:t>β</w:t>
      </w:r>
      <w:r w:rsidRPr="00036993">
        <w:rPr>
          <w:rFonts w:ascii="Arial" w:eastAsia="Times New Roman" w:hAnsi="Arial" w:cs="Arial"/>
          <w:i/>
          <w:iCs/>
          <w:color w:val="242424"/>
          <w:kern w:val="0"/>
          <w:sz w:val="22"/>
          <w:szCs w:val="22"/>
          <w:vertAlign w:val="subscript"/>
          <w:lang w:val="en-US"/>
          <w14:ligatures w14:val="none"/>
        </w:rPr>
        <w:t>w</w:t>
      </w:r>
      <w:r w:rsidRPr="00036993">
        <w:rPr>
          <w:rFonts w:ascii="Arial" w:eastAsia="Times New Roman" w:hAnsi="Arial" w:cs="Arial"/>
          <w:i/>
          <w:iCs/>
          <w:color w:val="242424"/>
          <w:kern w:val="0"/>
          <w:sz w:val="22"/>
          <w:szCs w:val="22"/>
          <w:lang w:val="en-US"/>
          <w14:ligatures w14:val="none"/>
        </w:rPr>
        <w:t> remains the target parameter in Figures 2 and 3; the kernel governs how earlier weeks are adjusted for, not a claim that only inverse-decay effects exist.</w:t>
      </w:r>
    </w:p>
    <w:p w14:paraId="3244501F" w14:textId="77777777" w:rsidR="0046765C" w:rsidRPr="00036993" w:rsidRDefault="0046765C" w:rsidP="0046765C">
      <w:pPr>
        <w:spacing w:after="0" w:line="240" w:lineRule="auto"/>
        <w:jc w:val="both"/>
        <w:rPr>
          <w:rFonts w:ascii="Arial" w:eastAsia="Times New Roman" w:hAnsi="Arial" w:cs="Arial"/>
          <w:i/>
          <w:iCs/>
          <w:color w:val="242424"/>
          <w:kern w:val="0"/>
          <w:sz w:val="22"/>
          <w:szCs w:val="22"/>
          <w:lang w:val="en-US"/>
          <w14:ligatures w14:val="none"/>
        </w:rPr>
      </w:pPr>
    </w:p>
    <w:p w14:paraId="01C295C6" w14:textId="068A6FD5" w:rsidR="0046765C" w:rsidRPr="00036993" w:rsidRDefault="0046765C" w:rsidP="0046765C">
      <w:pPr>
        <w:spacing w:after="0" w:line="240" w:lineRule="auto"/>
        <w:jc w:val="both"/>
        <w:rPr>
          <w:rFonts w:ascii="Arial" w:eastAsia="Times New Roman" w:hAnsi="Arial" w:cs="Arial"/>
          <w:i/>
          <w:iCs/>
          <w:color w:val="242424"/>
          <w:kern w:val="0"/>
          <w:sz w:val="22"/>
          <w:szCs w:val="22"/>
          <w:lang w:val="en-US"/>
          <w14:ligatures w14:val="none"/>
        </w:rPr>
      </w:pPr>
      <w:r w:rsidRPr="00036993">
        <w:rPr>
          <w:rFonts w:ascii="Arial" w:eastAsia="Times New Roman" w:hAnsi="Arial" w:cs="Arial"/>
          <w:i/>
          <w:iCs/>
          <w:color w:val="242424"/>
          <w:kern w:val="0"/>
          <w:sz w:val="22"/>
          <w:szCs w:val="22"/>
          <w:highlight w:val="cyan"/>
          <w:lang w:val="en-US"/>
          <w14:ligatures w14:val="none"/>
        </w:rPr>
        <w:t>We acknowledge that DLNM with natural splines (or other parametric lag functions) is a widely used standard. Therefore, we added supplementary</w:t>
      </w:r>
      <w:ins w:id="8" w:author="José Conejeros" w:date="2026-10-27T10:52:00Z" w16du:dateUtc="2026-10-27T09:52:00Z">
        <w:r w:rsidR="00CF2E91">
          <w:rPr>
            <w:rFonts w:ascii="Arial" w:eastAsia="Times New Roman" w:hAnsi="Arial" w:cs="Arial"/>
            <w:i/>
            <w:iCs/>
            <w:color w:val="242424"/>
            <w:kern w:val="0"/>
            <w:sz w:val="22"/>
            <w:szCs w:val="22"/>
            <w:highlight w:val="cyan"/>
            <w:lang w:val="en-US"/>
            <w14:ligatures w14:val="none"/>
          </w:rPr>
          <w:t xml:space="preserve"> table 13</w:t>
        </w:r>
      </w:ins>
      <w:ins w:id="9" w:author="José Conejeros" w:date="2026-10-27T10:59:00Z" w16du:dateUtc="2026-10-27T09:59:00Z">
        <w:r w:rsidR="00CF2E91">
          <w:rPr>
            <w:rFonts w:ascii="Arial" w:eastAsia="Times New Roman" w:hAnsi="Arial" w:cs="Arial"/>
            <w:i/>
            <w:iCs/>
            <w:color w:val="242424"/>
            <w:kern w:val="0"/>
            <w:sz w:val="22"/>
            <w:szCs w:val="22"/>
            <w:highlight w:val="cyan"/>
            <w:lang w:val="en-US"/>
            <w14:ligatures w14:val="none"/>
          </w:rPr>
          <w:t>-14</w:t>
        </w:r>
      </w:ins>
      <w:r w:rsidRPr="00036993">
        <w:rPr>
          <w:rFonts w:ascii="Arial" w:eastAsia="Times New Roman" w:hAnsi="Arial" w:cs="Arial"/>
          <w:i/>
          <w:iCs/>
          <w:color w:val="242424"/>
          <w:kern w:val="0"/>
          <w:sz w:val="22"/>
          <w:szCs w:val="22"/>
          <w:highlight w:val="cyan"/>
          <w:lang w:val="en-US"/>
          <w14:ligatures w14:val="none"/>
        </w:rPr>
        <w:t xml:space="preserve"> DLNM cohort models (crossbasis, gestational weeks 0-39) with four pre-specified exposure-lag structures, including spline lag (df = 4) and lag knots at weeks 13 and 27, and report AIC/BIC for comparison. These models do not rely on the inverse-decay kernel and allow assessment of whether overall temporal patterns are consistent across </w:t>
      </w:r>
      <w:r w:rsidR="006431B1" w:rsidRPr="00036993">
        <w:rPr>
          <w:rFonts w:ascii="Arial" w:eastAsia="Times New Roman" w:hAnsi="Arial" w:cs="Arial"/>
          <w:i/>
          <w:iCs/>
          <w:color w:val="242424"/>
          <w:kern w:val="0"/>
          <w:sz w:val="22"/>
          <w:szCs w:val="22"/>
          <w:highlight w:val="cyan"/>
          <w:lang w:val="en-US"/>
          <w14:ligatures w14:val="none"/>
        </w:rPr>
        <w:t>parameterizations</w:t>
      </w:r>
      <w:r w:rsidRPr="00036993">
        <w:rPr>
          <w:rFonts w:ascii="Arial" w:eastAsia="Times New Roman" w:hAnsi="Arial" w:cs="Arial"/>
          <w:i/>
          <w:iCs/>
          <w:color w:val="242424"/>
          <w:kern w:val="0"/>
          <w:sz w:val="22"/>
          <w:szCs w:val="22"/>
          <w:highlight w:val="cyan"/>
          <w:lang w:val="en-US"/>
          <w14:ligatures w14:val="none"/>
        </w:rPr>
        <w:t>.</w:t>
      </w:r>
    </w:p>
    <w:p w14:paraId="20F87E9C" w14:textId="77777777" w:rsidR="0046765C" w:rsidRPr="00036993" w:rsidRDefault="0046765C" w:rsidP="0046765C">
      <w:pPr>
        <w:spacing w:after="0" w:line="240" w:lineRule="auto"/>
        <w:jc w:val="both"/>
        <w:rPr>
          <w:rFonts w:ascii="Arial" w:eastAsia="Times New Roman" w:hAnsi="Arial" w:cs="Arial"/>
          <w:i/>
          <w:iCs/>
          <w:color w:val="242424"/>
          <w:kern w:val="0"/>
          <w:sz w:val="22"/>
          <w:szCs w:val="22"/>
          <w:lang w:val="en-US"/>
          <w14:ligatures w14:val="none"/>
        </w:rPr>
      </w:pPr>
    </w:p>
    <w:p w14:paraId="6A14FCCB" w14:textId="61F6F45B" w:rsidR="00724F85" w:rsidRDefault="0046765C" w:rsidP="0046765C">
      <w:pPr>
        <w:spacing w:after="0" w:line="240" w:lineRule="auto"/>
        <w:jc w:val="both"/>
      </w:pPr>
      <w:r w:rsidRPr="00036993">
        <w:rPr>
          <w:rFonts w:ascii="Arial" w:eastAsia="Times New Roman" w:hAnsi="Arial" w:cs="Arial"/>
          <w:i/>
          <w:iCs/>
          <w:color w:val="242424"/>
          <w:kern w:val="0"/>
          <w:sz w:val="22"/>
          <w:szCs w:val="22"/>
          <w:lang w:val="en-US"/>
          <w14:ligatures w14:val="none"/>
        </w:rPr>
        <w:t xml:space="preserve">We now state explicitly in the Methods and Discussion that the inverse-decay DLM is a primary, parsimonious approach, that kernel choice can affect results, and that DLNM sensitivity analyses address whether conclusions depend on this specification. </w:t>
      </w:r>
      <w:r w:rsidRPr="00023302">
        <w:rPr>
          <w:rFonts w:ascii="Arial" w:eastAsia="Times New Roman" w:hAnsi="Arial" w:cs="Arial"/>
          <w:i/>
          <w:iCs/>
          <w:color w:val="242424"/>
          <w:kern w:val="0"/>
          <w:sz w:val="22"/>
          <w:szCs w:val="22"/>
          <w:lang w:val="en-US"/>
          <w14:ligatures w14:val="none"/>
        </w:rPr>
        <w:t>We avoid over-interpreting isolated week-specific peaks from the primary DLM.</w:t>
      </w:r>
      <w:r w:rsidR="00724F85" w:rsidRPr="00724F85">
        <w:t xml:space="preserve"> </w:t>
      </w:r>
    </w:p>
    <w:p w14:paraId="26607150" w14:textId="77777777" w:rsidR="00093C1B" w:rsidRPr="00036993" w:rsidRDefault="00093C1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t xml:space="preserve"> </w:t>
      </w:r>
      <w:r w:rsidR="008B50B6" w:rsidRPr="00036993">
        <w:rPr>
          <w:rFonts w:ascii="Arial" w:eastAsia="Times New Roman" w:hAnsi="Arial" w:cs="Arial"/>
          <w:color w:val="242424"/>
          <w:kern w:val="0"/>
          <w:sz w:val="22"/>
          <w:szCs w:val="22"/>
          <w14:ligatures w14:val="none"/>
        </w:rPr>
        <w:br/>
      </w:r>
      <w:r w:rsidR="008B50B6" w:rsidRPr="00036993">
        <w:rPr>
          <w:rFonts w:ascii="Arial" w:eastAsia="Times New Roman" w:hAnsi="Arial" w:cs="Arial"/>
          <w:color w:val="242424"/>
          <w:kern w:val="0"/>
          <w:sz w:val="22"/>
          <w:szCs w:val="22"/>
          <w:shd w:val="clear" w:color="auto" w:fill="FFFFFF"/>
          <w14:ligatures w14:val="none"/>
        </w:rPr>
        <w:t>#The authors implemented DLM using logistic regression, but the main models used log-binomial. This inconsistency was not explained.</w:t>
      </w:r>
    </w:p>
    <w:p w14:paraId="68BB1547" w14:textId="77777777" w:rsidR="0001043B" w:rsidRPr="00036993" w:rsidRDefault="0073325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JOSÉ DANIEL</w:t>
      </w:r>
    </w:p>
    <w:p w14:paraId="7890C59E" w14:textId="77777777" w:rsidR="0001043B" w:rsidRPr="00036993" w:rsidRDefault="0001043B" w:rsidP="008B50B6">
      <w:pPr>
        <w:spacing w:after="0" w:line="240" w:lineRule="auto"/>
        <w:rPr>
          <w:rFonts w:ascii="Arial" w:eastAsia="Times New Roman" w:hAnsi="Arial" w:cs="Arial"/>
          <w:color w:val="242424"/>
          <w:kern w:val="0"/>
          <w:sz w:val="22"/>
          <w:szCs w:val="22"/>
          <w:shd w:val="clear" w:color="auto" w:fill="FFFFFF"/>
          <w14:ligatures w14:val="none"/>
        </w:rPr>
      </w:pPr>
    </w:p>
    <w:p w14:paraId="64FA33F6" w14:textId="77777777" w:rsidR="0001043B" w:rsidRPr="00036993" w:rsidRDefault="0001043B" w:rsidP="0001043B">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thank the reviewer for this important clarification. The analyses were performed using multivariable logistic regression (glm in R, binomial family, logit link), not log-binomial (log link) models. The distributed lag models were already described correctly as logistic regression with a logit specification; the trimester and preconception models were described inconsistently as “log-binomial” in the Methods. This was a terminological error, not a change in the estimation procedure.</w:t>
      </w:r>
    </w:p>
    <w:p w14:paraId="6DA83E0E" w14:textId="77777777" w:rsidR="0001043B" w:rsidRPr="00036993" w:rsidRDefault="0001043B" w:rsidP="0001043B">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p>
    <w:p w14:paraId="6A61892F" w14:textId="77777777" w:rsidR="0001043B" w:rsidRPr="00036993" w:rsidRDefault="0001043B" w:rsidP="0001043B">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2D528C">
        <w:rPr>
          <w:rFonts w:ascii="Arial" w:eastAsia="Times New Roman" w:hAnsi="Arial" w:cs="Arial"/>
          <w:i/>
          <w:iCs/>
          <w:color w:val="242424"/>
          <w:kern w:val="0"/>
          <w:sz w:val="22"/>
          <w:szCs w:val="22"/>
          <w:highlight w:val="cyan"/>
          <w:shd w:val="clear" w:color="auto" w:fill="FFFFFF"/>
          <w:lang w:val="en-US"/>
          <w14:ligatures w14:val="none"/>
        </w:rPr>
        <w:t>We have revised the Methods so that:</w:t>
      </w:r>
    </w:p>
    <w:p w14:paraId="3AD8B1B5" w14:textId="77777777" w:rsidR="0001043B" w:rsidRPr="00036993" w:rsidRDefault="0001043B" w:rsidP="0001043B">
      <w:pPr>
        <w:numPr>
          <w:ilvl w:val="0"/>
          <w:numId w:val="5"/>
        </w:num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All association models (trimester, mutually adjusted trimesters, 12-week preconception, and weekly DLMs) are described as logistic regression with a logit link.</w:t>
      </w:r>
    </w:p>
    <w:p w14:paraId="26263A3B" w14:textId="77777777" w:rsidR="0001043B" w:rsidRPr="00036993" w:rsidRDefault="0001043B" w:rsidP="0001043B">
      <w:pPr>
        <w:numPr>
          <w:ilvl w:val="0"/>
          <w:numId w:val="5"/>
        </w:num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The model equation is consistently written in logit form.</w:t>
      </w:r>
    </w:p>
    <w:p w14:paraId="2394BC3B" w14:textId="77777777" w:rsidR="0001043B" w:rsidRPr="00036993" w:rsidRDefault="0001043B" w:rsidP="0001043B">
      <w:pPr>
        <w:numPr>
          <w:ilvl w:val="0"/>
          <w:numId w:val="5"/>
        </w:num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Effect estimates are defined as OR = exp(</w:t>
      </w:r>
      <w:r w:rsidRPr="00036993">
        <w:rPr>
          <w:rFonts w:ascii="Arial" w:eastAsia="Times New Roman" w:hAnsi="Arial" w:cs="Arial"/>
          <w:i/>
          <w:iCs/>
          <w:color w:val="242424"/>
          <w:kern w:val="0"/>
          <w:sz w:val="22"/>
          <w:szCs w:val="22"/>
          <w:shd w:val="clear" w:color="auto" w:fill="FFFFFF"/>
          <w14:ligatures w14:val="none"/>
        </w:rPr>
        <w:t>β</w:t>
      </w:r>
      <w:r w:rsidRPr="00036993">
        <w:rPr>
          <w:rFonts w:ascii="Arial" w:eastAsia="Times New Roman" w:hAnsi="Arial" w:cs="Arial"/>
          <w:i/>
          <w:iCs/>
          <w:color w:val="242424"/>
          <w:kern w:val="0"/>
          <w:sz w:val="22"/>
          <w:szCs w:val="22"/>
          <w:shd w:val="clear" w:color="auto" w:fill="FFFFFF"/>
          <w:lang w:val="en-US"/>
          <w14:ligatures w14:val="none"/>
        </w:rPr>
        <w:t>) with 95% CIs, with an explicit statement that, because congenital malformations were uncommon (1.7%, see Supplementary Table 3), ORs approximate RRs, which matches how results are discussed and compared to other studies.</w:t>
      </w:r>
    </w:p>
    <w:p w14:paraId="50DAA48F" w14:textId="7AFC4822" w:rsidR="0073325B" w:rsidRPr="00036993" w:rsidRDefault="008B50B6"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Results</w:t>
      </w:r>
      <w:r w:rsidRPr="00036993">
        <w:rPr>
          <w:rFonts w:ascii="Arial" w:eastAsia="Times New Roman" w:hAnsi="Arial" w:cs="Arial"/>
          <w:color w:val="242424"/>
          <w:kern w:val="0"/>
          <w:sz w:val="22"/>
          <w:szCs w:val="22"/>
          <w14:ligatures w14:val="none"/>
        </w:rPr>
        <w:br/>
      </w:r>
      <w:r w:rsidRPr="00036993">
        <w:rPr>
          <w:rFonts w:ascii="Arial" w:eastAsia="Times New Roman" w:hAnsi="Arial" w:cs="Arial"/>
          <w:color w:val="242424"/>
          <w:kern w:val="0"/>
          <w:sz w:val="22"/>
          <w:szCs w:val="22"/>
          <w:shd w:val="clear" w:color="auto" w:fill="FFFFFF"/>
          <w14:ligatures w14:val="none"/>
        </w:rPr>
        <w:t># The comparison in Table 2 shows congenital heart disease cases had lower proportion of males (46.9% vs 49.5%), which is unusual: most congenital heart disease shows male predominance. This was noted but not explored.</w:t>
      </w:r>
    </w:p>
    <w:p w14:paraId="74291D7B" w14:textId="5AEB97C6" w:rsidR="0073325B" w:rsidRPr="00036993" w:rsidRDefault="0073325B"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CARLOS / MARIBEL</w:t>
      </w:r>
    </w:p>
    <w:p w14:paraId="06BD1A20" w14:textId="77777777" w:rsidR="00225D22" w:rsidRPr="00036993" w:rsidRDefault="00225D22" w:rsidP="008B50B6">
      <w:pPr>
        <w:spacing w:after="0" w:line="240" w:lineRule="auto"/>
        <w:rPr>
          <w:rFonts w:ascii="Arial" w:eastAsia="Times New Roman" w:hAnsi="Arial" w:cs="Arial"/>
          <w:color w:val="242424"/>
          <w:kern w:val="0"/>
          <w:sz w:val="22"/>
          <w:szCs w:val="22"/>
          <w:shd w:val="clear" w:color="auto" w:fill="FFFFFF"/>
          <w14:ligatures w14:val="none"/>
        </w:rPr>
      </w:pPr>
    </w:p>
    <w:p w14:paraId="6D18BD37" w14:textId="77777777" w:rsidR="00225D22" w:rsidRPr="00036993" w:rsidRDefault="00225D22" w:rsidP="00225D22">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C047DA">
        <w:rPr>
          <w:rFonts w:ascii="Arial" w:eastAsia="Times New Roman" w:hAnsi="Arial" w:cs="Arial"/>
          <w:i/>
          <w:iCs/>
          <w:color w:val="242424"/>
          <w:kern w:val="0"/>
          <w:sz w:val="22"/>
          <w:szCs w:val="22"/>
          <w:shd w:val="clear" w:color="auto" w:fill="FFFFFF"/>
          <w:lang w:val="en-US"/>
          <w14:ligatures w14:val="none"/>
        </w:rPr>
        <w:t xml:space="preserve">Although male predominance has been reported for several congenital heart defects, the sex distribution may vary according to the specific defect and the population studied. In a previous analysis of the same neonatal dataset, males accounted for 45.2% of newborns with circulatory system malformations, providing consistency with the sex distribution observed in the present </w:t>
      </w:r>
      <w:r w:rsidRPr="00C047DA">
        <w:rPr>
          <w:rFonts w:ascii="Arial" w:eastAsia="Times New Roman" w:hAnsi="Arial" w:cs="Arial"/>
          <w:i/>
          <w:iCs/>
          <w:color w:val="242424"/>
          <w:kern w:val="0"/>
          <w:sz w:val="22"/>
          <w:szCs w:val="22"/>
          <w:shd w:val="clear" w:color="auto" w:fill="FFFFFF"/>
          <w:lang w:val="en-US"/>
          <w14:ligatures w14:val="none"/>
        </w:rPr>
        <w:lastRenderedPageBreak/>
        <w:t>study. Differential survival by sex and selection into the hospital-based study population could potentially contribute to this pattern. Importantly, infant sex was included as a covariate in all models assessing associations between pollutant exposure and congenital malformations, including congenital heart defects. However, because our data do not include sex-specific survival before inclusion or cases not captured by the neonatal records, we cannot determine whether survivor bias explains the observed distribution</w:t>
      </w:r>
      <w:r w:rsidRPr="004F5D1C">
        <w:rPr>
          <w:rFonts w:ascii="Arial" w:eastAsia="Times New Roman" w:hAnsi="Arial" w:cs="Arial"/>
          <w:i/>
          <w:iCs/>
          <w:color w:val="242424"/>
          <w:kern w:val="0"/>
          <w:sz w:val="22"/>
          <w:szCs w:val="22"/>
          <w:shd w:val="clear" w:color="auto" w:fill="FFFFFF"/>
          <w:lang w:val="en-US"/>
          <w14:ligatures w14:val="none"/>
        </w:rPr>
        <w:t>. In the original study sample, females predominated among neonates hospitalized in the Neonatology Unit with congenital malformations of the circulatory system, accounting for 251 (54.3%), compared with 209 males (45.2%). These neonates were born at Dr. Hernán Henríquez Aravena Hospital between 2009 and 2018 (n = 949). It should be noted that these findings do not encompass all congenital heart defects, but rather the group of hospitalized patients with major malformations.</w:t>
      </w:r>
    </w:p>
    <w:p w14:paraId="4478CF9C" w14:textId="77777777" w:rsidR="0073325B"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#Table 3: The correlation matrix shows correlations between trimesters that are extremely high. This raises concerns about multicollinearity in the trimester models, which is not addressed.</w:t>
      </w:r>
    </w:p>
    <w:p w14:paraId="7E56AEE0" w14:textId="77777777" w:rsidR="00AA0DD9" w:rsidRPr="00036993" w:rsidRDefault="00AA0DD9" w:rsidP="008B50B6">
      <w:pPr>
        <w:spacing w:after="0" w:line="240" w:lineRule="auto"/>
        <w:rPr>
          <w:rFonts w:ascii="Arial" w:eastAsia="Times New Roman" w:hAnsi="Arial" w:cs="Arial"/>
          <w:color w:val="242424"/>
          <w:kern w:val="0"/>
          <w:sz w:val="22"/>
          <w:szCs w:val="22"/>
          <w:shd w:val="clear" w:color="auto" w:fill="FFFFFF"/>
          <w14:ligatures w14:val="none"/>
        </w:rPr>
      </w:pPr>
    </w:p>
    <w:p w14:paraId="1C0FC637" w14:textId="2B6FADB1" w:rsidR="00B94A76" w:rsidRPr="00036993" w:rsidRDefault="566FBAF4" w:rsidP="61CFF61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thank the reviewer for bringing this up, as we have long thought about this issue in our context, where there are marked seasonal variations in air quality, which would be reflected in an exposure window the length of a pregnancy. In the methods section, we reference the paper by Wilson et al 2017 (full reference below), wh</w:t>
      </w:r>
      <w:r w:rsidR="2AF9D629" w:rsidRPr="00036993">
        <w:rPr>
          <w:rFonts w:ascii="Arial" w:eastAsia="Times New Roman" w:hAnsi="Arial" w:cs="Arial"/>
          <w:i/>
          <w:iCs/>
          <w:color w:val="242424"/>
          <w:kern w:val="0"/>
          <w:sz w:val="22"/>
          <w:szCs w:val="22"/>
          <w:shd w:val="clear" w:color="auto" w:fill="FFFFFF"/>
          <w:lang w:val="en-US"/>
          <w14:ligatures w14:val="none"/>
        </w:rPr>
        <w:t xml:space="preserve">o conducted a study using data from Boston, MA, USA where there are </w:t>
      </w:r>
      <w:r w:rsidRPr="00036993">
        <w:rPr>
          <w:rFonts w:ascii="Arial" w:eastAsia="Times New Roman" w:hAnsi="Arial" w:cs="Arial"/>
          <w:i/>
          <w:iCs/>
          <w:color w:val="242424"/>
          <w:kern w:val="0"/>
          <w:sz w:val="22"/>
          <w:szCs w:val="22"/>
          <w:shd w:val="clear" w:color="auto" w:fill="FFFFFF"/>
          <w:lang w:val="en-US"/>
          <w14:ligatures w14:val="none"/>
        </w:rPr>
        <w:t xml:space="preserve">similar, </w:t>
      </w:r>
      <w:r w:rsidR="004D56B0" w:rsidRPr="00036993">
        <w:rPr>
          <w:rFonts w:ascii="Arial" w:eastAsia="Times New Roman" w:hAnsi="Arial" w:cs="Arial"/>
          <w:i/>
          <w:iCs/>
          <w:color w:val="242424"/>
          <w:kern w:val="0"/>
          <w:sz w:val="22"/>
          <w:szCs w:val="22"/>
          <w:shd w:val="clear" w:color="auto" w:fill="FFFFFF"/>
          <w:lang w:val="en-US"/>
          <w14:ligatures w14:val="none"/>
        </w:rPr>
        <w:t>albeit</w:t>
      </w:r>
      <w:r w:rsidRPr="00036993">
        <w:rPr>
          <w:rFonts w:ascii="Arial" w:eastAsia="Times New Roman" w:hAnsi="Arial" w:cs="Arial"/>
          <w:i/>
          <w:iCs/>
          <w:color w:val="242424"/>
          <w:kern w:val="0"/>
          <w:sz w:val="22"/>
          <w:szCs w:val="22"/>
          <w:shd w:val="clear" w:color="auto" w:fill="FFFFFF"/>
          <w:lang w:val="en-US"/>
          <w14:ligatures w14:val="none"/>
        </w:rPr>
        <w:t xml:space="preserve"> less dramatic seasonal variations in PM2.5 levels. </w:t>
      </w:r>
      <w:r w:rsidR="0B107F90" w:rsidRPr="00036993">
        <w:rPr>
          <w:rFonts w:ascii="Arial" w:eastAsia="Times New Roman" w:hAnsi="Arial" w:cs="Arial"/>
          <w:i/>
          <w:iCs/>
          <w:color w:val="242424"/>
          <w:kern w:val="0"/>
          <w:sz w:val="22"/>
          <w:szCs w:val="22"/>
          <w:shd w:val="clear" w:color="auto" w:fill="FFFFFF"/>
          <w:lang w:val="en-US"/>
          <w14:ligatures w14:val="none"/>
        </w:rPr>
        <w:t>In the paper, authors compare bias between separate trimester models</w:t>
      </w:r>
      <w:r w:rsidR="62519CB0" w:rsidRPr="00036993">
        <w:rPr>
          <w:rFonts w:ascii="Arial" w:eastAsia="Times New Roman" w:hAnsi="Arial" w:cs="Arial"/>
          <w:i/>
          <w:iCs/>
          <w:color w:val="242424"/>
          <w:kern w:val="0"/>
          <w:sz w:val="22"/>
          <w:szCs w:val="22"/>
          <w:shd w:val="clear" w:color="auto" w:fill="FFFFFF"/>
          <w:lang w:val="en-US"/>
          <w14:ligatures w14:val="none"/>
        </w:rPr>
        <w:t xml:space="preserve"> (regress outcome on each trimester average exposure separately in 3 regression models), a model that includes exposure in each trimester in a single model, and DLMs which regress a</w:t>
      </w:r>
      <w:r w:rsidR="004D56B0">
        <w:rPr>
          <w:rFonts w:ascii="Arial" w:eastAsia="Times New Roman" w:hAnsi="Arial" w:cs="Arial"/>
          <w:i/>
          <w:iCs/>
          <w:color w:val="242424"/>
          <w:kern w:val="0"/>
          <w:sz w:val="22"/>
          <w:szCs w:val="22"/>
          <w:shd w:val="clear" w:color="auto" w:fill="FFFFFF"/>
          <w:lang w:val="en-US"/>
          <w14:ligatures w14:val="none"/>
        </w:rPr>
        <w:t>n</w:t>
      </w:r>
      <w:r w:rsidR="62519CB0" w:rsidRPr="00036993">
        <w:rPr>
          <w:rFonts w:ascii="Arial" w:eastAsia="Times New Roman" w:hAnsi="Arial" w:cs="Arial"/>
          <w:i/>
          <w:iCs/>
          <w:color w:val="242424"/>
          <w:kern w:val="0"/>
          <w:sz w:val="22"/>
          <w:szCs w:val="22"/>
          <w:shd w:val="clear" w:color="auto" w:fill="FFFFFF"/>
          <w:lang w:val="en-US"/>
          <w14:ligatures w14:val="none"/>
        </w:rPr>
        <w:t xml:space="preserve"> outcome on exposure measured at regular intervals (e.g., gestational week). Authors reported that including all trimesters in a single model reduced bias and that DLMs models, further reduced bias. </w:t>
      </w:r>
    </w:p>
    <w:p w14:paraId="787D15BA" w14:textId="77777777" w:rsidR="00B94A76" w:rsidRPr="00036993" w:rsidRDefault="00B94A76" w:rsidP="004856C7">
      <w:pPr>
        <w:spacing w:after="0" w:line="240" w:lineRule="auto"/>
        <w:jc w:val="both"/>
        <w:rPr>
          <w:rFonts w:ascii="Arial" w:eastAsia="Times New Roman" w:hAnsi="Arial" w:cs="Arial"/>
          <w:i/>
          <w:iCs/>
          <w:color w:val="242424"/>
          <w:kern w:val="0"/>
          <w:sz w:val="22"/>
          <w:szCs w:val="22"/>
          <w:shd w:val="clear" w:color="auto" w:fill="FFFFFF"/>
          <w14:ligatures w14:val="none"/>
        </w:rPr>
      </w:pPr>
    </w:p>
    <w:p w14:paraId="3A908369" w14:textId="5184A734" w:rsidR="0073325B" w:rsidRPr="00036993" w:rsidRDefault="4AFCB3ED" w:rsidP="61CFF614">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Furthermore, f</w:t>
      </w:r>
      <w:r w:rsidR="1748B197" w:rsidRPr="00036993">
        <w:rPr>
          <w:rFonts w:ascii="Arial" w:eastAsia="Times New Roman" w:hAnsi="Arial" w:cs="Arial"/>
          <w:i/>
          <w:iCs/>
          <w:color w:val="242424"/>
          <w:kern w:val="0"/>
          <w:sz w:val="22"/>
          <w:szCs w:val="22"/>
          <w:shd w:val="clear" w:color="auto" w:fill="FFFFFF"/>
          <w:lang w:val="en-US"/>
          <w14:ligatures w14:val="none"/>
        </w:rPr>
        <w:t>itting the model with all trimesters helps to correct for this bias but opens the possibility of multicollinearity. Multicollinearity would generally be expected to reduce the precision of mutually adjusted regression coefficients rather than artificially increase their statistical significance. Hence, we consider that our results would generally be expected to reduce statistical power rather than artificially increase statistical significance.</w:t>
      </w:r>
    </w:p>
    <w:p w14:paraId="5ADB1BA9" w14:textId="77777777" w:rsidR="000E7447" w:rsidRPr="00036993" w:rsidRDefault="000E7447" w:rsidP="004856C7">
      <w:pPr>
        <w:spacing w:after="0" w:line="240" w:lineRule="auto"/>
        <w:jc w:val="both"/>
        <w:rPr>
          <w:rFonts w:ascii="Arial" w:eastAsia="Times New Roman" w:hAnsi="Arial" w:cs="Arial"/>
          <w:i/>
          <w:iCs/>
          <w:color w:val="242424"/>
          <w:kern w:val="0"/>
          <w:sz w:val="22"/>
          <w:szCs w:val="22"/>
          <w:shd w:val="clear" w:color="auto" w:fill="FFFFFF"/>
          <w14:ligatures w14:val="none"/>
        </w:rPr>
      </w:pPr>
    </w:p>
    <w:p w14:paraId="6495CD8E" w14:textId="760D569F" w:rsidR="000E7447" w:rsidRPr="00036993" w:rsidRDefault="000E7447" w:rsidP="004856C7">
      <w:pPr>
        <w:spacing w:after="0" w:line="240" w:lineRule="auto"/>
        <w:jc w:val="both"/>
        <w:rPr>
          <w:rFonts w:ascii="Arial" w:eastAsia="Times New Roman" w:hAnsi="Arial" w:cs="Arial"/>
          <w:i/>
          <w:iCs/>
          <w:color w:val="242424"/>
          <w:kern w:val="0"/>
          <w:sz w:val="22"/>
          <w:szCs w:val="22"/>
          <w:shd w:val="clear" w:color="auto" w:fill="FFFFFF"/>
          <w14:ligatures w14:val="none"/>
        </w:rPr>
      </w:pPr>
      <w:r w:rsidRPr="00880C01">
        <w:rPr>
          <w:rFonts w:ascii="Arial" w:eastAsia="Times New Roman" w:hAnsi="Arial" w:cs="Arial"/>
          <w:i/>
          <w:iCs/>
          <w:color w:val="242424"/>
          <w:kern w:val="0"/>
          <w:sz w:val="22"/>
          <w:szCs w:val="22"/>
          <w:shd w:val="clear" w:color="auto" w:fill="FFFFFF"/>
          <w14:ligatures w14:val="none"/>
        </w:rPr>
        <w:t xml:space="preserve">We have added a brief discussion of this point on </w:t>
      </w:r>
      <w:r w:rsidRPr="00036993">
        <w:rPr>
          <w:rFonts w:ascii="Arial" w:eastAsia="Times New Roman" w:hAnsi="Arial" w:cs="Arial"/>
          <w:i/>
          <w:iCs/>
          <w:color w:val="242424"/>
          <w:kern w:val="0"/>
          <w:sz w:val="22"/>
          <w:szCs w:val="22"/>
          <w:highlight w:val="yellow"/>
          <w:shd w:val="clear" w:color="auto" w:fill="FFFFFF"/>
          <w14:ligatures w14:val="none"/>
        </w:rPr>
        <w:t xml:space="preserve">pages </w:t>
      </w:r>
      <w:r w:rsidR="00E72A45">
        <w:rPr>
          <w:rFonts w:ascii="Arial" w:eastAsia="Times New Roman" w:hAnsi="Arial" w:cs="Arial"/>
          <w:i/>
          <w:iCs/>
          <w:color w:val="242424"/>
          <w:kern w:val="0"/>
          <w:sz w:val="22"/>
          <w:szCs w:val="22"/>
          <w:highlight w:val="yellow"/>
          <w:shd w:val="clear" w:color="auto" w:fill="FFFFFF"/>
          <w14:ligatures w14:val="none"/>
        </w:rPr>
        <w:t>22-23, lines 435-</w:t>
      </w:r>
      <w:r w:rsidR="00880C01">
        <w:rPr>
          <w:rFonts w:ascii="Arial" w:eastAsia="Times New Roman" w:hAnsi="Arial" w:cs="Arial"/>
          <w:i/>
          <w:iCs/>
          <w:color w:val="242424"/>
          <w:kern w:val="0"/>
          <w:sz w:val="22"/>
          <w:szCs w:val="22"/>
          <w:highlight w:val="yellow"/>
          <w:shd w:val="clear" w:color="auto" w:fill="FFFFFF"/>
          <w14:ligatures w14:val="none"/>
        </w:rPr>
        <w:t>439</w:t>
      </w:r>
      <w:r w:rsidRPr="00036993">
        <w:rPr>
          <w:rFonts w:ascii="Arial" w:eastAsia="Times New Roman" w:hAnsi="Arial" w:cs="Arial"/>
          <w:i/>
          <w:iCs/>
          <w:color w:val="242424"/>
          <w:kern w:val="0"/>
          <w:sz w:val="22"/>
          <w:szCs w:val="22"/>
          <w:highlight w:val="yellow"/>
          <w:shd w:val="clear" w:color="auto" w:fill="FFFFFF"/>
          <w14:ligatures w14:val="none"/>
        </w:rPr>
        <w:t>.</w:t>
      </w:r>
      <w:r w:rsidRPr="00036993">
        <w:rPr>
          <w:rFonts w:ascii="Arial" w:eastAsia="Times New Roman" w:hAnsi="Arial" w:cs="Arial"/>
          <w:i/>
          <w:iCs/>
          <w:color w:val="242424"/>
          <w:kern w:val="0"/>
          <w:sz w:val="22"/>
          <w:szCs w:val="22"/>
          <w:shd w:val="clear" w:color="auto" w:fill="FFFFFF"/>
          <w14:ligatures w14:val="none"/>
        </w:rPr>
        <w:t xml:space="preserve"> </w:t>
      </w:r>
    </w:p>
    <w:p w14:paraId="5D5EF52A" w14:textId="77777777" w:rsidR="004856C7" w:rsidRPr="00036993" w:rsidRDefault="004856C7" w:rsidP="008B50B6">
      <w:pPr>
        <w:spacing w:after="0" w:line="240" w:lineRule="auto"/>
        <w:rPr>
          <w:rFonts w:ascii="Arial" w:eastAsia="Times New Roman" w:hAnsi="Arial" w:cs="Arial"/>
          <w:i/>
          <w:iCs/>
          <w:color w:val="242424"/>
          <w:kern w:val="0"/>
          <w:sz w:val="22"/>
          <w:szCs w:val="22"/>
          <w:shd w:val="clear" w:color="auto" w:fill="FFFFFF"/>
          <w14:ligatures w14:val="none"/>
        </w:rPr>
      </w:pPr>
    </w:p>
    <w:p w14:paraId="173768FC" w14:textId="2AC97193" w:rsidR="00AE1639" w:rsidRPr="00036993" w:rsidRDefault="566FBAF4" w:rsidP="61CFF614">
      <w:pPr>
        <w:spacing w:after="0" w:line="240" w:lineRule="auto"/>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Wilson A, Chiu YHM, Hsu HHL, Wright RO, Wright RJ, Coull BA. Potential for Bias When Estimating Critical Windows for Air Pollution in Children’s Health. Am J Epidemiol. 2017. doi:10.1093/aje/kwx184 PubMed PMID: 29206986.</w:t>
      </w:r>
    </w:p>
    <w:p w14:paraId="2D4A47AE" w14:textId="77777777" w:rsidR="00F517B8"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#The authors interpreted week 4 inverse associations as live-birth bias, but this explanation is too speculative. The authors did not consider that week 4 corresponds to early implantation and that exposures at this time may genuinely have different effects.</w:t>
      </w:r>
    </w:p>
    <w:p w14:paraId="1F683BF1" w14:textId="77777777" w:rsidR="00C646A3" w:rsidRPr="00036993" w:rsidRDefault="00C646A3" w:rsidP="00C646A3">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p>
    <w:p w14:paraId="64AA15C2" w14:textId="104E1AD6" w:rsidR="00C646A3" w:rsidRPr="00036993" w:rsidRDefault="00C646A3" w:rsidP="00C646A3">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t>We thank the reviewer for this insightful comment. We agree that attributing the inverse associations observed during gestational week 4 to live-birth selection bias alone would be speculative, as our study design does not allow us to distinguish between potential selection mechanisms and biological effects specific to early gestation. We acknowledge that gestational week 4 represents a distinct developmental period, encompassing early post-implantation processes, during which environmental exposures may have different biological effects compared with later stages of organogenesis. Therefore, the inverse associations observed at this time point should not necessarily be interpreted as evidence of selection bias.</w:t>
      </w:r>
    </w:p>
    <w:p w14:paraId="6C1199E7" w14:textId="77777777" w:rsidR="00C646A3" w:rsidRPr="00036993" w:rsidRDefault="00C646A3" w:rsidP="00C646A3">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p>
    <w:p w14:paraId="7A4A185E" w14:textId="4140EE47" w:rsidR="00C646A3" w:rsidRPr="00036993" w:rsidRDefault="00C646A3" w:rsidP="00C646A3">
      <w:pPr>
        <w:spacing w:after="0" w:line="240" w:lineRule="auto"/>
        <w:jc w:val="both"/>
        <w:rPr>
          <w:rFonts w:ascii="Arial" w:eastAsia="Times New Roman" w:hAnsi="Arial" w:cs="Arial"/>
          <w:i/>
          <w:iCs/>
          <w:color w:val="242424"/>
          <w:kern w:val="0"/>
          <w:sz w:val="22"/>
          <w:szCs w:val="22"/>
          <w:shd w:val="clear" w:color="auto" w:fill="FFFFFF"/>
          <w:lang w:val="en-US"/>
          <w14:ligatures w14:val="none"/>
        </w:rPr>
      </w:pPr>
      <w:r w:rsidRPr="00036993">
        <w:rPr>
          <w:rFonts w:ascii="Arial" w:eastAsia="Times New Roman" w:hAnsi="Arial" w:cs="Arial"/>
          <w:i/>
          <w:iCs/>
          <w:color w:val="242424"/>
          <w:kern w:val="0"/>
          <w:sz w:val="22"/>
          <w:szCs w:val="22"/>
          <w:shd w:val="clear" w:color="auto" w:fill="FFFFFF"/>
          <w:lang w:val="en-US"/>
          <w14:ligatures w14:val="none"/>
        </w:rPr>
        <w:lastRenderedPageBreak/>
        <w:t xml:space="preserve">We have revised the Discussion to acknowledge both </w:t>
      </w:r>
      <w:r w:rsidR="00A61752" w:rsidRPr="00036993">
        <w:rPr>
          <w:rFonts w:ascii="Arial" w:eastAsia="Times New Roman" w:hAnsi="Arial" w:cs="Arial"/>
          <w:i/>
          <w:iCs/>
          <w:color w:val="242424"/>
          <w:kern w:val="0"/>
          <w:sz w:val="22"/>
          <w:szCs w:val="22"/>
          <w:shd w:val="clear" w:color="auto" w:fill="FFFFFF"/>
          <w:lang w:val="en-US"/>
          <w14:ligatures w14:val="none"/>
        </w:rPr>
        <w:t xml:space="preserve">potential </w:t>
      </w:r>
      <w:r w:rsidRPr="00036993">
        <w:rPr>
          <w:rFonts w:ascii="Arial" w:eastAsia="Times New Roman" w:hAnsi="Arial" w:cs="Arial"/>
          <w:i/>
          <w:iCs/>
          <w:color w:val="242424"/>
          <w:kern w:val="0"/>
          <w:sz w:val="22"/>
          <w:szCs w:val="22"/>
          <w:shd w:val="clear" w:color="auto" w:fill="FFFFFF"/>
          <w:lang w:val="en-US"/>
          <w14:ligatures w14:val="none"/>
        </w:rPr>
        <w:t>explanations. Specifically, we now recognize that live-birth selection bias is only one possible explanation, while differences in developmental susceptibility during early gestation may also contribute to the observed associations</w:t>
      </w:r>
      <w:r w:rsidR="00A61752" w:rsidRPr="00036993">
        <w:rPr>
          <w:rFonts w:ascii="Arial" w:eastAsia="Times New Roman" w:hAnsi="Arial" w:cs="Arial"/>
          <w:i/>
          <w:iCs/>
          <w:color w:val="242424"/>
          <w:kern w:val="0"/>
          <w:sz w:val="22"/>
          <w:szCs w:val="22"/>
          <w:shd w:val="clear" w:color="auto" w:fill="FFFFFF"/>
          <w:lang w:val="en-US"/>
          <w14:ligatures w14:val="none"/>
        </w:rPr>
        <w:t xml:space="preserve"> (</w:t>
      </w:r>
      <w:r w:rsidR="00A61752" w:rsidRPr="00036993">
        <w:rPr>
          <w:rFonts w:ascii="Arial" w:eastAsia="Times New Roman" w:hAnsi="Arial" w:cs="Arial"/>
          <w:i/>
          <w:iCs/>
          <w:color w:val="242424"/>
          <w:kern w:val="0"/>
          <w:sz w:val="22"/>
          <w:szCs w:val="22"/>
          <w:highlight w:val="yellow"/>
          <w:shd w:val="clear" w:color="auto" w:fill="FFFFFF"/>
          <w:lang w:val="en-US"/>
          <w14:ligatures w14:val="none"/>
        </w:rPr>
        <w:t xml:space="preserve">see pages </w:t>
      </w:r>
      <w:r w:rsidR="00924CF6">
        <w:rPr>
          <w:rFonts w:ascii="Arial" w:eastAsia="Times New Roman" w:hAnsi="Arial" w:cs="Arial"/>
          <w:i/>
          <w:iCs/>
          <w:color w:val="242424"/>
          <w:kern w:val="0"/>
          <w:sz w:val="22"/>
          <w:szCs w:val="22"/>
          <w:highlight w:val="yellow"/>
          <w:shd w:val="clear" w:color="auto" w:fill="FFFFFF"/>
          <w:lang w:val="en-US"/>
          <w14:ligatures w14:val="none"/>
        </w:rPr>
        <w:t>26-27, lines 53</w:t>
      </w:r>
      <w:r w:rsidR="00924CF6" w:rsidRPr="005C6A30">
        <w:rPr>
          <w:rFonts w:ascii="Arial" w:eastAsia="Times New Roman" w:hAnsi="Arial" w:cs="Arial"/>
          <w:i/>
          <w:iCs/>
          <w:color w:val="242424"/>
          <w:kern w:val="0"/>
          <w:sz w:val="22"/>
          <w:szCs w:val="22"/>
          <w:highlight w:val="yellow"/>
          <w:shd w:val="clear" w:color="auto" w:fill="FFFFFF"/>
          <w:lang w:val="en-US"/>
          <w14:ligatures w14:val="none"/>
        </w:rPr>
        <w:t>7</w:t>
      </w:r>
      <w:r w:rsidR="005C6A30" w:rsidRPr="005C6A30">
        <w:rPr>
          <w:rFonts w:ascii="Arial" w:eastAsia="Times New Roman" w:hAnsi="Arial" w:cs="Arial"/>
          <w:i/>
          <w:iCs/>
          <w:color w:val="242424"/>
          <w:kern w:val="0"/>
          <w:sz w:val="22"/>
          <w:szCs w:val="22"/>
          <w:highlight w:val="yellow"/>
          <w:shd w:val="clear" w:color="auto" w:fill="FFFFFF"/>
          <w:lang w:val="en-US"/>
          <w14:ligatures w14:val="none"/>
        </w:rPr>
        <w:t>-549</w:t>
      </w:r>
      <w:r w:rsidR="00A61752" w:rsidRPr="00036993">
        <w:rPr>
          <w:rFonts w:ascii="Arial" w:eastAsia="Times New Roman" w:hAnsi="Arial" w:cs="Arial"/>
          <w:i/>
          <w:iCs/>
          <w:color w:val="242424"/>
          <w:kern w:val="0"/>
          <w:sz w:val="22"/>
          <w:szCs w:val="22"/>
          <w:shd w:val="clear" w:color="auto" w:fill="FFFFFF"/>
          <w:lang w:val="en-US"/>
          <w14:ligatures w14:val="none"/>
        </w:rPr>
        <w:t xml:space="preserve">). </w:t>
      </w:r>
    </w:p>
    <w:p w14:paraId="01A15CF2" w14:textId="77777777" w:rsidR="00F517B8"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#The week 24 findings were presented as the key result, but the confidence intervals were rather too wide. Given the number of weeks tested, multiple comparisons are a concern: no correction or false discovery rate analysis was reported.</w:t>
      </w:r>
    </w:p>
    <w:p w14:paraId="3F1CFD21" w14:textId="77777777" w:rsidR="00491899" w:rsidRDefault="59393193"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shd w:val="clear" w:color="auto" w:fill="FFFFFF"/>
          <w:lang w:val="en-US"/>
          <w14:ligatures w14:val="none"/>
        </w:rPr>
        <w:t xml:space="preserve">ESTELA </w:t>
      </w:r>
    </w:p>
    <w:p w14:paraId="4D1FF160" w14:textId="77777777" w:rsidR="00491899" w:rsidRDefault="00491899" w:rsidP="61CFF614">
      <w:pPr>
        <w:spacing w:after="0" w:line="240" w:lineRule="auto"/>
        <w:rPr>
          <w:rFonts w:ascii="Arial" w:eastAsia="Times New Roman" w:hAnsi="Arial" w:cs="Arial"/>
          <w:color w:val="242424"/>
          <w:kern w:val="0"/>
          <w:sz w:val="22"/>
          <w:szCs w:val="22"/>
          <w:shd w:val="clear" w:color="auto" w:fill="FFFFFF"/>
          <w:lang w:val="en-US"/>
          <w14:ligatures w14:val="none"/>
        </w:rPr>
      </w:pPr>
    </w:p>
    <w:p w14:paraId="69A44C62" w14:textId="77777777" w:rsidR="00617789" w:rsidRDefault="00491899" w:rsidP="00617789">
      <w:pPr>
        <w:spacing w:after="0" w:line="240" w:lineRule="auto"/>
        <w:jc w:val="both"/>
        <w:rPr>
          <w:rFonts w:ascii="Arial" w:hAnsi="Arial" w:cs="Arial"/>
          <w:i/>
          <w:iCs/>
          <w:sz w:val="22"/>
          <w:szCs w:val="22"/>
        </w:rPr>
      </w:pPr>
      <w:r w:rsidRPr="00617789">
        <w:rPr>
          <w:rFonts w:ascii="Arial" w:hAnsi="Arial" w:cs="Arial"/>
          <w:i/>
          <w:iCs/>
          <w:sz w:val="22"/>
          <w:szCs w:val="22"/>
        </w:rPr>
        <w:t>We thank the reviewer for highlighting these important methodological points regarding precision and multiple testing in week-specific analyses.</w:t>
      </w:r>
    </w:p>
    <w:p w14:paraId="2EBC1D36" w14:textId="77777777" w:rsidR="00617789" w:rsidRDefault="00617789" w:rsidP="00617789">
      <w:pPr>
        <w:spacing w:after="0" w:line="240" w:lineRule="auto"/>
        <w:jc w:val="both"/>
        <w:rPr>
          <w:rFonts w:ascii="Arial" w:hAnsi="Arial" w:cs="Arial"/>
          <w:i/>
          <w:iCs/>
          <w:sz w:val="22"/>
          <w:szCs w:val="22"/>
        </w:rPr>
      </w:pPr>
    </w:p>
    <w:p w14:paraId="420CB98D" w14:textId="77777777" w:rsidR="00617789" w:rsidRDefault="00491899" w:rsidP="00617789">
      <w:pPr>
        <w:spacing w:after="0" w:line="240" w:lineRule="auto"/>
        <w:jc w:val="both"/>
        <w:rPr>
          <w:rFonts w:ascii="Arial" w:hAnsi="Arial" w:cs="Arial"/>
          <w:i/>
          <w:iCs/>
          <w:sz w:val="22"/>
          <w:szCs w:val="22"/>
        </w:rPr>
      </w:pPr>
      <w:r w:rsidRPr="00617789">
        <w:rPr>
          <w:rFonts w:ascii="Arial" w:hAnsi="Arial" w:cs="Arial"/>
          <w:i/>
          <w:iCs/>
          <w:sz w:val="22"/>
          <w:szCs w:val="22"/>
        </w:rPr>
        <w:t>First, regarding confidence interval width: We fully agree that given our case count for congenital heart disease (n = 128), the confidence intervals around the week 24 estimates (particularly for wood-smoke tracers levoglucosan and Kso</w:t>
      </w:r>
      <w:r w:rsidR="00617789">
        <w:rPr>
          <w:rFonts w:ascii="Arial" w:hAnsi="Arial" w:cs="Arial"/>
          <w:i/>
          <w:iCs/>
          <w:sz w:val="22"/>
          <w:szCs w:val="22"/>
        </w:rPr>
        <w:t>l</w:t>
      </w:r>
      <w:r w:rsidRPr="00617789">
        <w:rPr>
          <w:rFonts w:ascii="Arial" w:hAnsi="Arial" w:cs="Arial"/>
          <w:i/>
          <w:iCs/>
          <w:sz w:val="22"/>
          <w:szCs w:val="22"/>
        </w:rPr>
        <w:t>) are relatively wide, reflecting statistical imprecision. For this reason, we emphasize that the exact point estimates should be interpreted with caution, and that the primary value of these results lies in identifying a general pattern of vulnerability in late second trimester rather than asserting a precise quantitative risk multiplier.</w:t>
      </w:r>
    </w:p>
    <w:p w14:paraId="46E002A5" w14:textId="77777777" w:rsidR="00617789" w:rsidRDefault="00617789" w:rsidP="00617789">
      <w:pPr>
        <w:spacing w:after="0" w:line="240" w:lineRule="auto"/>
        <w:jc w:val="both"/>
        <w:rPr>
          <w:rFonts w:ascii="Arial" w:hAnsi="Arial" w:cs="Arial"/>
          <w:i/>
          <w:iCs/>
          <w:sz w:val="22"/>
          <w:szCs w:val="22"/>
        </w:rPr>
      </w:pPr>
    </w:p>
    <w:p w14:paraId="0E63E156" w14:textId="77777777" w:rsidR="00617789" w:rsidRDefault="00491899" w:rsidP="00617789">
      <w:pPr>
        <w:spacing w:after="0" w:line="240" w:lineRule="auto"/>
        <w:jc w:val="both"/>
        <w:rPr>
          <w:rFonts w:ascii="Arial" w:hAnsi="Arial" w:cs="Arial"/>
          <w:i/>
          <w:iCs/>
          <w:sz w:val="22"/>
          <w:szCs w:val="22"/>
        </w:rPr>
      </w:pPr>
      <w:r w:rsidRPr="00617789">
        <w:rPr>
          <w:rFonts w:ascii="Arial" w:hAnsi="Arial" w:cs="Arial"/>
          <w:i/>
          <w:iCs/>
          <w:sz w:val="22"/>
          <w:szCs w:val="22"/>
        </w:rPr>
        <w:t>Second, regarding multiple comparisons and False Discovery Rate (FDR) correction: We did not apply formal alpha adjustments (such as Bonferroni or FDR) across gestational weeks for several epidemiological reasons:</w:t>
      </w:r>
    </w:p>
    <w:p w14:paraId="27BC5177" w14:textId="77777777" w:rsidR="00617789" w:rsidRDefault="00617789" w:rsidP="00617789">
      <w:pPr>
        <w:spacing w:after="0" w:line="240" w:lineRule="auto"/>
        <w:jc w:val="both"/>
        <w:rPr>
          <w:rFonts w:ascii="Arial" w:hAnsi="Arial" w:cs="Arial"/>
          <w:i/>
          <w:iCs/>
          <w:sz w:val="22"/>
          <w:szCs w:val="22"/>
        </w:rPr>
      </w:pPr>
    </w:p>
    <w:p w14:paraId="0E52E7D3" w14:textId="77777777" w:rsidR="00EC7669" w:rsidRDefault="00491899" w:rsidP="00617789">
      <w:pPr>
        <w:spacing w:after="0" w:line="240" w:lineRule="auto"/>
        <w:jc w:val="both"/>
        <w:rPr>
          <w:rFonts w:ascii="Arial" w:hAnsi="Arial" w:cs="Arial"/>
          <w:i/>
          <w:iCs/>
          <w:sz w:val="22"/>
          <w:szCs w:val="22"/>
        </w:rPr>
      </w:pPr>
      <w:r w:rsidRPr="00617789">
        <w:rPr>
          <w:rFonts w:ascii="Arial" w:hAnsi="Arial" w:cs="Arial"/>
          <w:i/>
          <w:iCs/>
          <w:sz w:val="22"/>
          <w:szCs w:val="22"/>
        </w:rPr>
        <w:t xml:space="preserve">Non-independence of weekly estimates: </w:t>
      </w:r>
    </w:p>
    <w:p w14:paraId="0762CCCC" w14:textId="77777777" w:rsidR="00EC7669" w:rsidRDefault="00EC7669" w:rsidP="00617789">
      <w:pPr>
        <w:spacing w:after="0" w:line="240" w:lineRule="auto"/>
        <w:jc w:val="both"/>
        <w:rPr>
          <w:rFonts w:ascii="Arial" w:hAnsi="Arial" w:cs="Arial"/>
          <w:i/>
          <w:iCs/>
          <w:sz w:val="22"/>
          <w:szCs w:val="22"/>
        </w:rPr>
      </w:pPr>
      <w:commentRangeStart w:id="10"/>
      <w:commentRangeStart w:id="11"/>
      <w:r>
        <w:rPr>
          <w:rFonts w:ascii="Arial" w:hAnsi="Arial" w:cs="Arial"/>
          <w:i/>
          <w:iCs/>
          <w:sz w:val="22"/>
          <w:szCs w:val="22"/>
        </w:rPr>
        <w:t>-</w:t>
      </w:r>
      <w:r w:rsidR="00491899" w:rsidRPr="00617789">
        <w:rPr>
          <w:rFonts w:ascii="Arial" w:hAnsi="Arial" w:cs="Arial"/>
          <w:i/>
          <w:iCs/>
          <w:sz w:val="22"/>
          <w:szCs w:val="22"/>
        </w:rPr>
        <w:t>In distributed lag models (DLMs), weekly exposure estimates are highly auto-correlated and constrained by a lag structure, meaning the ~37 weekly evaluations are not independent statistical tests. Standard multiplicity corrections (e.g., Bonferroni or FDR) assume independent or weakly dependent tests; applying them to strongly correlated temporal lag models is recognized as overly conservative, substantially inflating Type II errors (false negatives) and masking real biological signals.</w:t>
      </w:r>
      <w:commentRangeEnd w:id="10"/>
      <w:r w:rsidR="00C15068">
        <w:rPr>
          <w:rStyle w:val="Refdecomentario"/>
          <w:rFonts w:ascii="Arial" w:hAnsi="Arial" w:cs="Arial"/>
          <w:i/>
          <w:iCs/>
          <w:sz w:val="22"/>
          <w:szCs w:val="22"/>
        </w:rPr>
        <w:commentReference w:id="10"/>
      </w:r>
      <w:commentRangeEnd w:id="11"/>
      <w:r w:rsidR="00CF2E91">
        <w:rPr>
          <w:rStyle w:val="Refdecomentario"/>
          <w:rFonts w:ascii="Arial" w:hAnsi="Arial" w:cs="Arial"/>
          <w:i/>
          <w:iCs/>
          <w:sz w:val="22"/>
          <w:szCs w:val="22"/>
        </w:rPr>
        <w:commentReference w:id="11"/>
      </w:r>
    </w:p>
    <w:p w14:paraId="6F4F05B9" w14:textId="77777777" w:rsidR="00EC7669" w:rsidRDefault="00EC7669" w:rsidP="00617789">
      <w:pPr>
        <w:spacing w:after="0" w:line="240" w:lineRule="auto"/>
        <w:jc w:val="both"/>
        <w:rPr>
          <w:rFonts w:ascii="Arial" w:hAnsi="Arial" w:cs="Arial"/>
          <w:i/>
          <w:iCs/>
          <w:sz w:val="22"/>
          <w:szCs w:val="22"/>
        </w:rPr>
      </w:pPr>
    </w:p>
    <w:p w14:paraId="1C42F097" w14:textId="5C777EF9" w:rsidR="00EC7669" w:rsidRDefault="00EC7669" w:rsidP="00617789">
      <w:pPr>
        <w:spacing w:after="0" w:line="240" w:lineRule="auto"/>
        <w:jc w:val="both"/>
        <w:rPr>
          <w:rFonts w:ascii="Arial" w:hAnsi="Arial" w:cs="Arial"/>
          <w:i/>
          <w:iCs/>
          <w:sz w:val="22"/>
          <w:szCs w:val="22"/>
        </w:rPr>
      </w:pPr>
      <w:r>
        <w:rPr>
          <w:rFonts w:ascii="Arial" w:hAnsi="Arial" w:cs="Arial"/>
          <w:i/>
          <w:iCs/>
          <w:sz w:val="22"/>
          <w:szCs w:val="22"/>
        </w:rPr>
        <w:t>-</w:t>
      </w:r>
      <w:r w:rsidR="00491899" w:rsidRPr="00617789">
        <w:rPr>
          <w:rFonts w:ascii="Arial" w:hAnsi="Arial" w:cs="Arial"/>
          <w:i/>
          <w:iCs/>
          <w:sz w:val="22"/>
          <w:szCs w:val="22"/>
        </w:rPr>
        <w:t>Consistency across pollutants and exposure models: We highlighted week 24 not solely because it reached nominal statistical significance in a single model, but because elevated risks at this window were observed consistently across all three pollutants (PM2.5, levoglucosan, Kso</w:t>
      </w:r>
      <w:r>
        <w:rPr>
          <w:rFonts w:ascii="Arial" w:hAnsi="Arial" w:cs="Arial"/>
          <w:i/>
          <w:iCs/>
          <w:sz w:val="22"/>
          <w:szCs w:val="22"/>
        </w:rPr>
        <w:t>l</w:t>
      </w:r>
      <w:r w:rsidR="00491899" w:rsidRPr="00617789">
        <w:rPr>
          <w:rFonts w:ascii="Arial" w:hAnsi="Arial" w:cs="Arial"/>
          <w:i/>
          <w:iCs/>
          <w:sz w:val="22"/>
          <w:szCs w:val="22"/>
        </w:rPr>
        <w:t>), across both exposure assignment approaches (temporal central site and spatio-temporal LUR), and remained stable when adjusting for 12 weeks of preconception exposure.</w:t>
      </w:r>
    </w:p>
    <w:p w14:paraId="16372447" w14:textId="77777777" w:rsidR="00EC7669" w:rsidRDefault="00EC7669" w:rsidP="00617789">
      <w:pPr>
        <w:spacing w:after="0" w:line="240" w:lineRule="auto"/>
        <w:jc w:val="both"/>
        <w:rPr>
          <w:rFonts w:ascii="Arial" w:hAnsi="Arial" w:cs="Arial"/>
          <w:i/>
          <w:iCs/>
          <w:sz w:val="22"/>
          <w:szCs w:val="22"/>
        </w:rPr>
      </w:pPr>
    </w:p>
    <w:p w14:paraId="7995A146" w14:textId="77777777" w:rsidR="00EC7669" w:rsidRDefault="00EC7669" w:rsidP="00617789">
      <w:pPr>
        <w:spacing w:after="0" w:line="240" w:lineRule="auto"/>
        <w:jc w:val="both"/>
        <w:rPr>
          <w:rFonts w:ascii="Arial" w:hAnsi="Arial" w:cs="Arial"/>
          <w:i/>
          <w:iCs/>
          <w:sz w:val="22"/>
          <w:szCs w:val="22"/>
        </w:rPr>
      </w:pPr>
      <w:r>
        <w:rPr>
          <w:rFonts w:ascii="Arial" w:hAnsi="Arial" w:cs="Arial"/>
          <w:i/>
          <w:iCs/>
          <w:sz w:val="22"/>
          <w:szCs w:val="22"/>
        </w:rPr>
        <w:t>-</w:t>
      </w:r>
      <w:r w:rsidR="00491899" w:rsidRPr="00617789">
        <w:rPr>
          <w:rFonts w:ascii="Arial" w:hAnsi="Arial" w:cs="Arial"/>
          <w:i/>
          <w:iCs/>
          <w:sz w:val="22"/>
          <w:szCs w:val="22"/>
        </w:rPr>
        <w:t>Exploratory window identification: In environmental epidemiology, evaluating weekly susceptibility windows is fundamentally an exploratory, hypothesis-generating endeavor. Epidemiological guidelines (e.g., Rothman, Savitz) advise against applying formal p-value adjustments in exploratory observational studies, favoring the presentation of unadjusted confidence intervals, pattern consistency, and biological plausibility.</w:t>
      </w:r>
    </w:p>
    <w:p w14:paraId="79A5AC46" w14:textId="77777777" w:rsidR="00EC7669" w:rsidRDefault="00EC7669" w:rsidP="00617789">
      <w:pPr>
        <w:spacing w:after="0" w:line="240" w:lineRule="auto"/>
        <w:jc w:val="both"/>
        <w:rPr>
          <w:rFonts w:ascii="Arial" w:hAnsi="Arial" w:cs="Arial"/>
          <w:i/>
          <w:iCs/>
          <w:sz w:val="22"/>
          <w:szCs w:val="22"/>
        </w:rPr>
      </w:pPr>
    </w:p>
    <w:p w14:paraId="68016079" w14:textId="65BEC235" w:rsidR="00F517B8" w:rsidRPr="00036993" w:rsidRDefault="00491899" w:rsidP="00617789">
      <w:pPr>
        <w:spacing w:after="0" w:line="240" w:lineRule="auto"/>
        <w:jc w:val="both"/>
        <w:rPr>
          <w:rFonts w:ascii="Arial" w:eastAsia="Times New Roman" w:hAnsi="Arial" w:cs="Arial"/>
          <w:color w:val="242424"/>
          <w:kern w:val="0"/>
          <w:sz w:val="22"/>
          <w:szCs w:val="22"/>
          <w:shd w:val="clear" w:color="auto" w:fill="FFFFFF"/>
          <w:lang w:val="en-US"/>
          <w14:ligatures w14:val="none"/>
        </w:rPr>
      </w:pPr>
      <w:r w:rsidRPr="00617789">
        <w:rPr>
          <w:rFonts w:ascii="Arial" w:hAnsi="Arial" w:cs="Arial"/>
          <w:i/>
          <w:iCs/>
          <w:sz w:val="22"/>
          <w:szCs w:val="22"/>
        </w:rPr>
        <w:t xml:space="preserve">To address the reviewer’s concern directly in the manuscript, we have updated the Discussion (Limitations, </w:t>
      </w:r>
      <w:r w:rsidRPr="00FC4F41">
        <w:rPr>
          <w:rFonts w:ascii="Arial" w:hAnsi="Arial" w:cs="Arial"/>
          <w:i/>
          <w:iCs/>
          <w:sz w:val="22"/>
          <w:szCs w:val="22"/>
          <w:highlight w:val="yellow"/>
        </w:rPr>
        <w:t xml:space="preserve">p. </w:t>
      </w:r>
      <w:r w:rsidR="00FC4F41" w:rsidRPr="00FC4F41">
        <w:rPr>
          <w:rFonts w:ascii="Arial" w:hAnsi="Arial" w:cs="Arial"/>
          <w:i/>
          <w:iCs/>
          <w:sz w:val="22"/>
          <w:szCs w:val="22"/>
          <w:highlight w:val="yellow"/>
        </w:rPr>
        <w:t>28, lines 582-590</w:t>
      </w:r>
      <w:r w:rsidRPr="00617789">
        <w:rPr>
          <w:rFonts w:ascii="Arial" w:hAnsi="Arial" w:cs="Arial"/>
          <w:i/>
          <w:iCs/>
          <w:sz w:val="22"/>
          <w:szCs w:val="22"/>
        </w:rPr>
        <w:t>) to explicitly acknowledge the statistical imprecision around week 24 estimates and the exploratory nature of evaluating multiple weekly exposure windows.</w:t>
      </w:r>
      <w:r w:rsidR="00F517B8" w:rsidRPr="00036993">
        <w:rPr>
          <w:rFonts w:ascii="Arial" w:hAnsi="Arial" w:cs="Arial"/>
          <w:sz w:val="22"/>
          <w:szCs w:val="22"/>
        </w:rPr>
        <w:br/>
      </w:r>
      <w:r w:rsidR="00F517B8" w:rsidRPr="00036993">
        <w:rPr>
          <w:rFonts w:ascii="Arial" w:hAnsi="Arial" w:cs="Arial"/>
          <w:sz w:val="22"/>
          <w:szCs w:val="22"/>
        </w:rPr>
        <w:br/>
      </w:r>
      <w:r w:rsidR="497EE0FB" w:rsidRPr="00036993">
        <w:rPr>
          <w:rFonts w:ascii="Arial" w:eastAsia="Times New Roman" w:hAnsi="Arial" w:cs="Arial"/>
          <w:color w:val="242424"/>
          <w:kern w:val="0"/>
          <w:sz w:val="22"/>
          <w:szCs w:val="22"/>
          <w:shd w:val="clear" w:color="auto" w:fill="FFFFFF"/>
          <w:lang w:val="en-US"/>
          <w14:ligatures w14:val="none"/>
        </w:rPr>
        <w:t>Discussion</w:t>
      </w:r>
      <w:r w:rsidR="008B50B6"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 The authors' claim that wood burning represents 90% of PM2.5 is cited to a 2018 emissions inventory, but this may not apply to the study period 2009-2016.</w:t>
      </w:r>
    </w:p>
    <w:p w14:paraId="198E107D" w14:textId="7A1B4B05" w:rsidR="00F517B8" w:rsidRPr="00036993" w:rsidRDefault="00F517B8"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lastRenderedPageBreak/>
        <w:t xml:space="preserve">ESTELA </w:t>
      </w:r>
    </w:p>
    <w:p w14:paraId="14E8B5CE" w14:textId="77777777" w:rsidR="00E14259" w:rsidRPr="00036993" w:rsidRDefault="00E14259" w:rsidP="008B50B6">
      <w:pPr>
        <w:spacing w:after="0" w:line="240" w:lineRule="auto"/>
        <w:rPr>
          <w:rFonts w:ascii="Arial" w:eastAsia="Times New Roman" w:hAnsi="Arial" w:cs="Arial"/>
          <w:color w:val="242424"/>
          <w:kern w:val="0"/>
          <w:sz w:val="22"/>
          <w:szCs w:val="22"/>
          <w:shd w:val="clear" w:color="auto" w:fill="FFFFFF"/>
          <w14:ligatures w14:val="none"/>
        </w:rPr>
      </w:pPr>
    </w:p>
    <w:p w14:paraId="48F9F2FA" w14:textId="77777777" w:rsidR="007E0822" w:rsidRPr="00036993" w:rsidRDefault="00E14259" w:rsidP="00E14259">
      <w:p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We thank the reviewer for raising this important temporal detail. While the 2018 emissions inventory used 2017 as its base year, extensive source apportionment research and government air quality monitoring demonstrate that residential wood combustion was consistently the primary source of PM2.5 in Temuco throughout our 2009–2016 study period.</w:t>
      </w:r>
    </w:p>
    <w:p w14:paraId="57500165" w14:textId="77777777" w:rsidR="007E0822" w:rsidRPr="00036993" w:rsidRDefault="007E0822" w:rsidP="00E14259">
      <w:pPr>
        <w:spacing w:after="0" w:line="240" w:lineRule="auto"/>
        <w:jc w:val="both"/>
        <w:rPr>
          <w:rFonts w:ascii="Arial" w:eastAsia="Times New Roman" w:hAnsi="Arial" w:cs="Arial"/>
          <w:i/>
          <w:iCs/>
          <w:color w:val="242424"/>
          <w:kern w:val="0"/>
          <w:sz w:val="22"/>
          <w:szCs w:val="22"/>
          <w:shd w:val="clear" w:color="auto" w:fill="FFFFFF"/>
          <w14:ligatures w14:val="none"/>
        </w:rPr>
      </w:pPr>
    </w:p>
    <w:p w14:paraId="36F55E75" w14:textId="166BE0CF" w:rsidR="00E14259" w:rsidRPr="00036993" w:rsidRDefault="00E14259" w:rsidP="00E14259">
      <w:p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 xml:space="preserve">Specifically, chemical mass balance (CMB) modeling and source apportionment studies conducted in Temuco during the study period </w:t>
      </w:r>
      <w:r w:rsidR="00835333" w:rsidRPr="00036993">
        <w:rPr>
          <w:rFonts w:ascii="Arial" w:eastAsia="Times New Roman" w:hAnsi="Arial" w:cs="Arial"/>
          <w:i/>
          <w:iCs/>
          <w:color w:val="242424"/>
          <w:kern w:val="0"/>
          <w:sz w:val="22"/>
          <w:szCs w:val="22"/>
          <w:shd w:val="clear" w:color="auto" w:fill="FFFFFF"/>
          <w14:ligatures w14:val="none"/>
        </w:rPr>
        <w:t xml:space="preserve">that are cited in the article </w:t>
      </w:r>
      <w:r w:rsidRPr="00036993">
        <w:rPr>
          <w:rFonts w:ascii="Arial" w:eastAsia="Times New Roman" w:hAnsi="Arial" w:cs="Arial"/>
          <w:i/>
          <w:iCs/>
          <w:color w:val="242424"/>
          <w:kern w:val="0"/>
          <w:sz w:val="22"/>
          <w:szCs w:val="22"/>
          <w:shd w:val="clear" w:color="auto" w:fill="FFFFFF"/>
          <w14:ligatures w14:val="none"/>
        </w:rPr>
        <w:t>(e.g., Villalobos et al., 2017; Reyes et al., 2021) estimated that residential wood combustion accounted for 87% to 94% of PM2.5 emissions. Furthermore, because major air decontamination measures (such as cleaner heating subsidies and residential wood-stove replacement programs under the Temuco Decontamination Plan [PDA]) were only implemented from 2015 onward, wood smoke contributions during the 2009–2015 period were as high as, if not higher than, those recorded in the 2017 inventory.</w:t>
      </w:r>
    </w:p>
    <w:p w14:paraId="29A32B83" w14:textId="77777777" w:rsidR="00835333" w:rsidRPr="00036993" w:rsidRDefault="00835333" w:rsidP="00E14259">
      <w:pPr>
        <w:spacing w:after="0" w:line="240" w:lineRule="auto"/>
        <w:jc w:val="both"/>
        <w:rPr>
          <w:rFonts w:ascii="Arial" w:eastAsia="Times New Roman" w:hAnsi="Arial" w:cs="Arial"/>
          <w:i/>
          <w:iCs/>
          <w:color w:val="242424"/>
          <w:kern w:val="0"/>
          <w:sz w:val="22"/>
          <w:szCs w:val="22"/>
          <w:shd w:val="clear" w:color="auto" w:fill="FFFFFF"/>
          <w14:ligatures w14:val="none"/>
        </w:rPr>
      </w:pPr>
    </w:p>
    <w:p w14:paraId="0064950C" w14:textId="1FA4A6BC" w:rsidR="00835333" w:rsidRPr="00036993" w:rsidRDefault="00835333" w:rsidP="00E14259">
      <w:p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To clarify this point in the manuscript, we have updated the Discussion (</w:t>
      </w:r>
      <w:r w:rsidRPr="005D36EE">
        <w:rPr>
          <w:rFonts w:ascii="Arial" w:eastAsia="Times New Roman" w:hAnsi="Arial" w:cs="Arial"/>
          <w:i/>
          <w:iCs/>
          <w:color w:val="242424"/>
          <w:kern w:val="0"/>
          <w:sz w:val="22"/>
          <w:szCs w:val="22"/>
          <w:highlight w:val="yellow"/>
          <w:shd w:val="clear" w:color="auto" w:fill="FFFFFF"/>
          <w14:ligatures w14:val="none"/>
        </w:rPr>
        <w:t xml:space="preserve">p. </w:t>
      </w:r>
      <w:r w:rsidR="005D36EE" w:rsidRPr="005D36EE">
        <w:rPr>
          <w:rFonts w:ascii="Arial" w:eastAsia="Times New Roman" w:hAnsi="Arial" w:cs="Arial"/>
          <w:i/>
          <w:iCs/>
          <w:color w:val="242424"/>
          <w:kern w:val="0"/>
          <w:sz w:val="22"/>
          <w:szCs w:val="22"/>
          <w:highlight w:val="yellow"/>
          <w:shd w:val="clear" w:color="auto" w:fill="FFFFFF"/>
          <w14:ligatures w14:val="none"/>
        </w:rPr>
        <w:t>22, lines 422-425</w:t>
      </w:r>
      <w:r w:rsidRPr="00036993">
        <w:rPr>
          <w:rFonts w:ascii="Arial" w:eastAsia="Times New Roman" w:hAnsi="Arial" w:cs="Arial"/>
          <w:i/>
          <w:iCs/>
          <w:color w:val="242424"/>
          <w:kern w:val="0"/>
          <w:sz w:val="22"/>
          <w:szCs w:val="22"/>
          <w:shd w:val="clear" w:color="auto" w:fill="FFFFFF"/>
          <w14:ligatures w14:val="none"/>
        </w:rPr>
        <w:t>) to cite both the early source apportionment studies covering the cohort period and the official emissions inventory, emphasizing that high biomass contributions reflect a long-standing structural pattern throughout 2009–2016.</w:t>
      </w:r>
    </w:p>
    <w:p w14:paraId="14269AF0" w14:textId="77777777" w:rsidR="00323F0A"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#The comparison with the Hefei study seems problematic. The authors reported their own RR of 1.69 but the abstract and main results reported 1.14 for PM2.5 at week 24. This inconsistency needs clarification.</w:t>
      </w:r>
    </w:p>
    <w:p w14:paraId="1447FF34" w14:textId="77777777" w:rsidR="00323F0A" w:rsidRPr="00036993" w:rsidRDefault="00323F0A"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ESTELA</w:t>
      </w:r>
    </w:p>
    <w:p w14:paraId="3A434AC6" w14:textId="77777777" w:rsidR="00623BB2" w:rsidRPr="00036993" w:rsidRDefault="00623BB2" w:rsidP="008B50B6">
      <w:pPr>
        <w:spacing w:after="0" w:line="240" w:lineRule="auto"/>
        <w:rPr>
          <w:rFonts w:ascii="Arial" w:eastAsia="Times New Roman" w:hAnsi="Arial" w:cs="Arial"/>
          <w:color w:val="242424"/>
          <w:kern w:val="0"/>
          <w:sz w:val="22"/>
          <w:szCs w:val="22"/>
          <w:shd w:val="clear" w:color="auto" w:fill="FFFFFF"/>
          <w14:ligatures w14:val="none"/>
        </w:rPr>
      </w:pPr>
    </w:p>
    <w:p w14:paraId="17445E7A" w14:textId="77777777" w:rsidR="00623BB2" w:rsidRPr="00036993" w:rsidRDefault="00623BB2" w:rsidP="008B50B6">
      <w:pPr>
        <w:spacing w:after="0" w:line="240" w:lineRule="auto"/>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 xml:space="preserve">We thank the reviewer for identifying this typographical error in the Discussion. The correct estimate for a 10ug/m3 increase in PM2.5 at gestational week 24 for congenital heart disease is indeed 1.14 (95% CI: 1.03–1.25) under the temporal model (and 1.08, 95% CI: 1.02–1.14 under the spatial-temporal LUR model), as reported in the Abstract, Results text, and Supplementary Tables 7–8. </w:t>
      </w:r>
    </w:p>
    <w:p w14:paraId="72B63341" w14:textId="77777777" w:rsidR="00623BB2" w:rsidRPr="00036993" w:rsidRDefault="00623BB2" w:rsidP="008B50B6">
      <w:pPr>
        <w:spacing w:after="0" w:line="240" w:lineRule="auto"/>
        <w:rPr>
          <w:rFonts w:ascii="Arial" w:eastAsia="Times New Roman" w:hAnsi="Arial" w:cs="Arial"/>
          <w:i/>
          <w:iCs/>
          <w:color w:val="242424"/>
          <w:kern w:val="0"/>
          <w:sz w:val="22"/>
          <w:szCs w:val="22"/>
          <w:shd w:val="clear" w:color="auto" w:fill="FFFFFF"/>
          <w14:ligatures w14:val="none"/>
        </w:rPr>
      </w:pPr>
    </w:p>
    <w:p w14:paraId="6BB7E366" w14:textId="0DC3B7C4" w:rsidR="00623BB2" w:rsidRPr="00036993" w:rsidRDefault="00623BB2" w:rsidP="008B50B6">
      <w:pPr>
        <w:spacing w:after="0" w:line="240" w:lineRule="auto"/>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The value of 1.69 stated in the Discussion was a typographical error from an earlier draft version. We have corrected this number in the Discussion (</w:t>
      </w:r>
      <w:r w:rsidRPr="007F24EC">
        <w:rPr>
          <w:rFonts w:ascii="Arial" w:eastAsia="Times New Roman" w:hAnsi="Arial" w:cs="Arial"/>
          <w:i/>
          <w:iCs/>
          <w:color w:val="242424"/>
          <w:kern w:val="0"/>
          <w:sz w:val="22"/>
          <w:szCs w:val="22"/>
          <w:highlight w:val="yellow"/>
          <w:shd w:val="clear" w:color="auto" w:fill="FFFFFF"/>
          <w14:ligatures w14:val="none"/>
        </w:rPr>
        <w:t xml:space="preserve">p. </w:t>
      </w:r>
      <w:r w:rsidR="007F24EC" w:rsidRPr="007F24EC">
        <w:rPr>
          <w:rFonts w:ascii="Arial" w:eastAsia="Times New Roman" w:hAnsi="Arial" w:cs="Arial"/>
          <w:i/>
          <w:iCs/>
          <w:color w:val="242424"/>
          <w:kern w:val="0"/>
          <w:sz w:val="22"/>
          <w:szCs w:val="22"/>
          <w:highlight w:val="yellow"/>
          <w:shd w:val="clear" w:color="auto" w:fill="FFFFFF"/>
          <w14:ligatures w14:val="none"/>
        </w:rPr>
        <w:t>24, lines 469-470</w:t>
      </w:r>
      <w:r w:rsidRPr="00036993">
        <w:rPr>
          <w:rFonts w:ascii="Arial" w:eastAsia="Times New Roman" w:hAnsi="Arial" w:cs="Arial"/>
          <w:i/>
          <w:iCs/>
          <w:color w:val="242424"/>
          <w:kern w:val="0"/>
          <w:sz w:val="22"/>
          <w:szCs w:val="22"/>
          <w:shd w:val="clear" w:color="auto" w:fill="FFFFFF"/>
          <w14:ligatures w14:val="none"/>
        </w:rPr>
        <w:t>) and updated the text to properly compare our finding with the Hefei study. As revised, our point estimate remains aligned with the Hefei study, reinforcing a shared pattern of elevated risk during the second trimester (around weeks 20–26).</w:t>
      </w:r>
    </w:p>
    <w:p w14:paraId="54D958FA" w14:textId="77777777" w:rsidR="00323F0A"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#The selection bias discussion regarding the LUR model and healthcare system is too speculative. Please provide quantitative bias analysis.</w:t>
      </w:r>
    </w:p>
    <w:p w14:paraId="415634BD" w14:textId="77777777" w:rsidR="00323F0A" w:rsidRPr="00036993" w:rsidRDefault="00323F0A" w:rsidP="008B50B6">
      <w:pPr>
        <w:spacing w:after="0" w:line="240" w:lineRule="auto"/>
        <w:rPr>
          <w:rFonts w:ascii="Arial" w:eastAsia="Times New Roman" w:hAnsi="Arial" w:cs="Arial"/>
          <w:color w:val="242424"/>
          <w:kern w:val="0"/>
          <w:sz w:val="22"/>
          <w:szCs w:val="22"/>
          <w:shd w:val="clear" w:color="auto" w:fill="FFFFFF"/>
          <w14:ligatures w14:val="none"/>
        </w:rPr>
      </w:pPr>
      <w:r w:rsidRPr="00036993">
        <w:rPr>
          <w:rFonts w:ascii="Arial" w:eastAsia="Times New Roman" w:hAnsi="Arial" w:cs="Arial"/>
          <w:color w:val="242424"/>
          <w:kern w:val="0"/>
          <w:sz w:val="22"/>
          <w:szCs w:val="22"/>
          <w:shd w:val="clear" w:color="auto" w:fill="FFFFFF"/>
          <w14:ligatures w14:val="none"/>
        </w:rPr>
        <w:t>ESTELA</w:t>
      </w:r>
    </w:p>
    <w:p w14:paraId="736B5E09" w14:textId="77777777" w:rsidR="00D92B15" w:rsidRPr="00036993" w:rsidRDefault="00D92B15" w:rsidP="008B50B6">
      <w:pPr>
        <w:spacing w:after="0" w:line="240" w:lineRule="auto"/>
        <w:rPr>
          <w:rFonts w:ascii="Arial" w:eastAsia="Times New Roman" w:hAnsi="Arial" w:cs="Arial"/>
          <w:color w:val="242424"/>
          <w:kern w:val="0"/>
          <w:sz w:val="22"/>
          <w:szCs w:val="22"/>
          <w:shd w:val="clear" w:color="auto" w:fill="FFFFFF"/>
          <w14:ligatures w14:val="none"/>
        </w:rPr>
      </w:pPr>
    </w:p>
    <w:p w14:paraId="744E275E" w14:textId="77777777" w:rsidR="00D92B15" w:rsidRPr="00036993" w:rsidRDefault="00D92B15" w:rsidP="00D92B15">
      <w:p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We thank the reviewer for this critical observation. We agree that our discussion regarding healthcare system segmentation and selection bias was overly speculative. Conducting a formal quantitative bias analysis (QBA) requires empirical estimates for bias parameters—specifically, the distribution of health insurance tranches (FONASA A–D), socioeconomic status, exposure levels, and selection probabilities into the public hospital versus the neighboring private clinic.</w:t>
      </w:r>
    </w:p>
    <w:p w14:paraId="754EBE61" w14:textId="77777777" w:rsidR="00D92B15" w:rsidRPr="00036993" w:rsidRDefault="00D92B15" w:rsidP="00D92B15">
      <w:pPr>
        <w:spacing w:after="0" w:line="240" w:lineRule="auto"/>
        <w:jc w:val="both"/>
        <w:rPr>
          <w:rFonts w:ascii="Arial" w:eastAsia="Times New Roman" w:hAnsi="Arial" w:cs="Arial"/>
          <w:i/>
          <w:iCs/>
          <w:color w:val="242424"/>
          <w:kern w:val="0"/>
          <w:sz w:val="22"/>
          <w:szCs w:val="22"/>
          <w:shd w:val="clear" w:color="auto" w:fill="FFFFFF"/>
          <w14:ligatures w14:val="none"/>
        </w:rPr>
      </w:pPr>
    </w:p>
    <w:p w14:paraId="75494565" w14:textId="27514EF4" w:rsidR="00D92B15" w:rsidRPr="00036993" w:rsidRDefault="00D92B15" w:rsidP="00D92B15">
      <w:p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 xml:space="preserve">Because our secondary dataset was derived strictly from public hospital medical records and lacked complete insurance tranches and private facility birth data, empirical estimates for these selection probabilities are unavailable in our setting. Attempting a QBA without empirical inputs </w:t>
      </w:r>
      <w:r w:rsidRPr="00036993">
        <w:rPr>
          <w:rFonts w:ascii="Arial" w:eastAsia="Times New Roman" w:hAnsi="Arial" w:cs="Arial"/>
          <w:i/>
          <w:iCs/>
          <w:color w:val="242424"/>
          <w:kern w:val="0"/>
          <w:sz w:val="22"/>
          <w:szCs w:val="22"/>
          <w:shd w:val="clear" w:color="auto" w:fill="FFFFFF"/>
          <w14:ligatures w14:val="none"/>
        </w:rPr>
        <w:lastRenderedPageBreak/>
        <w:t>would require specifying entirely assumed parameter distributions, which would introduce additional speculative assumptions rather than objective precision.</w:t>
      </w:r>
    </w:p>
    <w:p w14:paraId="07D5E783" w14:textId="77777777" w:rsidR="00D92B15" w:rsidRPr="00036993" w:rsidRDefault="00D92B15" w:rsidP="00D92B15">
      <w:pPr>
        <w:spacing w:after="0" w:line="240" w:lineRule="auto"/>
        <w:jc w:val="both"/>
        <w:rPr>
          <w:rFonts w:ascii="Arial" w:eastAsia="Times New Roman" w:hAnsi="Arial" w:cs="Arial"/>
          <w:i/>
          <w:iCs/>
          <w:color w:val="242424"/>
          <w:kern w:val="0"/>
          <w:sz w:val="22"/>
          <w:szCs w:val="22"/>
          <w:shd w:val="clear" w:color="auto" w:fill="FFFFFF"/>
          <w14:ligatures w14:val="none"/>
        </w:rPr>
      </w:pPr>
    </w:p>
    <w:p w14:paraId="16F82476" w14:textId="7A1E9B61" w:rsidR="00D92B15" w:rsidRPr="00036993" w:rsidRDefault="00D92B15" w:rsidP="00D92B15">
      <w:p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To address the reviewer’s concern directly without overinterpreting unobserved selection mechanisms, we have thoroughly revised the Discussion (</w:t>
      </w:r>
      <w:r w:rsidRPr="00036993">
        <w:rPr>
          <w:rFonts w:ascii="Arial" w:eastAsia="Times New Roman" w:hAnsi="Arial" w:cs="Arial"/>
          <w:i/>
          <w:iCs/>
          <w:color w:val="242424"/>
          <w:kern w:val="0"/>
          <w:sz w:val="22"/>
          <w:szCs w:val="22"/>
          <w:highlight w:val="yellow"/>
          <w:shd w:val="clear" w:color="auto" w:fill="FFFFFF"/>
          <w14:ligatures w14:val="none"/>
        </w:rPr>
        <w:t xml:space="preserve">pp. </w:t>
      </w:r>
      <w:r w:rsidR="00922EF9">
        <w:rPr>
          <w:rFonts w:ascii="Arial" w:eastAsia="Times New Roman" w:hAnsi="Arial" w:cs="Arial"/>
          <w:i/>
          <w:iCs/>
          <w:color w:val="242424"/>
          <w:kern w:val="0"/>
          <w:sz w:val="22"/>
          <w:szCs w:val="22"/>
          <w:highlight w:val="yellow"/>
          <w:shd w:val="clear" w:color="auto" w:fill="FFFFFF"/>
          <w14:ligatures w14:val="none"/>
        </w:rPr>
        <w:t>24</w:t>
      </w:r>
      <w:r w:rsidR="00105AEE">
        <w:rPr>
          <w:rFonts w:ascii="Arial" w:eastAsia="Times New Roman" w:hAnsi="Arial" w:cs="Arial"/>
          <w:i/>
          <w:iCs/>
          <w:color w:val="242424"/>
          <w:kern w:val="0"/>
          <w:sz w:val="22"/>
          <w:szCs w:val="22"/>
          <w:highlight w:val="yellow"/>
          <w:shd w:val="clear" w:color="auto" w:fill="FFFFFF"/>
          <w14:ligatures w14:val="none"/>
        </w:rPr>
        <w:t xml:space="preserve">, </w:t>
      </w:r>
      <w:r w:rsidR="00922EF9">
        <w:rPr>
          <w:rFonts w:ascii="Arial" w:eastAsia="Times New Roman" w:hAnsi="Arial" w:cs="Arial"/>
          <w:i/>
          <w:iCs/>
          <w:color w:val="242424"/>
          <w:kern w:val="0"/>
          <w:sz w:val="22"/>
          <w:szCs w:val="22"/>
          <w:highlight w:val="yellow"/>
          <w:shd w:val="clear" w:color="auto" w:fill="FFFFFF"/>
          <w14:ligatures w14:val="none"/>
        </w:rPr>
        <w:t xml:space="preserve"> lines 497-</w:t>
      </w:r>
      <w:r w:rsidR="00105AEE">
        <w:rPr>
          <w:rFonts w:ascii="Arial" w:eastAsia="Times New Roman" w:hAnsi="Arial" w:cs="Arial"/>
          <w:i/>
          <w:iCs/>
          <w:color w:val="242424"/>
          <w:kern w:val="0"/>
          <w:sz w:val="22"/>
          <w:szCs w:val="22"/>
          <w:highlight w:val="yellow"/>
          <w:shd w:val="clear" w:color="auto" w:fill="FFFFFF"/>
          <w14:ligatures w14:val="none"/>
        </w:rPr>
        <w:t>512</w:t>
      </w:r>
      <w:r w:rsidRPr="00036993">
        <w:rPr>
          <w:rFonts w:ascii="Arial" w:eastAsia="Times New Roman" w:hAnsi="Arial" w:cs="Arial"/>
          <w:i/>
          <w:iCs/>
          <w:color w:val="242424"/>
          <w:kern w:val="0"/>
          <w:sz w:val="22"/>
          <w:szCs w:val="22"/>
          <w:shd w:val="clear" w:color="auto" w:fill="FFFFFF"/>
          <w14:ligatures w14:val="none"/>
        </w:rPr>
        <w:t>). Specifically, we have:</w:t>
      </w:r>
    </w:p>
    <w:p w14:paraId="489B8494" w14:textId="77777777" w:rsidR="00D92B15" w:rsidRPr="00036993" w:rsidRDefault="00D92B15" w:rsidP="00D92B15">
      <w:pPr>
        <w:pStyle w:val="Prrafodelista"/>
        <w:numPr>
          <w:ilvl w:val="0"/>
          <w:numId w:val="1"/>
        </w:num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Toned down the language, reframing healthcare segmentation as one hypothetical consideration rather than an asserted conclusion.</w:t>
      </w:r>
    </w:p>
    <w:p w14:paraId="113A0712" w14:textId="77777777" w:rsidR="00D92B15" w:rsidRPr="00036993" w:rsidRDefault="00D92B15" w:rsidP="00D92B15">
      <w:pPr>
        <w:pStyle w:val="Prrafodelista"/>
        <w:numPr>
          <w:ilvl w:val="0"/>
          <w:numId w:val="1"/>
        </w:num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Explicitly noted that the lack of private hospital birth data and complete insurance variables prevents empirical verification or quantitative bias modeling.</w:t>
      </w:r>
    </w:p>
    <w:p w14:paraId="1618B850" w14:textId="7A2E0731" w:rsidR="00D92B15" w:rsidRPr="00036993" w:rsidRDefault="00D92B15" w:rsidP="00D92B15">
      <w:pPr>
        <w:pStyle w:val="Prrafodelista"/>
        <w:numPr>
          <w:ilvl w:val="0"/>
          <w:numId w:val="1"/>
        </w:numPr>
        <w:spacing w:after="0" w:line="240" w:lineRule="auto"/>
        <w:jc w:val="both"/>
        <w:rPr>
          <w:rFonts w:ascii="Arial" w:eastAsia="Times New Roman" w:hAnsi="Arial" w:cs="Arial"/>
          <w:i/>
          <w:iCs/>
          <w:color w:val="242424"/>
          <w:kern w:val="0"/>
          <w:sz w:val="22"/>
          <w:szCs w:val="22"/>
          <w:shd w:val="clear" w:color="auto" w:fill="FFFFFF"/>
          <w14:ligatures w14:val="none"/>
        </w:rPr>
      </w:pPr>
      <w:r w:rsidRPr="00036993">
        <w:rPr>
          <w:rFonts w:ascii="Arial" w:eastAsia="Times New Roman" w:hAnsi="Arial" w:cs="Arial"/>
          <w:i/>
          <w:iCs/>
          <w:color w:val="242424"/>
          <w:kern w:val="0"/>
          <w:sz w:val="22"/>
          <w:szCs w:val="22"/>
          <w:shd w:val="clear" w:color="auto" w:fill="FFFFFF"/>
          <w14:ligatures w14:val="none"/>
        </w:rPr>
        <w:t>Balanced this discussion by highlighting other plausible explanations for the attenuation observed in LUR models, including exposure misclassification stemming from maternal mobility or indoor/outdoor exposure differences.</w:t>
      </w:r>
    </w:p>
    <w:p w14:paraId="4C030888" w14:textId="2FCF5E02" w:rsidR="008B50B6" w:rsidRPr="00036993" w:rsidRDefault="008B50B6" w:rsidP="61CFF614">
      <w:pPr>
        <w:spacing w:after="0" w:line="240" w:lineRule="auto"/>
        <w:rPr>
          <w:rFonts w:ascii="Arial" w:eastAsia="Times New Roman" w:hAnsi="Arial" w:cs="Arial"/>
          <w:color w:val="242424"/>
          <w:kern w:val="0"/>
          <w:sz w:val="22"/>
          <w:szCs w:val="22"/>
          <w:shd w:val="clear" w:color="auto" w:fill="FFFFFF"/>
          <w:lang w:val="en-US"/>
          <w14:ligatures w14:val="none"/>
        </w:rPr>
      </w:pPr>
      <w:r w:rsidRPr="00036993">
        <w:rPr>
          <w:rFonts w:ascii="Arial" w:eastAsia="Times New Roman" w:hAnsi="Arial" w:cs="Arial"/>
          <w:color w:val="242424"/>
          <w:kern w:val="0"/>
          <w:sz w:val="22"/>
          <w:szCs w:val="22"/>
          <w14:ligatures w14:val="none"/>
        </w:rPr>
        <w:br/>
      </w:r>
      <w:r w:rsidR="497EE0FB" w:rsidRPr="00036993">
        <w:rPr>
          <w:rFonts w:ascii="Arial" w:eastAsia="Times New Roman" w:hAnsi="Arial" w:cs="Arial"/>
          <w:color w:val="242424"/>
          <w:kern w:val="0"/>
          <w:sz w:val="22"/>
          <w:szCs w:val="22"/>
          <w:shd w:val="clear" w:color="auto" w:fill="FFFFFF"/>
          <w:lang w:val="en-US"/>
          <w14:ligatures w14:val="none"/>
        </w:rPr>
        <w:t># The live-birth bias explanation for inverse associations seems plausible but the authors did not consider that the inverse associations could also reflect confounding by season or other factors.</w:t>
      </w:r>
    </w:p>
    <w:p w14:paraId="69E096BA" w14:textId="5A47A317" w:rsidR="00E81102" w:rsidRPr="00036993" w:rsidRDefault="00F34A4E">
      <w:pPr>
        <w:rPr>
          <w:rFonts w:ascii="Arial" w:hAnsi="Arial" w:cs="Arial"/>
          <w:sz w:val="22"/>
          <w:szCs w:val="22"/>
        </w:rPr>
      </w:pPr>
      <w:r w:rsidRPr="00036993">
        <w:rPr>
          <w:rFonts w:ascii="Arial" w:hAnsi="Arial" w:cs="Arial"/>
          <w:sz w:val="22"/>
          <w:szCs w:val="22"/>
          <w:highlight w:val="yellow"/>
        </w:rPr>
        <w:t>MEQ</w:t>
      </w:r>
    </w:p>
    <w:p w14:paraId="14F1336E" w14:textId="77777777" w:rsidR="00F34A4E" w:rsidRPr="00036993" w:rsidRDefault="00F34A4E" w:rsidP="00F34A4E">
      <w:pPr>
        <w:jc w:val="both"/>
        <w:rPr>
          <w:rFonts w:ascii="Arial" w:hAnsi="Arial" w:cs="Arial"/>
          <w:i/>
          <w:iCs/>
          <w:sz w:val="22"/>
          <w:szCs w:val="22"/>
          <w:lang w:val="en-US"/>
        </w:rPr>
      </w:pPr>
      <w:r w:rsidRPr="00036993">
        <w:rPr>
          <w:rFonts w:ascii="Arial" w:hAnsi="Arial" w:cs="Arial"/>
          <w:i/>
          <w:iCs/>
          <w:sz w:val="22"/>
          <w:szCs w:val="22"/>
          <w:lang w:val="en-US"/>
        </w:rPr>
        <w:t>We thank the reviewer for this important observation. We agree that the inverse associations observed during early gestation may reflect residual confounding by seasonality or other unmeasured factors, in addition to potential live-birth selection bias. We would like to clarify that our models were adjusted for season of conception and year of birth to account for temporal variation in exposure and other seasonally varying factors. Nevertheless, we acknowledge that this adjustment may not fully capture complex seasonal patterns or eliminate residual confounding, particularly in a setting characterized by pronounced seasonal variation in air pollution from residential wood burning.</w:t>
      </w:r>
    </w:p>
    <w:p w14:paraId="044EC799" w14:textId="1551DFC1" w:rsidR="00F34A4E" w:rsidRPr="00036993" w:rsidRDefault="00F34A4E" w:rsidP="00F34A4E">
      <w:pPr>
        <w:jc w:val="both"/>
        <w:rPr>
          <w:rFonts w:ascii="Arial" w:hAnsi="Arial" w:cs="Arial"/>
          <w:i/>
          <w:iCs/>
          <w:sz w:val="22"/>
          <w:szCs w:val="22"/>
          <w:lang w:val="en-US"/>
        </w:rPr>
      </w:pPr>
      <w:r w:rsidRPr="00036993">
        <w:rPr>
          <w:rFonts w:ascii="Arial" w:hAnsi="Arial" w:cs="Arial"/>
          <w:i/>
          <w:iCs/>
          <w:sz w:val="22"/>
          <w:szCs w:val="22"/>
          <w:lang w:val="en-US"/>
        </w:rPr>
        <w:t>We have therefore revised the Discussion to explicitly acknowledge residual confounding by seasonality and other unmeasured factors as additional possible explanations for the inverse associations, rather than attributing these findings primarily to live-birth selection bias</w:t>
      </w:r>
      <w:r w:rsidR="009F667B" w:rsidRPr="00036993">
        <w:rPr>
          <w:rFonts w:ascii="Arial" w:hAnsi="Arial" w:cs="Arial"/>
          <w:i/>
          <w:iCs/>
          <w:sz w:val="22"/>
          <w:szCs w:val="22"/>
          <w:lang w:val="en-US"/>
        </w:rPr>
        <w:t xml:space="preserve"> (see pages </w:t>
      </w:r>
      <w:r w:rsidR="007E3200">
        <w:rPr>
          <w:rFonts w:ascii="Arial" w:hAnsi="Arial" w:cs="Arial"/>
          <w:i/>
          <w:iCs/>
          <w:sz w:val="22"/>
          <w:szCs w:val="22"/>
          <w:highlight w:val="yellow"/>
          <w:lang w:val="en-US"/>
        </w:rPr>
        <w:t>26-27, lines 537-</w:t>
      </w:r>
      <w:r w:rsidR="00C26F52">
        <w:rPr>
          <w:rFonts w:ascii="Arial" w:hAnsi="Arial" w:cs="Arial"/>
          <w:i/>
          <w:iCs/>
          <w:sz w:val="22"/>
          <w:szCs w:val="22"/>
          <w:highlight w:val="yellow"/>
          <w:lang w:val="en-US"/>
        </w:rPr>
        <w:t>549</w:t>
      </w:r>
      <w:r w:rsidR="009F667B" w:rsidRPr="00036993">
        <w:rPr>
          <w:rFonts w:ascii="Arial" w:hAnsi="Arial" w:cs="Arial"/>
          <w:i/>
          <w:iCs/>
          <w:sz w:val="22"/>
          <w:szCs w:val="22"/>
          <w:lang w:val="en-US"/>
        </w:rPr>
        <w:t>).</w:t>
      </w:r>
    </w:p>
    <w:p w14:paraId="15165615" w14:textId="77777777" w:rsidR="00F34A4E" w:rsidRPr="00036993" w:rsidRDefault="00F34A4E">
      <w:pPr>
        <w:rPr>
          <w:rFonts w:ascii="Arial" w:hAnsi="Arial" w:cs="Arial"/>
          <w:sz w:val="22"/>
          <w:szCs w:val="22"/>
          <w:lang w:val="en-US"/>
        </w:rPr>
      </w:pPr>
    </w:p>
    <w:sectPr w:rsidR="00F34A4E" w:rsidRPr="0003699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José Conejeros" w:date="2026-10-27T11:23:00Z" w:initials="JDC">
    <w:p w14:paraId="428686FF" w14:textId="456BA63E" w:rsidR="00AB590C" w:rsidRDefault="00AB590C">
      <w:pPr>
        <w:pStyle w:val="Textocomentario"/>
      </w:pPr>
      <w:r>
        <w:rPr>
          <w:rStyle w:val="Refdecomentario"/>
        </w:rPr>
        <w:annotationRef/>
      </w:r>
      <w:r>
        <w:t xml:space="preserve">Agregué esta tabla con los ajustes de los modelos (AIC y BIC), más no los coeficientes. Eso está calculado y graficado, pero no consideré que fuera relevante para el paper. Si quieres lo podemos agregar.  </w:t>
      </w:r>
    </w:p>
  </w:comment>
  <w:comment w:id="6" w:author="Estela Blanco" w:date="2026-10-27T00:05:00Z" w:initials="EB">
    <w:p w14:paraId="43791DA1" w14:textId="77777777" w:rsidR="00586EE6" w:rsidRDefault="00586EE6" w:rsidP="00586EE6">
      <w:r>
        <w:rPr>
          <w:rStyle w:val="Refdecomentario"/>
        </w:rPr>
        <w:annotationRef/>
      </w:r>
      <w:r>
        <w:rPr>
          <w:sz w:val="20"/>
          <w:szCs w:val="20"/>
        </w:rPr>
        <w:t xml:space="preserve">José Daniel: este es tu respuesta...pero yo ya había pensado en una respuesta basada en nuestras conversación y una revisión del código. Sin embargo, este texto me lleva a pensar que algo cambió del código. </w:t>
      </w:r>
    </w:p>
  </w:comment>
  <w:comment w:id="7" w:author="José Conejeros" w:date="2026-10-27T04:37:00Z" w:initials="JDC">
    <w:p w14:paraId="256E2CCE" w14:textId="1485F272" w:rsidR="009D2A2C" w:rsidRPr="009D2A2C" w:rsidRDefault="009D2A2C">
      <w:pPr>
        <w:pStyle w:val="Textocomentario"/>
        <w:rPr>
          <w:lang w:val="es-ES_tradnl"/>
        </w:rPr>
      </w:pPr>
      <w:r>
        <w:rPr>
          <w:rStyle w:val="Refdecomentario"/>
        </w:rPr>
        <w:annotationRef/>
      </w:r>
      <w:r>
        <w:rPr>
          <w:lang w:val="es-ES_tradnl"/>
        </w:rPr>
        <w:t xml:space="preserve">Si, cambio el trimestre 2. Lo volví a revisar y tenía un desfase de 1 semana. </w:t>
      </w:r>
      <w:r w:rsidR="00CF2E91">
        <w:rPr>
          <w:lang w:val="es-ES_tradnl"/>
        </w:rPr>
        <w:t xml:space="preserve">En términos de los modelos los resultados no cambiaron sustantivamente, se obtienen las mismas conclusiones, solo se ajustaron algunas cifras. Deje la versión con control de cambios del documento. Ahora tenemos bien los trimestres indicados por el revisor. </w:t>
      </w:r>
    </w:p>
  </w:comment>
  <w:comment w:id="10" w:author="Estela Blanco" w:date="2026-10-26T23:55:00Z" w:initials="EB">
    <w:p w14:paraId="0B94B312" w14:textId="77777777" w:rsidR="00C15068" w:rsidRDefault="00C15068" w:rsidP="00C15068">
      <w:r>
        <w:rPr>
          <w:rStyle w:val="Refdecomentario"/>
        </w:rPr>
        <w:annotationRef/>
      </w:r>
      <w:r>
        <w:rPr>
          <w:sz w:val="20"/>
          <w:szCs w:val="20"/>
        </w:rPr>
        <w:t>José Daniel: qué opinas de esto</w:t>
      </w:r>
    </w:p>
  </w:comment>
  <w:comment w:id="11" w:author="José Conejeros" w:date="2026-10-27T10:55:00Z" w:initials="JDC">
    <w:p w14:paraId="19DA19D9" w14:textId="77777777" w:rsidR="00CF2E91" w:rsidRDefault="00CF2E91">
      <w:pPr>
        <w:pStyle w:val="Textocomentario"/>
        <w:rPr>
          <w:lang w:val="es-ES_tradnl"/>
        </w:rPr>
      </w:pPr>
      <w:r>
        <w:rPr>
          <w:rStyle w:val="Refdecomentario"/>
        </w:rPr>
        <w:annotationRef/>
      </w:r>
      <w:r>
        <w:rPr>
          <w:lang w:val="es-ES_tradnl"/>
        </w:rPr>
        <w:t xml:space="preserve">Esta super. Quizás habría que citar alguna referencia sobre esto. Quizás se podría incluir este artículo: </w:t>
      </w:r>
    </w:p>
    <w:p w14:paraId="2B6B6023" w14:textId="77777777" w:rsidR="00CF2E91" w:rsidRDefault="00CF2E91">
      <w:pPr>
        <w:pStyle w:val="Textocomentario"/>
        <w:rPr>
          <w:lang w:val="es-ES_tradnl"/>
        </w:rPr>
      </w:pPr>
    </w:p>
    <w:p w14:paraId="579FAAC4" w14:textId="774F89B5" w:rsidR="00974CA3" w:rsidRDefault="00974CA3">
      <w:pPr>
        <w:pStyle w:val="Textocomentario"/>
        <w:rPr>
          <w:rFonts w:ascii="Segoe UI" w:hAnsi="Segoe UI" w:cs="Segoe UI"/>
          <w:color w:val="212121"/>
          <w:shd w:val="clear" w:color="auto" w:fill="FFFFFF"/>
          <w:lang w:val="es-ES_tradnl"/>
        </w:rPr>
      </w:pPr>
      <w:r w:rsidRPr="00974CA3">
        <w:rPr>
          <w:rFonts w:ascii="Segoe UI" w:hAnsi="Segoe UI" w:cs="Segoe UI"/>
          <w:color w:val="212121"/>
          <w:shd w:val="clear" w:color="auto" w:fill="FFFFFF"/>
        </w:rPr>
        <w:t>Chang HH, Warren JL, Darrow LA, Reich BJ, Waller LA. Assessment of critical exposure and outcome windows in time-to-event analysis with application to air pollution and preterm birth study. Biostatistics. 2015 Jul;16(3):509-21. doi: 10.1093/biostatistics/kxu060. Epub 2015 Jan 7. PMID: 25572998; PMCID: PMC5963471.</w:t>
      </w:r>
    </w:p>
    <w:p w14:paraId="43406992" w14:textId="77777777" w:rsidR="00974CA3" w:rsidRPr="00974CA3" w:rsidRDefault="00974CA3">
      <w:pPr>
        <w:pStyle w:val="Textocomentario"/>
        <w:rPr>
          <w:lang w:val="es-ES_tradnl"/>
        </w:rPr>
      </w:pPr>
    </w:p>
    <w:p w14:paraId="1E4A2543" w14:textId="3CEA9C3E" w:rsidR="00CF2E91" w:rsidRPr="00974CA3" w:rsidRDefault="00974CA3" w:rsidP="00974CA3">
      <w:pPr>
        <w:shd w:val="clear" w:color="auto" w:fill="FFFFFF"/>
        <w:spacing w:after="0" w:line="240" w:lineRule="auto"/>
        <w:rPr>
          <w:rFonts w:ascii="Segoe UI" w:eastAsia="Times New Roman" w:hAnsi="Segoe UI" w:cs="Segoe UI"/>
          <w:color w:val="212121"/>
          <w:kern w:val="0"/>
          <w:lang w:eastAsia="es-MX"/>
          <w14:ligatures w14:val="none"/>
        </w:rPr>
      </w:pPr>
      <w:r w:rsidRPr="00974CA3">
        <w:rPr>
          <w:rFonts w:ascii="Segoe UI" w:eastAsia="Times New Roman" w:hAnsi="Segoe UI" w:cs="Segoe UI"/>
          <w:color w:val="212121"/>
          <w:kern w:val="0"/>
          <w:lang w:eastAsia="es-MX"/>
          <w14:ligatures w14:val="none"/>
        </w:rPr>
        <w:t>Wilson A, Chiu YM, Hsu HL, Wright RO, Wright RJ, Coull BA. Potential for Bias When Estimating Critical Windows for Air Pollution in Children's Health. Am J Epidemiol. 2017 Dec 1;186(11):1281-1289. doi: 10.1093/aje/kwx184. PMID: 29206986; PMCID: PMC5860147.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8686FF" w15:done="0"/>
  <w15:commentEx w15:paraId="43791DA1" w15:done="0"/>
  <w15:commentEx w15:paraId="256E2CCE" w15:paraIdParent="43791DA1" w15:done="0"/>
  <w15:commentEx w15:paraId="0B94B312" w15:done="0"/>
  <w15:commentEx w15:paraId="1E4A2543" w15:paraIdParent="0B94B3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1AD6F20" w16cex:dateUtc="2026-10-27T10:23:00Z"/>
  <w16cex:commentExtensible w16cex:durableId="045EDDDC" w16cex:dateUtc="2026-10-27T03:05:00Z"/>
  <w16cex:commentExtensible w16cex:durableId="6FFB41E0" w16cex:dateUtc="2026-10-27T03:37:00Z"/>
  <w16cex:commentExtensible w16cex:durableId="49C3333C" w16cex:dateUtc="2026-10-27T02:55:00Z"/>
  <w16cex:commentExtensible w16cex:durableId="569A0DF6" w16cex:dateUtc="2026-10-27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8686FF" w16cid:durableId="71AD6F20"/>
  <w16cid:commentId w16cid:paraId="43791DA1" w16cid:durableId="045EDDDC"/>
  <w16cid:commentId w16cid:paraId="256E2CCE" w16cid:durableId="6FFB41E0"/>
  <w16cid:commentId w16cid:paraId="0B94B312" w16cid:durableId="49C3333C"/>
  <w16cid:commentId w16cid:paraId="1E4A2543" w16cid:durableId="569A0D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1E5DD2"/>
    <w:multiLevelType w:val="hybridMultilevel"/>
    <w:tmpl w:val="28EA0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802D2F"/>
    <w:multiLevelType w:val="multilevel"/>
    <w:tmpl w:val="5AAC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AB28DF"/>
    <w:multiLevelType w:val="multilevel"/>
    <w:tmpl w:val="5AAC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C0480"/>
    <w:multiLevelType w:val="hybridMultilevel"/>
    <w:tmpl w:val="489E26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0082A89"/>
    <w:multiLevelType w:val="hybridMultilevel"/>
    <w:tmpl w:val="C16C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393689">
    <w:abstractNumId w:val="4"/>
  </w:num>
  <w:num w:numId="2" w16cid:durableId="2088725859">
    <w:abstractNumId w:val="0"/>
  </w:num>
  <w:num w:numId="3" w16cid:durableId="2068603215">
    <w:abstractNumId w:val="2"/>
  </w:num>
  <w:num w:numId="4" w16cid:durableId="897285689">
    <w:abstractNumId w:val="3"/>
  </w:num>
  <w:num w:numId="5" w16cid:durableId="82243133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sé Conejeros">
    <w15:presenceInfo w15:providerId="None" w15:userId="José Conejeros"/>
  </w15:person>
  <w15:person w15:author="Estela Blanco">
    <w15:presenceInfo w15:providerId="AD" w15:userId="S::estela.blanco@uc.cl::c1b1d60d-df4b-4040-b5be-356b486e059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0B6"/>
    <w:rsid w:val="00007C3B"/>
    <w:rsid w:val="0001043B"/>
    <w:rsid w:val="00023302"/>
    <w:rsid w:val="000319EB"/>
    <w:rsid w:val="00036993"/>
    <w:rsid w:val="0007306E"/>
    <w:rsid w:val="00073C2F"/>
    <w:rsid w:val="00093C1B"/>
    <w:rsid w:val="000A67D0"/>
    <w:rsid w:val="000B2482"/>
    <w:rsid w:val="000B3C56"/>
    <w:rsid w:val="000C25EC"/>
    <w:rsid w:val="000E7447"/>
    <w:rsid w:val="00104286"/>
    <w:rsid w:val="00105AEE"/>
    <w:rsid w:val="00125F51"/>
    <w:rsid w:val="00146923"/>
    <w:rsid w:val="00153CEA"/>
    <w:rsid w:val="001654C0"/>
    <w:rsid w:val="00180D2B"/>
    <w:rsid w:val="001C031D"/>
    <w:rsid w:val="0021488E"/>
    <w:rsid w:val="002163E5"/>
    <w:rsid w:val="00216537"/>
    <w:rsid w:val="00225D22"/>
    <w:rsid w:val="0023599D"/>
    <w:rsid w:val="002411E5"/>
    <w:rsid w:val="0024209C"/>
    <w:rsid w:val="00243FA4"/>
    <w:rsid w:val="00250755"/>
    <w:rsid w:val="00255572"/>
    <w:rsid w:val="002672D0"/>
    <w:rsid w:val="00283424"/>
    <w:rsid w:val="00286379"/>
    <w:rsid w:val="002A0221"/>
    <w:rsid w:val="002B652E"/>
    <w:rsid w:val="002D528C"/>
    <w:rsid w:val="002F0CDC"/>
    <w:rsid w:val="00302E0F"/>
    <w:rsid w:val="00304C99"/>
    <w:rsid w:val="00307104"/>
    <w:rsid w:val="00323F0A"/>
    <w:rsid w:val="003500E2"/>
    <w:rsid w:val="00361BE1"/>
    <w:rsid w:val="00367B31"/>
    <w:rsid w:val="00372670"/>
    <w:rsid w:val="00382298"/>
    <w:rsid w:val="003A72CF"/>
    <w:rsid w:val="003E2F27"/>
    <w:rsid w:val="0041344E"/>
    <w:rsid w:val="0042685A"/>
    <w:rsid w:val="0046765C"/>
    <w:rsid w:val="00476BAB"/>
    <w:rsid w:val="00477EDC"/>
    <w:rsid w:val="004856C7"/>
    <w:rsid w:val="00491899"/>
    <w:rsid w:val="004A53C3"/>
    <w:rsid w:val="004D56B0"/>
    <w:rsid w:val="004E01EB"/>
    <w:rsid w:val="004F5D1C"/>
    <w:rsid w:val="00500699"/>
    <w:rsid w:val="005024A0"/>
    <w:rsid w:val="005169C6"/>
    <w:rsid w:val="0056009A"/>
    <w:rsid w:val="00567357"/>
    <w:rsid w:val="00567FA1"/>
    <w:rsid w:val="0057347B"/>
    <w:rsid w:val="00573616"/>
    <w:rsid w:val="00586EE6"/>
    <w:rsid w:val="00590CDD"/>
    <w:rsid w:val="0059337D"/>
    <w:rsid w:val="005C6A30"/>
    <w:rsid w:val="005D36EE"/>
    <w:rsid w:val="005E2F0B"/>
    <w:rsid w:val="005E671D"/>
    <w:rsid w:val="005F0565"/>
    <w:rsid w:val="00617789"/>
    <w:rsid w:val="00623BB2"/>
    <w:rsid w:val="00624C14"/>
    <w:rsid w:val="00626C67"/>
    <w:rsid w:val="00642C38"/>
    <w:rsid w:val="006431B1"/>
    <w:rsid w:val="00656EF4"/>
    <w:rsid w:val="0065720D"/>
    <w:rsid w:val="00695281"/>
    <w:rsid w:val="006A21ED"/>
    <w:rsid w:val="006B59D4"/>
    <w:rsid w:val="006E6CA9"/>
    <w:rsid w:val="006F03E4"/>
    <w:rsid w:val="00716861"/>
    <w:rsid w:val="00724F85"/>
    <w:rsid w:val="0073325B"/>
    <w:rsid w:val="00737F09"/>
    <w:rsid w:val="007A1D9D"/>
    <w:rsid w:val="007B294E"/>
    <w:rsid w:val="007B674F"/>
    <w:rsid w:val="007E0822"/>
    <w:rsid w:val="007E3200"/>
    <w:rsid w:val="007E62C7"/>
    <w:rsid w:val="007F24EC"/>
    <w:rsid w:val="00807F55"/>
    <w:rsid w:val="008146F6"/>
    <w:rsid w:val="00832F1B"/>
    <w:rsid w:val="00835333"/>
    <w:rsid w:val="00842F12"/>
    <w:rsid w:val="00880C01"/>
    <w:rsid w:val="008862F7"/>
    <w:rsid w:val="008B50B6"/>
    <w:rsid w:val="008B5F24"/>
    <w:rsid w:val="008D003A"/>
    <w:rsid w:val="008D02B7"/>
    <w:rsid w:val="008E16E0"/>
    <w:rsid w:val="00904353"/>
    <w:rsid w:val="00911DC7"/>
    <w:rsid w:val="00922EF9"/>
    <w:rsid w:val="00924CF6"/>
    <w:rsid w:val="009434C3"/>
    <w:rsid w:val="009577E9"/>
    <w:rsid w:val="009625EE"/>
    <w:rsid w:val="00974CA3"/>
    <w:rsid w:val="00975BC3"/>
    <w:rsid w:val="009977F6"/>
    <w:rsid w:val="009A5EE3"/>
    <w:rsid w:val="009C7510"/>
    <w:rsid w:val="009D2A2C"/>
    <w:rsid w:val="009D40B8"/>
    <w:rsid w:val="009D7C1C"/>
    <w:rsid w:val="009E3B6D"/>
    <w:rsid w:val="009E781B"/>
    <w:rsid w:val="009F667B"/>
    <w:rsid w:val="009F6D7A"/>
    <w:rsid w:val="00A059EF"/>
    <w:rsid w:val="00A32E9A"/>
    <w:rsid w:val="00A37B3A"/>
    <w:rsid w:val="00A61752"/>
    <w:rsid w:val="00A71B4B"/>
    <w:rsid w:val="00A764F9"/>
    <w:rsid w:val="00A85FC4"/>
    <w:rsid w:val="00A92459"/>
    <w:rsid w:val="00A9720D"/>
    <w:rsid w:val="00AA0DD9"/>
    <w:rsid w:val="00AA4009"/>
    <w:rsid w:val="00AB590C"/>
    <w:rsid w:val="00AC7259"/>
    <w:rsid w:val="00AD2991"/>
    <w:rsid w:val="00AD63B1"/>
    <w:rsid w:val="00AE1639"/>
    <w:rsid w:val="00B15663"/>
    <w:rsid w:val="00B27B85"/>
    <w:rsid w:val="00B31D82"/>
    <w:rsid w:val="00B41379"/>
    <w:rsid w:val="00B4370B"/>
    <w:rsid w:val="00B57191"/>
    <w:rsid w:val="00B94A76"/>
    <w:rsid w:val="00B950E0"/>
    <w:rsid w:val="00BA5E64"/>
    <w:rsid w:val="00BB2CEE"/>
    <w:rsid w:val="00BF6EB5"/>
    <w:rsid w:val="00C047DA"/>
    <w:rsid w:val="00C15068"/>
    <w:rsid w:val="00C23E8F"/>
    <w:rsid w:val="00C2461C"/>
    <w:rsid w:val="00C26F52"/>
    <w:rsid w:val="00C3397B"/>
    <w:rsid w:val="00C52934"/>
    <w:rsid w:val="00C52F01"/>
    <w:rsid w:val="00C646A3"/>
    <w:rsid w:val="00C74248"/>
    <w:rsid w:val="00C91D30"/>
    <w:rsid w:val="00CA11D3"/>
    <w:rsid w:val="00CE6236"/>
    <w:rsid w:val="00CF2E91"/>
    <w:rsid w:val="00D10CAA"/>
    <w:rsid w:val="00D443A7"/>
    <w:rsid w:val="00D54600"/>
    <w:rsid w:val="00D70023"/>
    <w:rsid w:val="00D81820"/>
    <w:rsid w:val="00D877D3"/>
    <w:rsid w:val="00D92B15"/>
    <w:rsid w:val="00DA6D42"/>
    <w:rsid w:val="00DE0AA2"/>
    <w:rsid w:val="00DF34E0"/>
    <w:rsid w:val="00E14259"/>
    <w:rsid w:val="00E56F47"/>
    <w:rsid w:val="00E63DAB"/>
    <w:rsid w:val="00E72A45"/>
    <w:rsid w:val="00E81102"/>
    <w:rsid w:val="00EB2F6C"/>
    <w:rsid w:val="00EC7669"/>
    <w:rsid w:val="00F16538"/>
    <w:rsid w:val="00F25579"/>
    <w:rsid w:val="00F34A4E"/>
    <w:rsid w:val="00F517B8"/>
    <w:rsid w:val="00F93A17"/>
    <w:rsid w:val="00FC232F"/>
    <w:rsid w:val="00FC4F41"/>
    <w:rsid w:val="00FD0D4B"/>
    <w:rsid w:val="00FE2344"/>
    <w:rsid w:val="00FE3C77"/>
    <w:rsid w:val="00FF4C36"/>
    <w:rsid w:val="00FF6979"/>
    <w:rsid w:val="00FF76CC"/>
    <w:rsid w:val="0A60BC18"/>
    <w:rsid w:val="0B107F90"/>
    <w:rsid w:val="0C6C47E0"/>
    <w:rsid w:val="0D2A2DC3"/>
    <w:rsid w:val="12680512"/>
    <w:rsid w:val="13C7DC52"/>
    <w:rsid w:val="15AB7789"/>
    <w:rsid w:val="1748B197"/>
    <w:rsid w:val="18D447B6"/>
    <w:rsid w:val="1BD5934F"/>
    <w:rsid w:val="2030D115"/>
    <w:rsid w:val="25BB36CF"/>
    <w:rsid w:val="29882A89"/>
    <w:rsid w:val="2A4A11AA"/>
    <w:rsid w:val="2AF9D629"/>
    <w:rsid w:val="2B24791D"/>
    <w:rsid w:val="2B770F2A"/>
    <w:rsid w:val="3105D724"/>
    <w:rsid w:val="334B419E"/>
    <w:rsid w:val="3848821A"/>
    <w:rsid w:val="3F7F2EBC"/>
    <w:rsid w:val="465DEDC1"/>
    <w:rsid w:val="47077D67"/>
    <w:rsid w:val="497EE0FB"/>
    <w:rsid w:val="4AFCB3ED"/>
    <w:rsid w:val="4C7BFC10"/>
    <w:rsid w:val="4D359352"/>
    <w:rsid w:val="4EEFA5BB"/>
    <w:rsid w:val="566FBAF4"/>
    <w:rsid w:val="5891C65E"/>
    <w:rsid w:val="59393193"/>
    <w:rsid w:val="5EAA2BA1"/>
    <w:rsid w:val="5EC7C6E0"/>
    <w:rsid w:val="604F1B05"/>
    <w:rsid w:val="61CFF614"/>
    <w:rsid w:val="62519CB0"/>
    <w:rsid w:val="654F5E10"/>
    <w:rsid w:val="65A66231"/>
    <w:rsid w:val="73A744C8"/>
    <w:rsid w:val="786BB9F6"/>
    <w:rsid w:val="7985B0EC"/>
    <w:rsid w:val="7C7B06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95F62F8"/>
  <w15:chartTrackingRefBased/>
  <w15:docId w15:val="{F4826DA2-3039-FF49-BBDF-D91CFEA0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5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5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50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50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50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50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50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50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50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50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50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50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50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50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50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50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50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50B6"/>
    <w:rPr>
      <w:rFonts w:eastAsiaTheme="majorEastAsia" w:cstheme="majorBidi"/>
      <w:color w:val="272727" w:themeColor="text1" w:themeTint="D8"/>
    </w:rPr>
  </w:style>
  <w:style w:type="paragraph" w:styleId="Ttulo">
    <w:name w:val="Title"/>
    <w:basedOn w:val="Normal"/>
    <w:next w:val="Normal"/>
    <w:link w:val="TtuloCar"/>
    <w:uiPriority w:val="10"/>
    <w:qFormat/>
    <w:rsid w:val="008B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50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50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50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50B6"/>
    <w:pPr>
      <w:spacing w:before="160"/>
      <w:jc w:val="center"/>
    </w:pPr>
    <w:rPr>
      <w:i/>
      <w:iCs/>
      <w:color w:val="404040" w:themeColor="text1" w:themeTint="BF"/>
    </w:rPr>
  </w:style>
  <w:style w:type="character" w:customStyle="1" w:styleId="CitaCar">
    <w:name w:val="Cita Car"/>
    <w:basedOn w:val="Fuentedeprrafopredeter"/>
    <w:link w:val="Cita"/>
    <w:uiPriority w:val="29"/>
    <w:rsid w:val="008B50B6"/>
    <w:rPr>
      <w:i/>
      <w:iCs/>
      <w:color w:val="404040" w:themeColor="text1" w:themeTint="BF"/>
    </w:rPr>
  </w:style>
  <w:style w:type="paragraph" w:styleId="Prrafodelista">
    <w:name w:val="List Paragraph"/>
    <w:basedOn w:val="Normal"/>
    <w:uiPriority w:val="34"/>
    <w:qFormat/>
    <w:rsid w:val="008B50B6"/>
    <w:pPr>
      <w:ind w:left="720"/>
      <w:contextualSpacing/>
    </w:pPr>
  </w:style>
  <w:style w:type="character" w:styleId="nfasisintenso">
    <w:name w:val="Intense Emphasis"/>
    <w:basedOn w:val="Fuentedeprrafopredeter"/>
    <w:uiPriority w:val="21"/>
    <w:qFormat/>
    <w:rsid w:val="008B50B6"/>
    <w:rPr>
      <w:i/>
      <w:iCs/>
      <w:color w:val="0F4761" w:themeColor="accent1" w:themeShade="BF"/>
    </w:rPr>
  </w:style>
  <w:style w:type="paragraph" w:styleId="Citadestacada">
    <w:name w:val="Intense Quote"/>
    <w:basedOn w:val="Normal"/>
    <w:next w:val="Normal"/>
    <w:link w:val="CitadestacadaCar"/>
    <w:uiPriority w:val="30"/>
    <w:qFormat/>
    <w:rsid w:val="008B5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50B6"/>
    <w:rPr>
      <w:i/>
      <w:iCs/>
      <w:color w:val="0F4761" w:themeColor="accent1" w:themeShade="BF"/>
    </w:rPr>
  </w:style>
  <w:style w:type="character" w:styleId="Referenciaintensa">
    <w:name w:val="Intense Reference"/>
    <w:basedOn w:val="Fuentedeprrafopredeter"/>
    <w:uiPriority w:val="32"/>
    <w:qFormat/>
    <w:rsid w:val="008B50B6"/>
    <w:rPr>
      <w:b/>
      <w:bCs/>
      <w:smallCaps/>
      <w:color w:val="0F4761" w:themeColor="accent1" w:themeShade="BF"/>
      <w:spacing w:val="5"/>
    </w:rPr>
  </w:style>
  <w:style w:type="paragraph" w:customStyle="1" w:styleId="jot-paragraph-element">
    <w:name w:val="jot-paragraph-element"/>
    <w:basedOn w:val="Normal"/>
    <w:rsid w:val="004856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Refdecomentario">
    <w:name w:val="annotation reference"/>
    <w:basedOn w:val="Fuentedeprrafopredeter"/>
    <w:uiPriority w:val="99"/>
    <w:semiHidden/>
    <w:unhideWhenUsed/>
    <w:rsid w:val="00C15068"/>
    <w:rPr>
      <w:sz w:val="16"/>
      <w:szCs w:val="16"/>
    </w:rPr>
  </w:style>
  <w:style w:type="paragraph" w:styleId="Textocomentario">
    <w:name w:val="annotation text"/>
    <w:basedOn w:val="Normal"/>
    <w:link w:val="TextocomentarioCar"/>
    <w:uiPriority w:val="99"/>
    <w:semiHidden/>
    <w:unhideWhenUsed/>
    <w:rsid w:val="00C150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15068"/>
    <w:rPr>
      <w:sz w:val="20"/>
      <w:szCs w:val="20"/>
    </w:rPr>
  </w:style>
  <w:style w:type="paragraph" w:styleId="Asuntodelcomentario">
    <w:name w:val="annotation subject"/>
    <w:basedOn w:val="Textocomentario"/>
    <w:next w:val="Textocomentario"/>
    <w:link w:val="AsuntodelcomentarioCar"/>
    <w:uiPriority w:val="99"/>
    <w:semiHidden/>
    <w:unhideWhenUsed/>
    <w:rsid w:val="00C15068"/>
    <w:rPr>
      <w:b/>
      <w:bCs/>
    </w:rPr>
  </w:style>
  <w:style w:type="character" w:customStyle="1" w:styleId="AsuntodelcomentarioCar">
    <w:name w:val="Asunto del comentario Car"/>
    <w:basedOn w:val="TextocomentarioCar"/>
    <w:link w:val="Asuntodelcomentario"/>
    <w:uiPriority w:val="99"/>
    <w:semiHidden/>
    <w:rsid w:val="00C15068"/>
    <w:rPr>
      <w:b/>
      <w:bCs/>
      <w:sz w:val="20"/>
      <w:szCs w:val="20"/>
    </w:rPr>
  </w:style>
  <w:style w:type="paragraph" w:styleId="Revisin">
    <w:name w:val="Revision"/>
    <w:hidden/>
    <w:uiPriority w:val="99"/>
    <w:semiHidden/>
    <w:rsid w:val="00CF2E91"/>
    <w:pPr>
      <w:spacing w:after="0" w:line="240" w:lineRule="auto"/>
    </w:pPr>
  </w:style>
  <w:style w:type="character" w:styleId="nfasis">
    <w:name w:val="Emphasis"/>
    <w:basedOn w:val="Fuentedeprrafopredeter"/>
    <w:uiPriority w:val="20"/>
    <w:qFormat/>
    <w:rsid w:val="00974C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B5158-6ED1-544B-BD9C-4EADF45C7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12</Pages>
  <Words>5815</Words>
  <Characters>31986</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Estela Blanco</dc:creator>
  <cp:keywords/>
  <dc:description/>
  <cp:lastModifiedBy>José Conejeros</cp:lastModifiedBy>
  <cp:revision>3</cp:revision>
  <dcterms:created xsi:type="dcterms:W3CDTF">2026-10-20T17:18:00Z</dcterms:created>
  <dcterms:modified xsi:type="dcterms:W3CDTF">2026-10-27T10:24:00Z</dcterms:modified>
</cp:coreProperties>
</file>