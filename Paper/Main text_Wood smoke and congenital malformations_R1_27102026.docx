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AA5897" w14:textId="77777777" w:rsidR="00EB74B2" w:rsidRDefault="00EB74B2" w:rsidP="00EB74B2">
      <w:pPr>
        <w:spacing w:after="0" w:line="240" w:lineRule="auto"/>
        <w:jc w:val="both"/>
        <w:rPr>
          <w:rFonts w:ascii="Arial" w:hAnsi="Arial" w:cs="Arial"/>
          <w:color w:val="000000"/>
          <w:lang w:val="en-US"/>
        </w:rPr>
      </w:pPr>
      <w:r w:rsidRPr="00B07013">
        <w:rPr>
          <w:rFonts w:ascii="Arial" w:hAnsi="Arial" w:cs="Arial"/>
          <w:b/>
          <w:bCs/>
          <w:color w:val="000000"/>
          <w:lang w:val="en-US"/>
        </w:rPr>
        <w:t>Type of manuscript:</w:t>
      </w:r>
      <w:r>
        <w:rPr>
          <w:rFonts w:ascii="Arial" w:hAnsi="Arial" w:cs="Arial"/>
          <w:color w:val="000000"/>
          <w:lang w:val="en-US"/>
        </w:rPr>
        <w:t xml:space="preserve"> Original research article</w:t>
      </w:r>
    </w:p>
    <w:p w14:paraId="63155E16" w14:textId="77777777" w:rsidR="00EB74B2" w:rsidRDefault="00EB74B2" w:rsidP="00EB74B2">
      <w:pPr>
        <w:spacing w:after="0" w:line="240" w:lineRule="auto"/>
        <w:jc w:val="both"/>
        <w:rPr>
          <w:rFonts w:ascii="Arial" w:hAnsi="Arial" w:cs="Arial"/>
          <w:b/>
          <w:bCs/>
          <w:color w:val="000000"/>
          <w:lang w:val="en-US"/>
        </w:rPr>
      </w:pPr>
    </w:p>
    <w:p w14:paraId="45C76BE7" w14:textId="77777777" w:rsidR="00EB74B2" w:rsidRPr="00156FC9" w:rsidRDefault="00EB74B2" w:rsidP="00EB74B2">
      <w:pPr>
        <w:spacing w:after="0" w:line="240" w:lineRule="auto"/>
        <w:jc w:val="both"/>
        <w:rPr>
          <w:rFonts w:ascii="Arial" w:hAnsi="Arial" w:cs="Arial"/>
          <w:lang w:val="en-US"/>
        </w:rPr>
      </w:pPr>
      <w:r w:rsidRPr="00156FC9">
        <w:rPr>
          <w:rFonts w:ascii="Arial" w:hAnsi="Arial" w:cs="Arial"/>
          <w:b/>
          <w:bCs/>
          <w:color w:val="000000"/>
          <w:lang w:val="en-US"/>
        </w:rPr>
        <w:t xml:space="preserve">Title: </w:t>
      </w:r>
      <w:r w:rsidRPr="00156FC9">
        <w:rPr>
          <w:rFonts w:ascii="Arial" w:hAnsi="Arial" w:cs="Arial"/>
          <w:color w:val="000000"/>
          <w:lang w:val="en-US"/>
        </w:rPr>
        <w:t>Exposure to air pollution during pregnancy and congenital malformations in Temuco, Chile, a city heavily impacted by wood</w:t>
      </w:r>
      <w:r>
        <w:rPr>
          <w:rFonts w:ascii="Arial" w:hAnsi="Arial" w:cs="Arial"/>
          <w:color w:val="000000"/>
          <w:lang w:val="en-US"/>
        </w:rPr>
        <w:t xml:space="preserve"> </w:t>
      </w:r>
      <w:r w:rsidRPr="00156FC9">
        <w:rPr>
          <w:rFonts w:ascii="Arial" w:hAnsi="Arial" w:cs="Arial"/>
          <w:color w:val="000000"/>
          <w:lang w:val="en-US"/>
        </w:rPr>
        <w:t>burning</w:t>
      </w:r>
    </w:p>
    <w:p w14:paraId="16C1A2C0" w14:textId="77777777" w:rsidR="00D165DD" w:rsidRDefault="00D165DD" w:rsidP="00DD2E59">
      <w:pPr>
        <w:spacing w:after="0" w:line="240" w:lineRule="auto"/>
        <w:rPr>
          <w:rFonts w:ascii="Arial" w:hAnsi="Arial" w:cs="Arial"/>
          <w:color w:val="000000"/>
          <w:lang w:val="en-US"/>
        </w:rPr>
      </w:pPr>
    </w:p>
    <w:p w14:paraId="1D8D57CC" w14:textId="77777777" w:rsidR="00D165DD" w:rsidRPr="00760968" w:rsidRDefault="00D165DD" w:rsidP="00D165DD">
      <w:pPr>
        <w:spacing w:after="0" w:line="240" w:lineRule="auto"/>
        <w:jc w:val="both"/>
        <w:rPr>
          <w:rFonts w:ascii="Arial" w:hAnsi="Arial" w:cs="Arial"/>
          <w:b/>
          <w:bCs/>
          <w:color w:val="000000"/>
          <w:lang w:val="en-US"/>
        </w:rPr>
      </w:pPr>
      <w:r w:rsidRPr="00760968">
        <w:rPr>
          <w:rFonts w:ascii="Arial" w:hAnsi="Arial" w:cs="Arial"/>
          <w:b/>
          <w:bCs/>
          <w:color w:val="000000"/>
          <w:lang w:val="en-US"/>
        </w:rPr>
        <w:t xml:space="preserve">Running head: </w:t>
      </w:r>
      <w:r w:rsidRPr="004C4926">
        <w:rPr>
          <w:rFonts w:ascii="Arial" w:hAnsi="Arial" w:cs="Arial"/>
          <w:color w:val="000000"/>
          <w:lang w:val="en-US"/>
        </w:rPr>
        <w:t>Wood</w:t>
      </w:r>
      <w:r>
        <w:rPr>
          <w:rFonts w:ascii="Arial" w:hAnsi="Arial" w:cs="Arial"/>
          <w:color w:val="000000"/>
          <w:lang w:val="en-US"/>
        </w:rPr>
        <w:t xml:space="preserve"> smoke</w:t>
      </w:r>
      <w:r w:rsidRPr="004C4926">
        <w:rPr>
          <w:rFonts w:ascii="Arial" w:hAnsi="Arial" w:cs="Arial"/>
          <w:color w:val="000000"/>
          <w:lang w:val="en-US"/>
        </w:rPr>
        <w:t xml:space="preserve"> and</w:t>
      </w:r>
      <w:r>
        <w:rPr>
          <w:rFonts w:ascii="Arial" w:hAnsi="Arial" w:cs="Arial"/>
          <w:b/>
          <w:bCs/>
          <w:color w:val="000000"/>
          <w:lang w:val="en-US"/>
        </w:rPr>
        <w:t xml:space="preserve"> </w:t>
      </w:r>
      <w:r>
        <w:rPr>
          <w:rFonts w:ascii="Arial" w:hAnsi="Arial" w:cs="Arial"/>
          <w:color w:val="000000"/>
          <w:lang w:val="en-US"/>
        </w:rPr>
        <w:t>c</w:t>
      </w:r>
      <w:r w:rsidRPr="00156FC9">
        <w:rPr>
          <w:rFonts w:ascii="Arial" w:hAnsi="Arial" w:cs="Arial"/>
          <w:color w:val="000000"/>
          <w:lang w:val="en-US"/>
        </w:rPr>
        <w:t>ongenital malformations</w:t>
      </w:r>
    </w:p>
    <w:p w14:paraId="4D136062" w14:textId="1B368CBB" w:rsidR="005F6F6D" w:rsidRDefault="005F6F6D" w:rsidP="00DD2E59">
      <w:pPr>
        <w:spacing w:after="0" w:line="240" w:lineRule="auto"/>
        <w:rPr>
          <w:rFonts w:ascii="Arial" w:hAnsi="Arial" w:cs="Arial"/>
          <w:color w:val="000000"/>
          <w:lang w:val="en-US"/>
        </w:rPr>
      </w:pPr>
      <w:r>
        <w:rPr>
          <w:rFonts w:ascii="Arial" w:hAnsi="Arial" w:cs="Arial"/>
          <w:color w:val="000000"/>
          <w:lang w:val="en-US"/>
        </w:rPr>
        <w:br w:type="page"/>
      </w:r>
    </w:p>
    <w:p w14:paraId="01C0E1D1" w14:textId="249EE97E" w:rsidR="0016222A" w:rsidRPr="005C7FFB" w:rsidRDefault="0016222A" w:rsidP="0016222A">
      <w:pPr>
        <w:spacing w:after="160" w:line="259" w:lineRule="auto"/>
        <w:rPr>
          <w:rFonts w:ascii="Arial" w:hAnsi="Arial" w:cs="Arial"/>
          <w:b/>
          <w:bCs/>
          <w:lang w:val="en-US" w:eastAsia="es-ES"/>
        </w:rPr>
      </w:pPr>
      <w:r w:rsidRPr="005C7FFB">
        <w:rPr>
          <w:rFonts w:ascii="Arial" w:hAnsi="Arial" w:cs="Arial"/>
          <w:b/>
          <w:bCs/>
          <w:lang w:val="en-US" w:eastAsia="es-ES"/>
        </w:rPr>
        <w:lastRenderedPageBreak/>
        <w:t>ABSTRACT</w:t>
      </w:r>
      <w:r>
        <w:rPr>
          <w:rFonts w:ascii="Arial" w:hAnsi="Arial" w:cs="Arial"/>
          <w:b/>
          <w:bCs/>
          <w:lang w:val="en-US" w:eastAsia="es-ES"/>
        </w:rPr>
        <w:t xml:space="preserve"> </w:t>
      </w:r>
    </w:p>
    <w:p w14:paraId="7CC90A87" w14:textId="23A44220" w:rsidR="002903CB" w:rsidRDefault="00B83189" w:rsidP="00BB79CF">
      <w:pPr>
        <w:spacing w:before="240" w:after="240" w:line="259" w:lineRule="auto"/>
        <w:jc w:val="both"/>
        <w:rPr>
          <w:rFonts w:ascii="Arial" w:hAnsi="Arial" w:cs="Arial"/>
          <w:lang w:val="en-US" w:eastAsia="es-ES"/>
        </w:rPr>
      </w:pPr>
      <w:r w:rsidRPr="00CB693D">
        <w:rPr>
          <w:rFonts w:ascii="Arial" w:hAnsi="Arial" w:cs="Arial"/>
          <w:b/>
          <w:bCs/>
          <w:lang w:val="en-US" w:eastAsia="es-ES"/>
        </w:rPr>
        <w:t>Background</w:t>
      </w:r>
      <w:r>
        <w:rPr>
          <w:rFonts w:ascii="Arial" w:hAnsi="Arial" w:cs="Arial"/>
          <w:lang w:val="en-US" w:eastAsia="es-ES"/>
        </w:rPr>
        <w:t xml:space="preserve">: </w:t>
      </w:r>
      <w:r w:rsidR="0016222A" w:rsidRPr="40081650">
        <w:rPr>
          <w:rFonts w:ascii="Arial" w:hAnsi="Arial" w:cs="Arial"/>
          <w:lang w:val="en-US" w:eastAsia="es-ES"/>
        </w:rPr>
        <w:t xml:space="preserve">Clarifying the role of air pollution </w:t>
      </w:r>
      <w:r w:rsidR="00B66FBF">
        <w:rPr>
          <w:rFonts w:ascii="Arial" w:hAnsi="Arial" w:cs="Arial"/>
          <w:lang w:val="en-US" w:eastAsia="es-ES"/>
        </w:rPr>
        <w:t>in</w:t>
      </w:r>
      <w:r w:rsidR="00F41F7B">
        <w:rPr>
          <w:rFonts w:ascii="Arial" w:hAnsi="Arial" w:cs="Arial"/>
          <w:lang w:val="en-US" w:eastAsia="es-ES"/>
        </w:rPr>
        <w:t xml:space="preserve"> adverse birth outcomes, including </w:t>
      </w:r>
      <w:r w:rsidR="00F41F7B" w:rsidRPr="40081650">
        <w:rPr>
          <w:rFonts w:ascii="Arial" w:hAnsi="Arial" w:cs="Arial"/>
          <w:lang w:val="en-US" w:eastAsia="es-ES"/>
        </w:rPr>
        <w:t>congenital malformations</w:t>
      </w:r>
      <w:r w:rsidR="00F41F7B">
        <w:rPr>
          <w:rFonts w:ascii="Arial" w:hAnsi="Arial" w:cs="Arial"/>
          <w:lang w:val="en-US" w:eastAsia="es-ES"/>
        </w:rPr>
        <w:t>,</w:t>
      </w:r>
      <w:r w:rsidR="00F41F7B" w:rsidRPr="40081650">
        <w:rPr>
          <w:rFonts w:ascii="Arial" w:hAnsi="Arial" w:cs="Arial"/>
          <w:lang w:val="en-US" w:eastAsia="es-ES"/>
        </w:rPr>
        <w:t xml:space="preserve"> </w:t>
      </w:r>
      <w:r w:rsidR="0016222A" w:rsidRPr="40081650">
        <w:rPr>
          <w:rFonts w:ascii="Arial" w:hAnsi="Arial" w:cs="Arial"/>
          <w:lang w:val="en-US" w:eastAsia="es-ES"/>
        </w:rPr>
        <w:t xml:space="preserve">is particularly urgent in southern Chile, where </w:t>
      </w:r>
      <w:r w:rsidR="00B66FBF">
        <w:rPr>
          <w:rFonts w:ascii="Arial" w:hAnsi="Arial" w:cs="Arial"/>
          <w:lang w:val="en-US" w:eastAsia="es-ES"/>
        </w:rPr>
        <w:t xml:space="preserve">winter </w:t>
      </w:r>
      <w:r w:rsidR="0016222A" w:rsidRPr="40081650">
        <w:rPr>
          <w:rFonts w:ascii="Arial" w:hAnsi="Arial" w:cs="Arial"/>
          <w:lang w:val="en-US" w:eastAsia="es-ES"/>
        </w:rPr>
        <w:t>air pollution reach</w:t>
      </w:r>
      <w:r w:rsidR="00B66FBF">
        <w:rPr>
          <w:rFonts w:ascii="Arial" w:hAnsi="Arial" w:cs="Arial"/>
          <w:lang w:val="en-US" w:eastAsia="es-ES"/>
        </w:rPr>
        <w:t>es</w:t>
      </w:r>
      <w:r w:rsidR="0016222A" w:rsidRPr="40081650">
        <w:rPr>
          <w:rFonts w:ascii="Arial" w:hAnsi="Arial" w:cs="Arial"/>
          <w:lang w:val="en-US" w:eastAsia="es-ES"/>
        </w:rPr>
        <w:t xml:space="preserve"> critical values due to </w:t>
      </w:r>
      <w:r w:rsidR="0016222A" w:rsidRPr="00B40154">
        <w:rPr>
          <w:rFonts w:ascii="Arial" w:hAnsi="Arial" w:cs="Arial"/>
          <w:lang w:val="en-US" w:eastAsia="es-ES"/>
        </w:rPr>
        <w:t>residential wood</w:t>
      </w:r>
      <w:r w:rsidR="006B586A">
        <w:rPr>
          <w:rFonts w:ascii="Arial" w:hAnsi="Arial" w:cs="Arial"/>
          <w:lang w:val="en-US" w:eastAsia="es-ES"/>
        </w:rPr>
        <w:t xml:space="preserve"> </w:t>
      </w:r>
      <w:r w:rsidR="0016222A" w:rsidRPr="00B40154">
        <w:rPr>
          <w:rFonts w:ascii="Arial" w:hAnsi="Arial" w:cs="Arial"/>
          <w:lang w:val="en-US" w:eastAsia="es-ES"/>
        </w:rPr>
        <w:t>burning.</w:t>
      </w:r>
      <w:r w:rsidR="0016490E">
        <w:rPr>
          <w:rFonts w:ascii="Arial" w:hAnsi="Arial" w:cs="Arial"/>
          <w:lang w:val="en-US" w:eastAsia="es-ES"/>
        </w:rPr>
        <w:t xml:space="preserve"> We evaluated </w:t>
      </w:r>
      <w:r w:rsidR="0016222A" w:rsidRPr="40081650">
        <w:rPr>
          <w:rFonts w:ascii="Arial" w:hAnsi="Arial" w:cs="Arial"/>
          <w:lang w:val="en-US" w:eastAsia="es-ES"/>
        </w:rPr>
        <w:t>association</w:t>
      </w:r>
      <w:r w:rsidR="009E08CD">
        <w:rPr>
          <w:rFonts w:ascii="Arial" w:hAnsi="Arial" w:cs="Arial"/>
          <w:lang w:val="en-US" w:eastAsia="es-ES"/>
        </w:rPr>
        <w:t>s</w:t>
      </w:r>
      <w:r w:rsidR="0016222A" w:rsidRPr="40081650">
        <w:rPr>
          <w:rFonts w:ascii="Arial" w:hAnsi="Arial" w:cs="Arial"/>
          <w:lang w:val="en-US" w:eastAsia="es-ES"/>
        </w:rPr>
        <w:t xml:space="preserve"> between exposure to fine particulate matter (PM</w:t>
      </w:r>
      <w:r w:rsidR="0016222A" w:rsidRPr="00B40154">
        <w:rPr>
          <w:rFonts w:ascii="Arial" w:hAnsi="Arial" w:cs="Arial"/>
          <w:vertAlign w:val="subscript"/>
          <w:lang w:val="en-US" w:eastAsia="es-ES"/>
        </w:rPr>
        <w:t>2.5</w:t>
      </w:r>
      <w:r w:rsidR="0016222A" w:rsidRPr="40081650">
        <w:rPr>
          <w:rFonts w:ascii="Arial" w:hAnsi="Arial" w:cs="Arial"/>
          <w:lang w:val="en-US" w:eastAsia="es-ES"/>
        </w:rPr>
        <w:t xml:space="preserve">) and </w:t>
      </w:r>
      <w:r w:rsidR="0016222A">
        <w:rPr>
          <w:rFonts w:ascii="Arial" w:hAnsi="Arial" w:cs="Arial"/>
          <w:lang w:val="en-US" w:eastAsia="es-ES"/>
        </w:rPr>
        <w:t xml:space="preserve">wood-burning </w:t>
      </w:r>
      <w:r w:rsidR="00EC5AB4">
        <w:rPr>
          <w:rFonts w:ascii="Arial" w:hAnsi="Arial" w:cs="Arial"/>
          <w:lang w:val="en-US" w:eastAsia="es-ES"/>
        </w:rPr>
        <w:t>tracers</w:t>
      </w:r>
      <w:r w:rsidR="0016222A" w:rsidRPr="40081650">
        <w:rPr>
          <w:rFonts w:ascii="Arial" w:eastAsia="Arial" w:hAnsi="Arial" w:cs="Arial"/>
          <w:lang w:val="en-US"/>
        </w:rPr>
        <w:t>—levoglucosan (</w:t>
      </w:r>
      <w:proofErr w:type="spellStart"/>
      <w:r w:rsidR="0016222A" w:rsidRPr="40081650">
        <w:rPr>
          <w:rFonts w:ascii="Arial" w:eastAsia="Arial" w:hAnsi="Arial" w:cs="Arial"/>
          <w:lang w:val="en-US"/>
        </w:rPr>
        <w:t>levo</w:t>
      </w:r>
      <w:proofErr w:type="spellEnd"/>
      <w:r w:rsidR="0016222A" w:rsidRPr="40081650">
        <w:rPr>
          <w:rFonts w:ascii="Arial" w:eastAsia="Arial" w:hAnsi="Arial" w:cs="Arial"/>
          <w:lang w:val="en-US"/>
        </w:rPr>
        <w:t>) and water-soluble potassium (</w:t>
      </w:r>
      <w:proofErr w:type="spellStart"/>
      <w:r w:rsidR="0016222A" w:rsidRPr="40081650">
        <w:rPr>
          <w:rFonts w:ascii="Arial" w:eastAsia="Arial" w:hAnsi="Arial" w:cs="Arial"/>
          <w:lang w:val="en-US"/>
        </w:rPr>
        <w:t>Ksol</w:t>
      </w:r>
      <w:proofErr w:type="spellEnd"/>
      <w:r w:rsidR="0016222A" w:rsidRPr="40081650">
        <w:rPr>
          <w:rFonts w:ascii="Arial" w:eastAsia="Arial" w:hAnsi="Arial" w:cs="Arial"/>
          <w:lang w:val="en-US"/>
        </w:rPr>
        <w:t>)—</w:t>
      </w:r>
      <w:r w:rsidR="0016222A" w:rsidRPr="40081650">
        <w:rPr>
          <w:rFonts w:ascii="Arial" w:hAnsi="Arial" w:cs="Arial"/>
          <w:lang w:val="en-US" w:eastAsia="es-ES"/>
        </w:rPr>
        <w:t>during pregnancy and congenital malformations in Temuco</w:t>
      </w:r>
      <w:r w:rsidR="00A574D3">
        <w:rPr>
          <w:rFonts w:ascii="Arial" w:hAnsi="Arial" w:cs="Arial"/>
          <w:lang w:val="en-US" w:eastAsia="es-ES"/>
        </w:rPr>
        <w:t>, Chile</w:t>
      </w:r>
      <w:r w:rsidR="0016222A" w:rsidRPr="40081650">
        <w:rPr>
          <w:rFonts w:ascii="Arial" w:hAnsi="Arial" w:cs="Arial"/>
          <w:lang w:val="en-US" w:eastAsia="es-ES"/>
        </w:rPr>
        <w:t>.</w:t>
      </w:r>
      <w:r w:rsidR="00A574D3">
        <w:rPr>
          <w:rFonts w:ascii="Arial" w:hAnsi="Arial" w:cs="Arial"/>
          <w:lang w:val="en-US" w:eastAsia="es-ES"/>
        </w:rPr>
        <w:t xml:space="preserve"> </w:t>
      </w:r>
    </w:p>
    <w:p w14:paraId="716E551F" w14:textId="19144DBB" w:rsidR="002903CB" w:rsidRDefault="002903CB" w:rsidP="00BB79CF">
      <w:pPr>
        <w:spacing w:before="240" w:after="240" w:line="259" w:lineRule="auto"/>
        <w:jc w:val="both"/>
        <w:rPr>
          <w:rFonts w:ascii="Arial" w:hAnsi="Arial" w:cs="Arial"/>
          <w:lang w:val="en-US" w:eastAsia="es-ES"/>
        </w:rPr>
      </w:pPr>
      <w:r w:rsidRPr="00CB693D">
        <w:rPr>
          <w:rFonts w:ascii="Arial" w:hAnsi="Arial" w:cs="Arial"/>
          <w:b/>
          <w:bCs/>
          <w:lang w:val="en-US" w:eastAsia="es-ES"/>
        </w:rPr>
        <w:t>Methods</w:t>
      </w:r>
      <w:r>
        <w:rPr>
          <w:rFonts w:ascii="Arial" w:hAnsi="Arial" w:cs="Arial"/>
          <w:lang w:val="en-US" w:eastAsia="es-ES"/>
        </w:rPr>
        <w:t xml:space="preserve">: </w:t>
      </w:r>
      <w:r w:rsidR="0016222A" w:rsidRPr="40081650">
        <w:rPr>
          <w:rFonts w:ascii="Arial" w:hAnsi="Arial" w:cs="Arial"/>
          <w:lang w:val="en-US" w:eastAsia="es-ES"/>
        </w:rPr>
        <w:t xml:space="preserve">The study included </w:t>
      </w:r>
      <w:r w:rsidR="003F7508">
        <w:rPr>
          <w:rFonts w:ascii="Arial" w:hAnsi="Arial" w:cs="Arial"/>
          <w:lang w:val="en-US" w:eastAsia="es-ES"/>
        </w:rPr>
        <w:t xml:space="preserve">15,452 </w:t>
      </w:r>
      <w:r w:rsidR="00194F8C">
        <w:rPr>
          <w:rFonts w:ascii="Arial" w:hAnsi="Arial" w:cs="Arial"/>
          <w:lang w:val="en-US" w:eastAsia="es-ES"/>
        </w:rPr>
        <w:t xml:space="preserve">births </w:t>
      </w:r>
      <w:r w:rsidR="00303734">
        <w:rPr>
          <w:rFonts w:ascii="Arial" w:hAnsi="Arial" w:cs="Arial"/>
          <w:lang w:val="en-US" w:eastAsia="es-ES"/>
        </w:rPr>
        <w:t xml:space="preserve">between </w:t>
      </w:r>
      <w:r w:rsidR="00303734" w:rsidRPr="40081650">
        <w:rPr>
          <w:rFonts w:ascii="Arial" w:hAnsi="Arial" w:cs="Arial"/>
          <w:lang w:val="en-US" w:eastAsia="es-ES"/>
        </w:rPr>
        <w:t>2009</w:t>
      </w:r>
      <w:r w:rsidR="00303734">
        <w:rPr>
          <w:rFonts w:ascii="Arial" w:hAnsi="Arial" w:cs="Arial"/>
          <w:lang w:val="en-US" w:eastAsia="es-ES"/>
        </w:rPr>
        <w:t>-</w:t>
      </w:r>
      <w:r w:rsidR="00303734" w:rsidRPr="40081650">
        <w:rPr>
          <w:rFonts w:ascii="Arial" w:hAnsi="Arial" w:cs="Arial"/>
          <w:lang w:val="en-US" w:eastAsia="es-ES"/>
        </w:rPr>
        <w:t>2016</w:t>
      </w:r>
      <w:r w:rsidR="00303734">
        <w:rPr>
          <w:rFonts w:ascii="Arial" w:hAnsi="Arial" w:cs="Arial"/>
          <w:lang w:val="en-US" w:eastAsia="es-ES"/>
        </w:rPr>
        <w:t xml:space="preserve"> </w:t>
      </w:r>
      <w:r w:rsidR="003F7508">
        <w:rPr>
          <w:rFonts w:ascii="Arial" w:hAnsi="Arial" w:cs="Arial"/>
          <w:lang w:val="en-US" w:eastAsia="es-ES"/>
        </w:rPr>
        <w:t xml:space="preserve">at </w:t>
      </w:r>
      <w:r w:rsidR="0016222A" w:rsidRPr="40081650">
        <w:rPr>
          <w:rFonts w:ascii="Arial" w:hAnsi="Arial" w:cs="Arial"/>
          <w:lang w:val="en-US" w:eastAsia="es-ES"/>
        </w:rPr>
        <w:t xml:space="preserve">the </w:t>
      </w:r>
      <w:r w:rsidR="00194F8C">
        <w:rPr>
          <w:rFonts w:ascii="Arial" w:hAnsi="Arial" w:cs="Arial"/>
          <w:lang w:val="en-US" w:eastAsia="es-ES"/>
        </w:rPr>
        <w:t>r</w:t>
      </w:r>
      <w:r w:rsidR="0016222A" w:rsidRPr="40081650">
        <w:rPr>
          <w:rFonts w:ascii="Arial" w:hAnsi="Arial" w:cs="Arial"/>
          <w:lang w:val="en-US" w:eastAsia="es-ES"/>
        </w:rPr>
        <w:t xml:space="preserve">egional </w:t>
      </w:r>
      <w:r w:rsidR="00194F8C">
        <w:rPr>
          <w:rFonts w:ascii="Arial" w:hAnsi="Arial" w:cs="Arial"/>
          <w:lang w:val="en-US" w:eastAsia="es-ES"/>
        </w:rPr>
        <w:t>h</w:t>
      </w:r>
      <w:r w:rsidR="0016222A" w:rsidRPr="40081650">
        <w:rPr>
          <w:rFonts w:ascii="Arial" w:hAnsi="Arial" w:cs="Arial"/>
          <w:lang w:val="en-US" w:eastAsia="es-ES"/>
        </w:rPr>
        <w:t>ospital</w:t>
      </w:r>
      <w:r w:rsidR="00303734">
        <w:rPr>
          <w:rFonts w:ascii="Arial" w:hAnsi="Arial" w:cs="Arial"/>
          <w:lang w:val="en-US" w:eastAsia="es-ES"/>
        </w:rPr>
        <w:t xml:space="preserve"> in Temuco, Chile</w:t>
      </w:r>
      <w:r w:rsidR="0016222A" w:rsidRPr="40081650">
        <w:rPr>
          <w:rFonts w:ascii="Arial" w:hAnsi="Arial" w:cs="Arial"/>
          <w:lang w:val="en-US" w:eastAsia="es-ES"/>
        </w:rPr>
        <w:t xml:space="preserve">. </w:t>
      </w:r>
      <w:r w:rsidR="00BD6DC7">
        <w:rPr>
          <w:rFonts w:ascii="Arial" w:hAnsi="Arial" w:cs="Arial"/>
          <w:lang w:val="en-US" w:eastAsia="es-ES"/>
        </w:rPr>
        <w:t xml:space="preserve">Individual data were obtained </w:t>
      </w:r>
      <w:r w:rsidR="0016222A" w:rsidRPr="40081650">
        <w:rPr>
          <w:rFonts w:ascii="Arial" w:hAnsi="Arial" w:cs="Arial"/>
          <w:lang w:val="en-US" w:eastAsia="es-ES"/>
        </w:rPr>
        <w:t xml:space="preserve">from anonymized hospital records. Exposure was assigned </w:t>
      </w:r>
      <w:r w:rsidR="005E355A">
        <w:rPr>
          <w:rFonts w:ascii="Arial" w:hAnsi="Arial" w:cs="Arial"/>
          <w:lang w:val="en-US" w:eastAsia="es-ES"/>
        </w:rPr>
        <w:t>by</w:t>
      </w:r>
      <w:r w:rsidR="0016222A" w:rsidRPr="40081650">
        <w:rPr>
          <w:rFonts w:ascii="Arial" w:hAnsi="Arial" w:cs="Arial"/>
          <w:lang w:val="en-US" w:eastAsia="es-ES"/>
        </w:rPr>
        <w:t xml:space="preserve"> trimester and </w:t>
      </w:r>
      <w:r w:rsidR="005E355A">
        <w:rPr>
          <w:rFonts w:ascii="Arial" w:hAnsi="Arial" w:cs="Arial"/>
          <w:lang w:val="en-US" w:eastAsia="es-ES"/>
        </w:rPr>
        <w:t xml:space="preserve">across week of pregnancy </w:t>
      </w:r>
      <w:r w:rsidR="0016222A" w:rsidRPr="40081650">
        <w:rPr>
          <w:rFonts w:ascii="Arial" w:hAnsi="Arial" w:cs="Arial"/>
          <w:lang w:val="en-US" w:eastAsia="es-ES"/>
        </w:rPr>
        <w:t xml:space="preserve">using </w:t>
      </w:r>
      <w:r w:rsidR="002E7D06">
        <w:rPr>
          <w:rFonts w:ascii="Arial" w:hAnsi="Arial" w:cs="Arial"/>
          <w:lang w:val="en-US" w:eastAsia="es-ES"/>
        </w:rPr>
        <w:t xml:space="preserve">both </w:t>
      </w:r>
      <w:r w:rsidR="005E355A">
        <w:rPr>
          <w:rFonts w:ascii="Arial" w:hAnsi="Arial" w:cs="Arial"/>
          <w:lang w:val="en-US" w:eastAsia="es-ES"/>
        </w:rPr>
        <w:t xml:space="preserve">temporal and </w:t>
      </w:r>
      <w:r w:rsidR="002E7D06">
        <w:rPr>
          <w:rFonts w:ascii="Arial" w:hAnsi="Arial" w:cs="Arial"/>
          <w:lang w:val="en-US" w:eastAsia="es-ES"/>
        </w:rPr>
        <w:t>temporal-spatial models</w:t>
      </w:r>
      <w:r w:rsidR="0016222A" w:rsidRPr="40081650">
        <w:rPr>
          <w:rFonts w:ascii="Arial" w:hAnsi="Arial" w:cs="Arial"/>
          <w:lang w:val="en-US" w:eastAsia="es-ES"/>
        </w:rPr>
        <w:t xml:space="preserve">. Log-binomial models </w:t>
      </w:r>
      <w:r w:rsidR="00F813B8">
        <w:rPr>
          <w:rFonts w:ascii="Arial" w:hAnsi="Arial" w:cs="Arial"/>
          <w:lang w:val="en-US" w:eastAsia="es-ES"/>
        </w:rPr>
        <w:t>estimated</w:t>
      </w:r>
      <w:r w:rsidR="0016222A" w:rsidRPr="40081650">
        <w:rPr>
          <w:rFonts w:ascii="Arial" w:hAnsi="Arial" w:cs="Arial"/>
          <w:lang w:val="en-US" w:eastAsia="es-ES"/>
        </w:rPr>
        <w:t xml:space="preserve"> </w:t>
      </w:r>
      <w:r w:rsidR="00820EFD">
        <w:rPr>
          <w:rFonts w:ascii="Arial" w:hAnsi="Arial" w:cs="Arial"/>
          <w:lang w:val="en-US" w:eastAsia="es-ES"/>
        </w:rPr>
        <w:t xml:space="preserve">risk ratios (RRs) </w:t>
      </w:r>
      <w:r w:rsidR="00303734">
        <w:rPr>
          <w:rFonts w:ascii="Arial" w:hAnsi="Arial" w:cs="Arial"/>
          <w:lang w:val="en-US" w:eastAsia="es-ES"/>
        </w:rPr>
        <w:t xml:space="preserve">and 95% confidence intervals </w:t>
      </w:r>
      <w:r w:rsidR="00CB693D">
        <w:rPr>
          <w:rFonts w:ascii="Arial" w:hAnsi="Arial" w:cs="Arial"/>
          <w:lang w:val="en-US" w:eastAsia="es-ES"/>
        </w:rPr>
        <w:t xml:space="preserve">(95% CI) </w:t>
      </w:r>
      <w:r w:rsidR="00820EFD">
        <w:rPr>
          <w:rFonts w:ascii="Arial" w:hAnsi="Arial" w:cs="Arial"/>
          <w:lang w:val="en-US" w:eastAsia="es-ES"/>
        </w:rPr>
        <w:t xml:space="preserve">for </w:t>
      </w:r>
      <w:r w:rsidR="00F813B8">
        <w:rPr>
          <w:rFonts w:ascii="Arial" w:hAnsi="Arial" w:cs="Arial"/>
          <w:lang w:val="en-US" w:eastAsia="es-ES"/>
        </w:rPr>
        <w:t xml:space="preserve">increases in </w:t>
      </w:r>
      <w:r w:rsidR="0016222A" w:rsidRPr="40081650">
        <w:rPr>
          <w:rFonts w:ascii="Arial" w:hAnsi="Arial" w:cs="Arial"/>
          <w:lang w:val="en-US" w:eastAsia="es-ES"/>
        </w:rPr>
        <w:t>exposure</w:t>
      </w:r>
      <w:r w:rsidR="00AB5F99">
        <w:rPr>
          <w:rFonts w:ascii="Arial" w:hAnsi="Arial" w:cs="Arial"/>
          <w:lang w:val="en-US" w:eastAsia="es-ES"/>
        </w:rPr>
        <w:t>,</w:t>
      </w:r>
      <w:r w:rsidR="0016222A" w:rsidRPr="40081650">
        <w:rPr>
          <w:rFonts w:ascii="Arial" w:hAnsi="Arial" w:cs="Arial"/>
          <w:lang w:val="en-US" w:eastAsia="es-ES"/>
        </w:rPr>
        <w:t xml:space="preserve"> adjust</w:t>
      </w:r>
      <w:r w:rsidR="00AB5F99">
        <w:rPr>
          <w:rFonts w:ascii="Arial" w:hAnsi="Arial" w:cs="Arial"/>
          <w:lang w:val="en-US" w:eastAsia="es-ES"/>
        </w:rPr>
        <w:t>ing</w:t>
      </w:r>
      <w:r w:rsidR="0016222A" w:rsidRPr="40081650">
        <w:rPr>
          <w:rFonts w:ascii="Arial" w:hAnsi="Arial" w:cs="Arial"/>
          <w:lang w:val="en-US" w:eastAsia="es-ES"/>
        </w:rPr>
        <w:t xml:space="preserve"> for </w:t>
      </w:r>
      <w:r w:rsidR="008002A4">
        <w:rPr>
          <w:rFonts w:ascii="Arial" w:hAnsi="Arial" w:cs="Arial"/>
          <w:lang w:val="en-US" w:eastAsia="es-ES"/>
        </w:rPr>
        <w:t>covariates</w:t>
      </w:r>
      <w:r w:rsidR="00820EFD">
        <w:rPr>
          <w:rFonts w:ascii="Arial" w:hAnsi="Arial" w:cs="Arial"/>
          <w:lang w:val="en-US" w:eastAsia="es-ES"/>
        </w:rPr>
        <w:t xml:space="preserve">. </w:t>
      </w:r>
      <w:r w:rsidR="00B21F5D">
        <w:rPr>
          <w:rFonts w:ascii="Arial" w:hAnsi="Arial" w:cs="Arial"/>
          <w:lang w:val="en-US" w:eastAsia="es-ES"/>
        </w:rPr>
        <w:t>W</w:t>
      </w:r>
      <w:r w:rsidR="00B21F5D" w:rsidRPr="40081650">
        <w:rPr>
          <w:rFonts w:ascii="Arial" w:hAnsi="Arial" w:cs="Arial"/>
          <w:lang w:val="en-US" w:eastAsia="es-ES"/>
        </w:rPr>
        <w:t>indows</w:t>
      </w:r>
      <w:r w:rsidR="0016222A" w:rsidRPr="40081650">
        <w:rPr>
          <w:rFonts w:ascii="Arial" w:hAnsi="Arial" w:cs="Arial"/>
          <w:lang w:val="en-US" w:eastAsia="es-ES"/>
        </w:rPr>
        <w:t xml:space="preserve"> of susceptibility</w:t>
      </w:r>
      <w:r w:rsidR="005B5291">
        <w:rPr>
          <w:rFonts w:ascii="Arial" w:hAnsi="Arial" w:cs="Arial"/>
          <w:lang w:val="en-US" w:eastAsia="es-ES"/>
        </w:rPr>
        <w:t xml:space="preserve"> (weekly </w:t>
      </w:r>
      <w:r w:rsidR="0016222A" w:rsidRPr="40081650">
        <w:rPr>
          <w:rFonts w:ascii="Arial" w:hAnsi="Arial" w:cs="Arial"/>
          <w:lang w:val="en-US" w:eastAsia="es-ES"/>
        </w:rPr>
        <w:t>gestation and 12 weeks preconception</w:t>
      </w:r>
      <w:r w:rsidR="005B5291">
        <w:rPr>
          <w:rFonts w:ascii="Arial" w:hAnsi="Arial" w:cs="Arial"/>
          <w:lang w:val="en-US" w:eastAsia="es-ES"/>
        </w:rPr>
        <w:t xml:space="preserve">) were examined </w:t>
      </w:r>
      <w:r w:rsidR="0016222A">
        <w:rPr>
          <w:rFonts w:ascii="Arial" w:hAnsi="Arial" w:cs="Arial"/>
          <w:lang w:val="en-US" w:eastAsia="es-ES"/>
        </w:rPr>
        <w:t>using distributed lag models</w:t>
      </w:r>
      <w:r w:rsidR="0016222A" w:rsidRPr="40081650">
        <w:rPr>
          <w:rFonts w:ascii="Arial" w:hAnsi="Arial" w:cs="Arial"/>
          <w:lang w:val="en-US" w:eastAsia="es-ES"/>
        </w:rPr>
        <w:t xml:space="preserve">. </w:t>
      </w:r>
    </w:p>
    <w:p w14:paraId="70338362" w14:textId="608FA6AC" w:rsidR="002903CB" w:rsidRDefault="002903CB" w:rsidP="00BB79CF">
      <w:pPr>
        <w:spacing w:before="240" w:after="240" w:line="259" w:lineRule="auto"/>
        <w:jc w:val="both"/>
        <w:rPr>
          <w:rFonts w:ascii="Arial" w:hAnsi="Arial" w:cs="Arial"/>
          <w:lang w:val="en-US" w:eastAsia="es-ES"/>
        </w:rPr>
      </w:pPr>
      <w:r w:rsidRPr="00CB693D">
        <w:rPr>
          <w:rFonts w:ascii="Arial" w:hAnsi="Arial" w:cs="Arial"/>
          <w:b/>
          <w:bCs/>
          <w:lang w:val="en-US" w:eastAsia="es-ES"/>
        </w:rPr>
        <w:t>Results</w:t>
      </w:r>
      <w:r>
        <w:rPr>
          <w:rFonts w:ascii="Arial" w:hAnsi="Arial" w:cs="Arial"/>
          <w:lang w:val="en-US" w:eastAsia="es-ES"/>
        </w:rPr>
        <w:t xml:space="preserve">: </w:t>
      </w:r>
      <w:r w:rsidR="00C07955">
        <w:rPr>
          <w:rFonts w:ascii="Arial" w:hAnsi="Arial" w:cs="Arial"/>
          <w:lang w:val="en-US" w:eastAsia="es-ES"/>
        </w:rPr>
        <w:t xml:space="preserve">We </w:t>
      </w:r>
      <w:r w:rsidR="00820EFD">
        <w:rPr>
          <w:rFonts w:ascii="Arial" w:hAnsi="Arial" w:cs="Arial"/>
          <w:lang w:val="en-US" w:eastAsia="es-ES"/>
        </w:rPr>
        <w:t>identified</w:t>
      </w:r>
      <w:r w:rsidR="00C07955">
        <w:rPr>
          <w:rFonts w:ascii="Arial" w:hAnsi="Arial" w:cs="Arial"/>
          <w:lang w:val="en-US" w:eastAsia="es-ES"/>
        </w:rPr>
        <w:t xml:space="preserve"> </w:t>
      </w:r>
      <w:r w:rsidR="0016222A" w:rsidRPr="00AF47FC">
        <w:rPr>
          <w:rFonts w:ascii="Arial" w:hAnsi="Arial" w:cs="Arial"/>
          <w:lang w:val="en-US" w:eastAsia="es-ES"/>
        </w:rPr>
        <w:t>267 (1.7</w:t>
      </w:r>
      <w:r w:rsidR="002C62E5" w:rsidRPr="002C62E5">
        <w:rPr>
          <w:rFonts w:ascii="Arial" w:hAnsi="Arial" w:cs="Arial"/>
          <w:highlight w:val="yellow"/>
          <w:lang w:val="en-US" w:eastAsia="es-ES"/>
        </w:rPr>
        <w:t>3</w:t>
      </w:r>
      <w:r w:rsidR="0016222A" w:rsidRPr="00AF47FC">
        <w:rPr>
          <w:rFonts w:ascii="Arial" w:hAnsi="Arial" w:cs="Arial"/>
          <w:lang w:val="en-US" w:eastAsia="es-ES"/>
        </w:rPr>
        <w:t xml:space="preserve">%) congenital malformation, </w:t>
      </w:r>
      <w:r w:rsidR="005B5291">
        <w:rPr>
          <w:rFonts w:ascii="Arial" w:hAnsi="Arial" w:cs="Arial"/>
          <w:lang w:val="en-US" w:eastAsia="es-ES"/>
        </w:rPr>
        <w:t>including</w:t>
      </w:r>
      <w:r w:rsidR="00C07955">
        <w:rPr>
          <w:rFonts w:ascii="Arial" w:hAnsi="Arial" w:cs="Arial"/>
          <w:lang w:val="en-US" w:eastAsia="es-ES"/>
        </w:rPr>
        <w:t xml:space="preserve"> </w:t>
      </w:r>
      <w:r w:rsidR="0016222A" w:rsidRPr="00AF47FC">
        <w:rPr>
          <w:rFonts w:ascii="Arial" w:hAnsi="Arial" w:cs="Arial"/>
          <w:lang w:val="en-US" w:eastAsia="es-ES"/>
        </w:rPr>
        <w:t xml:space="preserve">128 </w:t>
      </w:r>
      <w:r w:rsidR="00185FB2">
        <w:rPr>
          <w:rFonts w:ascii="Arial" w:hAnsi="Arial" w:cs="Arial"/>
          <w:lang w:val="en-US" w:eastAsia="es-ES"/>
        </w:rPr>
        <w:t xml:space="preserve">congenital heart </w:t>
      </w:r>
      <w:r w:rsidR="00B30063">
        <w:rPr>
          <w:rFonts w:ascii="Arial" w:hAnsi="Arial" w:cs="Arial"/>
          <w:lang w:val="en-US" w:eastAsia="es-ES"/>
        </w:rPr>
        <w:t>defects</w:t>
      </w:r>
      <w:r w:rsidR="0016222A" w:rsidRPr="00AF47FC">
        <w:rPr>
          <w:rFonts w:ascii="Arial" w:hAnsi="Arial" w:cs="Arial"/>
          <w:lang w:val="en-US" w:eastAsia="es-ES"/>
        </w:rPr>
        <w:t>.</w:t>
      </w:r>
      <w:r w:rsidR="001A5D17">
        <w:rPr>
          <w:rFonts w:ascii="Arial" w:hAnsi="Arial" w:cs="Arial"/>
          <w:lang w:val="en-US" w:eastAsia="es-ES"/>
        </w:rPr>
        <w:t xml:space="preserve"> The strongest and most robust evidence </w:t>
      </w:r>
      <w:r w:rsidR="00B30063">
        <w:rPr>
          <w:rFonts w:ascii="Arial" w:hAnsi="Arial" w:cs="Arial"/>
          <w:lang w:val="en-US" w:eastAsia="es-ES"/>
        </w:rPr>
        <w:t>suggested</w:t>
      </w:r>
      <w:r w:rsidR="00EE31E5" w:rsidRPr="00EE31E5">
        <w:rPr>
          <w:rFonts w:ascii="Arial" w:hAnsi="Arial" w:cs="Arial"/>
          <w:lang w:val="en-US" w:eastAsia="es-ES"/>
        </w:rPr>
        <w:t xml:space="preserve"> differential risk of congenital </w:t>
      </w:r>
      <w:r w:rsidR="001A5D17">
        <w:rPr>
          <w:rFonts w:ascii="Arial" w:hAnsi="Arial" w:cs="Arial"/>
          <w:lang w:val="en-US" w:eastAsia="es-ES"/>
        </w:rPr>
        <w:t xml:space="preserve">heart disease </w:t>
      </w:r>
      <w:r w:rsidR="0004662C">
        <w:rPr>
          <w:rFonts w:ascii="Arial" w:hAnsi="Arial" w:cs="Arial"/>
          <w:lang w:val="en-US" w:eastAsia="es-ES"/>
        </w:rPr>
        <w:t xml:space="preserve">associated with </w:t>
      </w:r>
      <w:r w:rsidR="00EE31E5" w:rsidRPr="00EE31E5">
        <w:rPr>
          <w:rFonts w:ascii="Arial" w:hAnsi="Arial" w:cs="Arial"/>
          <w:lang w:val="en-US" w:eastAsia="es-ES"/>
        </w:rPr>
        <w:t>wood</w:t>
      </w:r>
      <w:r w:rsidR="006B586A">
        <w:rPr>
          <w:rFonts w:ascii="Arial" w:hAnsi="Arial" w:cs="Arial"/>
          <w:lang w:val="en-US" w:eastAsia="es-ES"/>
        </w:rPr>
        <w:t>-</w:t>
      </w:r>
      <w:r w:rsidR="00EE31E5" w:rsidRPr="00EE31E5">
        <w:rPr>
          <w:rFonts w:ascii="Arial" w:hAnsi="Arial" w:cs="Arial"/>
          <w:lang w:val="en-US" w:eastAsia="es-ES"/>
        </w:rPr>
        <w:t xml:space="preserve">burning air pollution. </w:t>
      </w:r>
      <w:r w:rsidR="009F3603" w:rsidRPr="002C62E5">
        <w:rPr>
          <w:rFonts w:ascii="Arial" w:hAnsi="Arial" w:cs="Arial"/>
          <w:highlight w:val="yellow"/>
          <w:lang w:val="en-US" w:eastAsia="es-ES"/>
        </w:rPr>
        <w:t xml:space="preserve">In trimester-specific analysis, </w:t>
      </w:r>
      <w:r w:rsidR="00814EA0" w:rsidRPr="002C62E5">
        <w:rPr>
          <w:rFonts w:ascii="Arial" w:hAnsi="Arial" w:cs="Arial"/>
          <w:highlight w:val="yellow"/>
          <w:lang w:val="en-US" w:eastAsia="es-ES"/>
        </w:rPr>
        <w:t xml:space="preserve">we observed an increased risk associated with increasing exposure of </w:t>
      </w:r>
      <w:proofErr w:type="spellStart"/>
      <w:r w:rsidR="00814EA0" w:rsidRPr="002C62E5">
        <w:rPr>
          <w:rFonts w:ascii="Arial" w:hAnsi="Arial" w:cs="Arial"/>
          <w:highlight w:val="yellow"/>
          <w:lang w:val="en-US" w:eastAsia="es-ES"/>
        </w:rPr>
        <w:t>levo</w:t>
      </w:r>
      <w:proofErr w:type="spellEnd"/>
      <w:r w:rsidR="00814EA0" w:rsidRPr="002C62E5">
        <w:rPr>
          <w:rFonts w:ascii="Arial" w:hAnsi="Arial" w:cs="Arial"/>
          <w:highlight w:val="yellow"/>
          <w:lang w:val="en-US" w:eastAsia="es-ES"/>
        </w:rPr>
        <w:t xml:space="preserve"> and </w:t>
      </w:r>
      <w:proofErr w:type="spellStart"/>
      <w:r w:rsidR="00814EA0" w:rsidRPr="002C62E5">
        <w:rPr>
          <w:rFonts w:ascii="Arial" w:hAnsi="Arial" w:cs="Arial"/>
          <w:highlight w:val="yellow"/>
          <w:lang w:val="en-US" w:eastAsia="es-ES"/>
        </w:rPr>
        <w:t>Ksol</w:t>
      </w:r>
      <w:proofErr w:type="spellEnd"/>
      <w:r w:rsidR="00814EA0" w:rsidRPr="002C62E5">
        <w:rPr>
          <w:rFonts w:ascii="Arial" w:hAnsi="Arial" w:cs="Arial"/>
          <w:highlight w:val="yellow"/>
          <w:lang w:val="en-US" w:eastAsia="es-ES"/>
        </w:rPr>
        <w:t xml:space="preserve"> in the third trimester of gestation</w:t>
      </w:r>
      <w:r w:rsidR="009D51F1" w:rsidRPr="002C62E5">
        <w:rPr>
          <w:rFonts w:ascii="Arial" w:hAnsi="Arial" w:cs="Arial"/>
          <w:highlight w:val="yellow"/>
          <w:lang w:val="en-US" w:eastAsia="es-ES"/>
        </w:rPr>
        <w:t>.</w:t>
      </w:r>
      <w:r w:rsidR="00814EA0" w:rsidRPr="002C62E5">
        <w:rPr>
          <w:rFonts w:ascii="Arial" w:hAnsi="Arial" w:cs="Arial"/>
          <w:highlight w:val="yellow"/>
          <w:lang w:val="en-US" w:eastAsia="es-ES"/>
        </w:rPr>
        <w:t xml:space="preserve"> </w:t>
      </w:r>
      <w:r w:rsidR="008503CA" w:rsidRPr="002C62E5">
        <w:rPr>
          <w:rFonts w:ascii="Arial" w:hAnsi="Arial" w:cs="Arial"/>
          <w:highlight w:val="yellow"/>
          <w:lang w:val="en-US" w:eastAsia="es-ES"/>
        </w:rPr>
        <w:t>Estimates were statistically significant for exposure assigned using the temporal method only.</w:t>
      </w:r>
      <w:r w:rsidR="008503CA">
        <w:rPr>
          <w:rFonts w:ascii="Arial" w:hAnsi="Arial" w:cs="Arial"/>
          <w:lang w:val="en-US" w:eastAsia="es-ES"/>
        </w:rPr>
        <w:t xml:space="preserve"> </w:t>
      </w:r>
      <w:r w:rsidR="00E54325">
        <w:rPr>
          <w:rFonts w:ascii="Arial" w:hAnsi="Arial" w:cs="Arial"/>
          <w:lang w:val="en-US" w:eastAsia="es-ES"/>
        </w:rPr>
        <w:t>Week-specific analyses identified week 24 as a potential window of susceptibility. At week 24, e</w:t>
      </w:r>
      <w:r w:rsidR="001F2A09">
        <w:rPr>
          <w:rFonts w:ascii="Arial" w:hAnsi="Arial" w:cs="Arial"/>
          <w:lang w:val="en-US" w:eastAsia="es-ES"/>
        </w:rPr>
        <w:t>xposure to PM</w:t>
      </w:r>
      <w:r w:rsidR="001F2A09" w:rsidRPr="00C137BF">
        <w:rPr>
          <w:rFonts w:ascii="Arial" w:hAnsi="Arial" w:cs="Arial"/>
          <w:vertAlign w:val="subscript"/>
          <w:lang w:val="en-US" w:eastAsia="es-ES"/>
        </w:rPr>
        <w:t>2.5</w:t>
      </w:r>
      <w:r w:rsidR="001F2A09">
        <w:rPr>
          <w:rFonts w:ascii="Arial" w:hAnsi="Arial" w:cs="Arial"/>
          <w:lang w:val="en-US" w:eastAsia="es-ES"/>
        </w:rPr>
        <w:t xml:space="preserve">, </w:t>
      </w:r>
      <w:proofErr w:type="spellStart"/>
      <w:r w:rsidR="001F2A09">
        <w:rPr>
          <w:rFonts w:ascii="Arial" w:hAnsi="Arial" w:cs="Arial"/>
          <w:lang w:val="en-US" w:eastAsia="es-ES"/>
        </w:rPr>
        <w:t>levo</w:t>
      </w:r>
      <w:proofErr w:type="spellEnd"/>
      <w:r w:rsidR="001F2A09">
        <w:rPr>
          <w:rFonts w:ascii="Arial" w:hAnsi="Arial" w:cs="Arial"/>
          <w:lang w:val="en-US" w:eastAsia="es-ES"/>
        </w:rPr>
        <w:t xml:space="preserve"> and </w:t>
      </w:r>
      <w:proofErr w:type="spellStart"/>
      <w:r w:rsidR="00DC37B0">
        <w:rPr>
          <w:rFonts w:ascii="Arial" w:hAnsi="Arial" w:cs="Arial"/>
          <w:lang w:val="en-US" w:eastAsia="es-ES"/>
        </w:rPr>
        <w:t>K</w:t>
      </w:r>
      <w:r w:rsidR="001F2A09">
        <w:rPr>
          <w:rFonts w:ascii="Arial" w:hAnsi="Arial" w:cs="Arial"/>
          <w:lang w:val="en-US" w:eastAsia="es-ES"/>
        </w:rPr>
        <w:t>sol</w:t>
      </w:r>
      <w:proofErr w:type="spellEnd"/>
      <w:r w:rsidR="008503CA">
        <w:rPr>
          <w:rFonts w:ascii="Arial" w:hAnsi="Arial" w:cs="Arial"/>
          <w:lang w:val="en-US" w:eastAsia="es-ES"/>
        </w:rPr>
        <w:t xml:space="preserve">, </w:t>
      </w:r>
      <w:r w:rsidR="008503CA" w:rsidRPr="002C62E5">
        <w:rPr>
          <w:rFonts w:ascii="Arial" w:hAnsi="Arial" w:cs="Arial"/>
          <w:highlight w:val="yellow"/>
          <w:lang w:val="en-US" w:eastAsia="es-ES"/>
        </w:rPr>
        <w:t>assigned using</w:t>
      </w:r>
      <w:r w:rsidR="001057B2" w:rsidRPr="002C62E5">
        <w:rPr>
          <w:rFonts w:ascii="Arial" w:hAnsi="Arial" w:cs="Arial"/>
          <w:highlight w:val="yellow"/>
          <w:lang w:val="en-US" w:eastAsia="es-ES"/>
        </w:rPr>
        <w:t xml:space="preserve"> the</w:t>
      </w:r>
      <w:r w:rsidR="008503CA" w:rsidRPr="002C62E5">
        <w:rPr>
          <w:rFonts w:ascii="Arial" w:hAnsi="Arial" w:cs="Arial"/>
          <w:highlight w:val="yellow"/>
          <w:lang w:val="en-US" w:eastAsia="es-ES"/>
        </w:rPr>
        <w:t xml:space="preserve"> temporal</w:t>
      </w:r>
      <w:r w:rsidR="00300A23" w:rsidRPr="002C62E5">
        <w:rPr>
          <w:rFonts w:ascii="Arial" w:hAnsi="Arial" w:cs="Arial"/>
          <w:highlight w:val="yellow"/>
          <w:lang w:val="en-US" w:eastAsia="es-ES"/>
        </w:rPr>
        <w:t xml:space="preserve"> </w:t>
      </w:r>
      <w:r w:rsidR="001057B2" w:rsidRPr="002C62E5">
        <w:rPr>
          <w:rFonts w:ascii="Arial" w:hAnsi="Arial" w:cs="Arial"/>
          <w:highlight w:val="yellow"/>
          <w:lang w:val="en-US" w:eastAsia="es-ES"/>
        </w:rPr>
        <w:t>model</w:t>
      </w:r>
      <w:r w:rsidR="001057B2">
        <w:rPr>
          <w:rFonts w:ascii="Arial" w:hAnsi="Arial" w:cs="Arial"/>
          <w:lang w:val="en-US" w:eastAsia="es-ES"/>
        </w:rPr>
        <w:t xml:space="preserve">, </w:t>
      </w:r>
      <w:r w:rsidR="00300A23">
        <w:rPr>
          <w:rFonts w:ascii="Arial" w:hAnsi="Arial" w:cs="Arial"/>
          <w:lang w:val="en-US" w:eastAsia="es-ES"/>
        </w:rPr>
        <w:t>were</w:t>
      </w:r>
      <w:r w:rsidR="001F2A09">
        <w:rPr>
          <w:rFonts w:ascii="Arial" w:hAnsi="Arial" w:cs="Arial"/>
          <w:lang w:val="en-US" w:eastAsia="es-ES"/>
        </w:rPr>
        <w:t xml:space="preserve"> associated with </w:t>
      </w:r>
      <w:r w:rsidR="00300A23">
        <w:rPr>
          <w:rFonts w:ascii="Arial" w:hAnsi="Arial" w:cs="Arial"/>
          <w:lang w:val="en-US" w:eastAsia="es-ES"/>
        </w:rPr>
        <w:t>increased risk of congenital heart disease</w:t>
      </w:r>
      <w:r w:rsidR="00387E1A">
        <w:rPr>
          <w:rFonts w:ascii="Arial" w:hAnsi="Arial" w:cs="Arial"/>
          <w:lang w:val="en-US" w:eastAsia="es-ES"/>
        </w:rPr>
        <w:t>:</w:t>
      </w:r>
      <w:r w:rsidR="00300A23">
        <w:rPr>
          <w:rFonts w:ascii="Arial" w:hAnsi="Arial" w:cs="Arial"/>
          <w:lang w:val="en-US" w:eastAsia="es-ES"/>
        </w:rPr>
        <w:t xml:space="preserve"> 1</w:t>
      </w:r>
      <w:r w:rsidR="001F2A09">
        <w:rPr>
          <w:rFonts w:ascii="Arial" w:hAnsi="Arial" w:cs="Arial"/>
          <w:lang w:val="en-US" w:eastAsia="es-ES"/>
        </w:rPr>
        <w:t>.</w:t>
      </w:r>
      <w:r w:rsidR="001A5D17">
        <w:rPr>
          <w:rFonts w:ascii="Arial" w:hAnsi="Arial" w:cs="Arial"/>
          <w:lang w:val="en-US" w:eastAsia="es-ES"/>
        </w:rPr>
        <w:t>14</w:t>
      </w:r>
      <w:r w:rsidR="001F2A09">
        <w:rPr>
          <w:rFonts w:ascii="Arial" w:hAnsi="Arial" w:cs="Arial"/>
          <w:lang w:val="en-US" w:eastAsia="es-ES"/>
        </w:rPr>
        <w:t xml:space="preserve"> (</w:t>
      </w:r>
      <w:r w:rsidR="007B65BE">
        <w:rPr>
          <w:rFonts w:ascii="Arial" w:hAnsi="Arial" w:cs="Arial"/>
          <w:lang w:val="en-US" w:eastAsia="es-ES"/>
        </w:rPr>
        <w:t xml:space="preserve">95% CI </w:t>
      </w:r>
      <w:r w:rsidR="001F2A09">
        <w:rPr>
          <w:rFonts w:ascii="Arial" w:hAnsi="Arial" w:cs="Arial"/>
          <w:lang w:val="en-US" w:eastAsia="es-ES"/>
        </w:rPr>
        <w:t>1.</w:t>
      </w:r>
      <w:r w:rsidR="001A5D17">
        <w:rPr>
          <w:rFonts w:ascii="Arial" w:hAnsi="Arial" w:cs="Arial"/>
          <w:lang w:val="en-US" w:eastAsia="es-ES"/>
        </w:rPr>
        <w:t>03</w:t>
      </w:r>
      <w:r w:rsidR="001F2A09">
        <w:rPr>
          <w:rFonts w:ascii="Arial" w:hAnsi="Arial" w:cs="Arial"/>
          <w:lang w:val="en-US" w:eastAsia="es-ES"/>
        </w:rPr>
        <w:t>-</w:t>
      </w:r>
      <w:r w:rsidR="001A5D17">
        <w:rPr>
          <w:rFonts w:ascii="Arial" w:hAnsi="Arial" w:cs="Arial"/>
          <w:lang w:val="en-US" w:eastAsia="es-ES"/>
        </w:rPr>
        <w:t>1</w:t>
      </w:r>
      <w:r w:rsidR="001F2A09">
        <w:rPr>
          <w:rFonts w:ascii="Arial" w:hAnsi="Arial" w:cs="Arial"/>
          <w:lang w:val="en-US" w:eastAsia="es-ES"/>
        </w:rPr>
        <w:t>.</w:t>
      </w:r>
      <w:r w:rsidR="001A5D17">
        <w:rPr>
          <w:rFonts w:ascii="Arial" w:hAnsi="Arial" w:cs="Arial"/>
          <w:lang w:val="en-US" w:eastAsia="es-ES"/>
        </w:rPr>
        <w:t>25</w:t>
      </w:r>
      <w:r w:rsidR="001F2A09">
        <w:rPr>
          <w:rFonts w:ascii="Arial" w:hAnsi="Arial" w:cs="Arial"/>
          <w:lang w:val="en-US" w:eastAsia="es-ES"/>
        </w:rPr>
        <w:t>), 1.81 (</w:t>
      </w:r>
      <w:r w:rsidR="007B65BE">
        <w:rPr>
          <w:rFonts w:ascii="Arial" w:hAnsi="Arial" w:cs="Arial"/>
          <w:lang w:val="en-US" w:eastAsia="es-ES"/>
        </w:rPr>
        <w:t xml:space="preserve">95% CI </w:t>
      </w:r>
      <w:r w:rsidR="001F2A09">
        <w:rPr>
          <w:rFonts w:ascii="Arial" w:hAnsi="Arial" w:cs="Arial"/>
          <w:lang w:val="en-US" w:eastAsia="es-ES"/>
        </w:rPr>
        <w:t>1.16-2.78), and 1.6</w:t>
      </w:r>
      <w:r w:rsidR="001A5D17">
        <w:rPr>
          <w:rFonts w:ascii="Arial" w:hAnsi="Arial" w:cs="Arial"/>
          <w:lang w:val="en-US" w:eastAsia="es-ES"/>
        </w:rPr>
        <w:t>6</w:t>
      </w:r>
      <w:r w:rsidR="001F2A09">
        <w:rPr>
          <w:rFonts w:ascii="Arial" w:hAnsi="Arial" w:cs="Arial"/>
          <w:lang w:val="en-US" w:eastAsia="es-ES"/>
        </w:rPr>
        <w:t xml:space="preserve"> (</w:t>
      </w:r>
      <w:r w:rsidR="007B65BE">
        <w:rPr>
          <w:rFonts w:ascii="Arial" w:hAnsi="Arial" w:cs="Arial"/>
          <w:lang w:val="en-US" w:eastAsia="es-ES"/>
        </w:rPr>
        <w:t xml:space="preserve">95% CI </w:t>
      </w:r>
      <w:r w:rsidR="001F2A09">
        <w:rPr>
          <w:rFonts w:ascii="Arial" w:hAnsi="Arial" w:cs="Arial"/>
          <w:lang w:val="en-US" w:eastAsia="es-ES"/>
        </w:rPr>
        <w:t xml:space="preserve">1.16-2.33), respectively. </w:t>
      </w:r>
      <w:r w:rsidR="0091533F" w:rsidRPr="002C62E5">
        <w:rPr>
          <w:rFonts w:ascii="Arial" w:hAnsi="Arial" w:cs="Arial"/>
          <w:highlight w:val="yellow"/>
          <w:lang w:val="en-US" w:eastAsia="es-ES"/>
        </w:rPr>
        <w:t>Results obtained using the temporal-spatial exposure model for week-specific analyses were generally consistent, although somewhat attenuated</w:t>
      </w:r>
      <w:r w:rsidR="00323133" w:rsidRPr="002C62E5">
        <w:rPr>
          <w:rFonts w:ascii="Arial" w:hAnsi="Arial" w:cs="Arial"/>
          <w:highlight w:val="yellow"/>
          <w:lang w:val="en-US" w:eastAsia="es-ES"/>
        </w:rPr>
        <w:t>,</w:t>
      </w:r>
      <w:r w:rsidR="00C77C13" w:rsidRPr="002C62E5">
        <w:rPr>
          <w:rFonts w:ascii="Arial" w:hAnsi="Arial" w:cs="Arial"/>
          <w:highlight w:val="yellow"/>
          <w:lang w:val="en-US" w:eastAsia="es-ES"/>
        </w:rPr>
        <w:t xml:space="preserve"> </w:t>
      </w:r>
      <w:r w:rsidR="0091533F" w:rsidRPr="002C62E5">
        <w:rPr>
          <w:rFonts w:ascii="Arial" w:hAnsi="Arial" w:cs="Arial"/>
          <w:highlight w:val="yellow"/>
          <w:lang w:val="en-US" w:eastAsia="es-ES"/>
        </w:rPr>
        <w:t>particularly for PM</w:t>
      </w:r>
      <w:r w:rsidR="0091533F" w:rsidRPr="002C62E5">
        <w:rPr>
          <w:rFonts w:ascii="Arial" w:hAnsi="Arial" w:cs="Arial"/>
          <w:highlight w:val="yellow"/>
          <w:vertAlign w:val="subscript"/>
          <w:lang w:val="en-US" w:eastAsia="es-ES"/>
        </w:rPr>
        <w:t>2.5</w:t>
      </w:r>
      <w:r w:rsidR="00323133" w:rsidRPr="002C62E5">
        <w:rPr>
          <w:rFonts w:ascii="Arial" w:hAnsi="Arial" w:cs="Arial"/>
          <w:highlight w:val="yellow"/>
          <w:vertAlign w:val="subscript"/>
          <w:lang w:val="en-US" w:eastAsia="es-ES"/>
        </w:rPr>
        <w:t xml:space="preserve"> </w:t>
      </w:r>
      <w:r w:rsidR="00323133" w:rsidRPr="002C62E5">
        <w:rPr>
          <w:rFonts w:ascii="Arial" w:hAnsi="Arial" w:cs="Arial"/>
          <w:highlight w:val="yellow"/>
          <w:lang w:val="en-US" w:eastAsia="es-ES"/>
        </w:rPr>
        <w:t>(1.08, 95%CI 1.02-1.14</w:t>
      </w:r>
      <w:r w:rsidR="00863771">
        <w:rPr>
          <w:rFonts w:ascii="Arial" w:hAnsi="Arial" w:cs="Arial"/>
          <w:highlight w:val="yellow"/>
          <w:lang w:val="en-US" w:eastAsia="es-ES"/>
        </w:rPr>
        <w:t xml:space="preserve"> for week 24</w:t>
      </w:r>
      <w:r w:rsidR="00323133" w:rsidRPr="002C62E5">
        <w:rPr>
          <w:rFonts w:ascii="Arial" w:hAnsi="Arial" w:cs="Arial"/>
          <w:highlight w:val="yellow"/>
          <w:lang w:val="en-US" w:eastAsia="es-ES"/>
        </w:rPr>
        <w:t>)</w:t>
      </w:r>
      <w:r w:rsidR="0091533F" w:rsidRPr="002C62E5">
        <w:rPr>
          <w:rFonts w:ascii="Arial" w:hAnsi="Arial" w:cs="Arial"/>
          <w:highlight w:val="yellow"/>
          <w:lang w:val="en-US" w:eastAsia="es-ES"/>
        </w:rPr>
        <w:t>.</w:t>
      </w:r>
    </w:p>
    <w:p w14:paraId="4A548DA7" w14:textId="109594A2" w:rsidR="0016222A" w:rsidRPr="00BB79CF" w:rsidRDefault="002903CB" w:rsidP="00BB79CF">
      <w:pPr>
        <w:spacing w:before="240" w:after="240" w:line="259" w:lineRule="auto"/>
        <w:jc w:val="both"/>
        <w:rPr>
          <w:rFonts w:ascii="Arial" w:hAnsi="Arial" w:cs="Arial"/>
          <w:lang w:val="en-US" w:eastAsia="es-ES"/>
        </w:rPr>
      </w:pPr>
      <w:r w:rsidRPr="00CB693D">
        <w:rPr>
          <w:rFonts w:ascii="Arial" w:hAnsi="Arial" w:cs="Arial"/>
          <w:b/>
          <w:bCs/>
          <w:lang w:val="en-US" w:eastAsia="es-ES"/>
        </w:rPr>
        <w:t>Conclusions</w:t>
      </w:r>
      <w:r>
        <w:rPr>
          <w:rFonts w:ascii="Arial" w:hAnsi="Arial" w:cs="Arial"/>
          <w:lang w:val="en-US" w:eastAsia="es-ES"/>
        </w:rPr>
        <w:t xml:space="preserve">: </w:t>
      </w:r>
      <w:r w:rsidR="006F543B" w:rsidRPr="006F543B">
        <w:rPr>
          <w:rFonts w:ascii="Arial" w:hAnsi="Arial" w:cs="Arial"/>
          <w:highlight w:val="yellow"/>
          <w:lang w:val="en-US" w:eastAsia="es-ES"/>
        </w:rPr>
        <w:t>Findings suggest that air pollution exposure during later gestation may be associated with an increased risk of congenital malformations.</w:t>
      </w:r>
    </w:p>
    <w:p w14:paraId="757EB1C6" w14:textId="4C5BEB17" w:rsidR="00587091" w:rsidRPr="00FA6606" w:rsidRDefault="008F667D" w:rsidP="008F667D">
      <w:pPr>
        <w:spacing w:after="160" w:line="259" w:lineRule="auto"/>
        <w:rPr>
          <w:rFonts w:ascii="Arial" w:hAnsi="Arial" w:cs="Arial"/>
          <w:b/>
          <w:bCs/>
          <w:lang w:val="en-US" w:eastAsia="es-ES"/>
        </w:rPr>
      </w:pPr>
      <w:r w:rsidRPr="00FA6606">
        <w:rPr>
          <w:rFonts w:ascii="Arial" w:hAnsi="Arial" w:cs="Arial"/>
          <w:b/>
          <w:bCs/>
          <w:lang w:val="en-US" w:eastAsia="es-ES"/>
        </w:rPr>
        <w:t>Keywords</w:t>
      </w:r>
      <w:r w:rsidRPr="00FA6606">
        <w:rPr>
          <w:rFonts w:ascii="Arial" w:hAnsi="Arial" w:cs="Arial"/>
          <w:lang w:val="en-US" w:eastAsia="es-ES"/>
        </w:rPr>
        <w:t>: air quality; child health; environmental health</w:t>
      </w:r>
      <w:r w:rsidR="00AE33E9">
        <w:rPr>
          <w:rFonts w:ascii="Arial" w:hAnsi="Arial" w:cs="Arial"/>
          <w:lang w:val="en-US" w:eastAsia="es-ES"/>
        </w:rPr>
        <w:t xml:space="preserve">; </w:t>
      </w:r>
      <w:r w:rsidR="000A410C">
        <w:rPr>
          <w:rFonts w:ascii="Arial" w:hAnsi="Arial" w:cs="Arial"/>
          <w:lang w:val="en-US" w:eastAsia="es-ES"/>
        </w:rPr>
        <w:t>c</w:t>
      </w:r>
      <w:r w:rsidR="00AE33E9" w:rsidRPr="00AE33E9">
        <w:rPr>
          <w:rFonts w:ascii="Arial" w:hAnsi="Arial" w:cs="Arial"/>
          <w:lang w:val="en-US" w:eastAsia="es-ES"/>
        </w:rPr>
        <w:t xml:space="preserve">ongenital </w:t>
      </w:r>
      <w:r w:rsidR="00880ED3">
        <w:rPr>
          <w:rFonts w:ascii="Arial" w:hAnsi="Arial" w:cs="Arial"/>
          <w:lang w:val="en-US" w:eastAsia="es-ES"/>
        </w:rPr>
        <w:t>a</w:t>
      </w:r>
      <w:r w:rsidR="00AE33E9" w:rsidRPr="00AE33E9">
        <w:rPr>
          <w:rFonts w:ascii="Arial" w:hAnsi="Arial" w:cs="Arial"/>
          <w:lang w:val="en-US" w:eastAsia="es-ES"/>
        </w:rPr>
        <w:t>bnormalities</w:t>
      </w:r>
      <w:r w:rsidR="00D33226">
        <w:rPr>
          <w:rFonts w:ascii="Arial" w:hAnsi="Arial" w:cs="Arial"/>
          <w:lang w:val="en-US" w:eastAsia="es-ES"/>
        </w:rPr>
        <w:t>; wood burning</w:t>
      </w:r>
      <w:r w:rsidR="00AE33E9" w:rsidRPr="00AE33E9">
        <w:rPr>
          <w:rFonts w:ascii="Arial" w:hAnsi="Arial" w:cs="Arial"/>
          <w:lang w:val="en-US" w:eastAsia="es-ES"/>
        </w:rPr>
        <w:t xml:space="preserve"> </w:t>
      </w:r>
      <w:r w:rsidR="00587091" w:rsidRPr="00FA6606">
        <w:rPr>
          <w:rFonts w:ascii="Arial" w:hAnsi="Arial" w:cs="Arial"/>
          <w:b/>
          <w:bCs/>
          <w:lang w:val="en-US" w:eastAsia="es-ES"/>
        </w:rPr>
        <w:br w:type="page"/>
      </w:r>
    </w:p>
    <w:p w14:paraId="39AE53D8" w14:textId="29DE917C" w:rsidR="00B22C4E" w:rsidRPr="00FA6606" w:rsidRDefault="00F15670" w:rsidP="00B22C4E">
      <w:pPr>
        <w:jc w:val="both"/>
        <w:rPr>
          <w:rFonts w:ascii="Arial" w:hAnsi="Arial" w:cs="Arial"/>
          <w:b/>
          <w:bCs/>
          <w:lang w:val="en-US" w:eastAsia="es-ES"/>
        </w:rPr>
      </w:pPr>
      <w:r>
        <w:rPr>
          <w:rFonts w:ascii="Arial" w:hAnsi="Arial" w:cs="Arial"/>
          <w:b/>
          <w:bCs/>
          <w:lang w:val="en-US" w:eastAsia="es-ES"/>
        </w:rPr>
        <w:lastRenderedPageBreak/>
        <w:t>INTRODUCTION</w:t>
      </w:r>
    </w:p>
    <w:p w14:paraId="1CF1776F" w14:textId="44FA0623" w:rsidR="007E7579" w:rsidRPr="00367B9C" w:rsidRDefault="00407595" w:rsidP="007E7579">
      <w:pPr>
        <w:spacing w:after="0" w:line="480" w:lineRule="auto"/>
        <w:jc w:val="both"/>
        <w:rPr>
          <w:rFonts w:ascii="Arial" w:hAnsi="Arial" w:cs="Arial"/>
          <w:color w:val="000000" w:themeColor="text1"/>
          <w:lang w:val="en-US" w:eastAsia="es-ES"/>
        </w:rPr>
      </w:pPr>
      <w:r w:rsidRPr="40081650">
        <w:rPr>
          <w:rFonts w:ascii="Arial" w:hAnsi="Arial" w:cs="Arial"/>
          <w:lang w:val="en-US" w:eastAsia="es-ES"/>
        </w:rPr>
        <w:t>Air pollution</w:t>
      </w:r>
      <w:r w:rsidR="00557A88">
        <w:rPr>
          <w:rFonts w:ascii="Arial" w:hAnsi="Arial" w:cs="Arial"/>
          <w:lang w:val="en-US" w:eastAsia="es-ES"/>
        </w:rPr>
        <w:t xml:space="preserve"> has long been associated with negative cardiovascular</w:t>
      </w:r>
      <w:r w:rsidR="00F043CD">
        <w:rPr>
          <w:rFonts w:ascii="Arial" w:hAnsi="Arial" w:cs="Arial"/>
          <w:lang w:val="en-US" w:eastAsia="es-ES"/>
        </w:rPr>
        <w:t xml:space="preserve"> and respiratory outcomes</w:t>
      </w:r>
      <w:r w:rsidR="00557A88">
        <w:rPr>
          <w:rFonts w:ascii="Arial" w:hAnsi="Arial" w:cs="Arial"/>
          <w:lang w:val="en-US" w:eastAsia="es-ES"/>
        </w:rPr>
        <w:t xml:space="preserve"> </w:t>
      </w:r>
      <w:r w:rsidR="00EB69B5">
        <w:rPr>
          <w:rFonts w:ascii="Arial" w:hAnsi="Arial" w:cs="Arial"/>
          <w:lang w:val="en-US" w:eastAsia="es-ES"/>
        </w:rPr>
        <w:fldChar w:fldCharType="begin"/>
      </w:r>
      <w:r w:rsidR="00BF6083">
        <w:rPr>
          <w:rFonts w:ascii="Arial" w:hAnsi="Arial" w:cs="Arial"/>
          <w:lang w:val="en-US" w:eastAsia="es-ES"/>
        </w:rPr>
        <w:instrText xml:space="preserve"> ADDIN ZOTERO_ITEM CSL_CITATION {"citationID":"nWTDHviX","properties":{"formattedCitation":"(1,2)","plainCitation":"(1,2)","noteIndex":0},"citationItems":[{"id":2135,"uris":["http://zotero.org/users/10260406/items/65RFL9YR"],"itemData":{"id":2135,"type":"article-journal","container-title":"The Lancet Diabetes &amp; Endocrinology","DOI":"10.1016/S2213-8587(23)00361-3","ISSN":"22138587","issue":"3","journalAbbreviation":"The Lancet Diabetes &amp; Endocrinology","language":"en","page":"196-208","source":"DOI.org (Crossref)","title":"Air pollution exposure and cardiometabolic risk","volume":"12","author":[{"family":"Rajagopalan","given":"Sanjay"},{"family":"Brook","given":"Robert D"},{"family":"Salerno","given":"Pedro R V O"},{"family":"Bourges-Sevenier","given":"Brendan"},{"family":"Landrigan","given":"Philip"},{"family":"Nieuwenhuijsen","given":"Mark J"},{"family":"Munzel","given":"Thomas"},{"family":"Deo","given":"Salil V"},{"family":"Al-Kindi","given":"Sadeer"}],"issued":{"date-parts":[["2024",3]]}}},{"id":2183,"uris":["http://zotero.org/users/10260406/items/UJW58QBV"],"itemData":{"id":2183,"type":"article-journal","container-title":"Journal of the Air &amp; Waste Management Association","DOI":"10.1080/10473289.2006.10464485","ISSN":"1096-2247, 2162-2906","issue":"6","journalAbbreviation":"Journal of the Air &amp; Waste Management Association","language":"en","page":"709-742","source":"DOI.org (Crossref)","title":"Health Effects of Fine Particulate Air Pollution: Lines that Connect","title-short":"Health Effects of Fine Particulate Air Pollution","volume":"56","author":[{"family":"Pope","given":"C. Arden"},{"family":"Dockery","given":"Douglas W."}],"issued":{"date-parts":[["2006",6]]}}}],"schema":"https://github.com/citation-style-language/schema/raw/master/csl-citation.json"} </w:instrText>
      </w:r>
      <w:r w:rsidR="00EB69B5">
        <w:rPr>
          <w:rFonts w:ascii="Arial" w:hAnsi="Arial" w:cs="Arial"/>
          <w:lang w:val="en-US" w:eastAsia="es-ES"/>
        </w:rPr>
        <w:fldChar w:fldCharType="separate"/>
      </w:r>
      <w:r w:rsidR="00496191">
        <w:rPr>
          <w:rFonts w:ascii="Arial" w:hAnsi="Arial" w:cs="Arial"/>
          <w:noProof/>
          <w:lang w:val="en-US" w:eastAsia="es-ES"/>
        </w:rPr>
        <w:t>(1,2)</w:t>
      </w:r>
      <w:r w:rsidR="00EB69B5">
        <w:rPr>
          <w:rFonts w:ascii="Arial" w:hAnsi="Arial" w:cs="Arial"/>
          <w:lang w:val="en-US" w:eastAsia="es-ES"/>
        </w:rPr>
        <w:fldChar w:fldCharType="end"/>
      </w:r>
      <w:r w:rsidRPr="40081650">
        <w:rPr>
          <w:rFonts w:ascii="Arial" w:hAnsi="Arial" w:cs="Arial"/>
          <w:lang w:val="en-US" w:eastAsia="es-ES"/>
        </w:rPr>
        <w:t xml:space="preserve">. </w:t>
      </w:r>
      <w:r w:rsidR="009676B7">
        <w:rPr>
          <w:rFonts w:ascii="Arial" w:hAnsi="Arial" w:cs="Arial"/>
          <w:lang w:val="en-US" w:eastAsia="es-ES"/>
        </w:rPr>
        <w:t xml:space="preserve">More recently, evidence has linked exposure to air pollutants such </w:t>
      </w:r>
      <w:r w:rsidRPr="40081650">
        <w:rPr>
          <w:rFonts w:ascii="Arial" w:hAnsi="Arial" w:cs="Arial"/>
          <w:lang w:val="en-US" w:eastAsia="es-ES"/>
        </w:rPr>
        <w:t>as particulate matter ≤10 µm (PM</w:t>
      </w:r>
      <w:r w:rsidRPr="40081650">
        <w:rPr>
          <w:rFonts w:ascii="Arial" w:hAnsi="Arial" w:cs="Arial"/>
          <w:vertAlign w:val="subscript"/>
          <w:lang w:val="en-US" w:eastAsia="es-ES"/>
        </w:rPr>
        <w:t>10</w:t>
      </w:r>
      <w:r w:rsidRPr="40081650">
        <w:rPr>
          <w:rFonts w:ascii="Arial" w:hAnsi="Arial" w:cs="Arial"/>
          <w:lang w:val="en-US" w:eastAsia="es-ES"/>
        </w:rPr>
        <w:t>)</w:t>
      </w:r>
      <w:r w:rsidR="008C75E9" w:rsidRPr="40081650">
        <w:rPr>
          <w:rFonts w:ascii="Arial" w:hAnsi="Arial" w:cs="Arial"/>
          <w:lang w:val="en-US" w:eastAsia="es-ES"/>
        </w:rPr>
        <w:t xml:space="preserve"> and ≤2.5 µm (PM</w:t>
      </w:r>
      <w:r w:rsidR="008C75E9" w:rsidRPr="40081650">
        <w:rPr>
          <w:rFonts w:ascii="Arial" w:hAnsi="Arial" w:cs="Arial"/>
          <w:vertAlign w:val="subscript"/>
          <w:lang w:val="en-US" w:eastAsia="es-ES"/>
        </w:rPr>
        <w:t>2.5</w:t>
      </w:r>
      <w:r w:rsidR="008C75E9" w:rsidRPr="40081650">
        <w:rPr>
          <w:rFonts w:ascii="Arial" w:hAnsi="Arial" w:cs="Arial"/>
          <w:lang w:val="en-US" w:eastAsia="es-ES"/>
        </w:rPr>
        <w:t>)</w:t>
      </w:r>
      <w:r w:rsidRPr="40081650">
        <w:rPr>
          <w:rFonts w:ascii="Arial" w:hAnsi="Arial" w:cs="Arial"/>
          <w:lang w:val="en-US" w:eastAsia="es-ES"/>
        </w:rPr>
        <w:t>, nitrogen dioxide (NO</w:t>
      </w:r>
      <w:r w:rsidRPr="40081650">
        <w:rPr>
          <w:rFonts w:ascii="Cambria Math" w:hAnsi="Cambria Math" w:cs="Cambria Math"/>
          <w:lang w:val="en-US" w:eastAsia="es-ES"/>
        </w:rPr>
        <w:t>₂</w:t>
      </w:r>
      <w:r w:rsidRPr="40081650">
        <w:rPr>
          <w:rFonts w:ascii="Arial" w:hAnsi="Arial" w:cs="Arial"/>
          <w:lang w:val="en-US" w:eastAsia="es-ES"/>
        </w:rPr>
        <w:t>), and sulfur dioxide (SO</w:t>
      </w:r>
      <w:r w:rsidRPr="40081650">
        <w:rPr>
          <w:rFonts w:ascii="Cambria Math" w:hAnsi="Cambria Math" w:cs="Cambria Math"/>
          <w:lang w:val="en-US" w:eastAsia="es-ES"/>
        </w:rPr>
        <w:t>₂</w:t>
      </w:r>
      <w:r w:rsidRPr="40081650">
        <w:rPr>
          <w:rFonts w:ascii="Arial" w:hAnsi="Arial" w:cs="Arial"/>
          <w:lang w:val="en-US" w:eastAsia="es-ES"/>
        </w:rPr>
        <w:t xml:space="preserve">) </w:t>
      </w:r>
      <w:r w:rsidR="00D631C9">
        <w:rPr>
          <w:rFonts w:ascii="Arial" w:hAnsi="Arial" w:cs="Arial"/>
          <w:lang w:val="en-US" w:eastAsia="es-ES"/>
        </w:rPr>
        <w:t xml:space="preserve">to a range of adverse reproductive and perinatal outcomes, including </w:t>
      </w:r>
      <w:r w:rsidRPr="40081650">
        <w:rPr>
          <w:rFonts w:ascii="Arial" w:hAnsi="Arial" w:cs="Arial"/>
          <w:lang w:val="en-US" w:eastAsia="es-ES"/>
        </w:rPr>
        <w:t>lower pregnancy rate</w:t>
      </w:r>
      <w:r w:rsidR="00D631C9">
        <w:rPr>
          <w:rFonts w:ascii="Arial" w:hAnsi="Arial" w:cs="Arial"/>
          <w:lang w:val="en-US" w:eastAsia="es-ES"/>
        </w:rPr>
        <w:t>s</w:t>
      </w:r>
      <w:r w:rsidRPr="40081650">
        <w:rPr>
          <w:rFonts w:ascii="Arial" w:hAnsi="Arial" w:cs="Arial"/>
          <w:lang w:val="en-US" w:eastAsia="es-ES"/>
        </w:rPr>
        <w:t xml:space="preserve"> </w:t>
      </w:r>
      <w:r w:rsidR="00D631C9">
        <w:rPr>
          <w:rFonts w:ascii="Arial" w:hAnsi="Arial" w:cs="Arial"/>
          <w:lang w:val="en-US" w:eastAsia="es-ES"/>
        </w:rPr>
        <w:t xml:space="preserve">following </w:t>
      </w:r>
      <w:r w:rsidRPr="40081650">
        <w:rPr>
          <w:rFonts w:ascii="Arial" w:hAnsi="Arial" w:cs="Arial"/>
          <w:lang w:val="en-US" w:eastAsia="es-ES"/>
        </w:rPr>
        <w:t>fertility treatment</w:t>
      </w:r>
      <w:r w:rsidR="00C43785" w:rsidRPr="40081650">
        <w:rPr>
          <w:rFonts w:ascii="Arial" w:hAnsi="Arial" w:cs="Arial"/>
          <w:lang w:val="en-US" w:eastAsia="es-ES"/>
        </w:rPr>
        <w:t xml:space="preserve">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{"citationID":"9vXqO9hM","properties":{"formattedCitation":"(3)","plainCitation":"(3)","noteIndex":0},"citationItems":[{"id":2134,"uris":["http://zotero.org/users/10260406/items/2K8ITHCM"],"itemData":{"id":2134,"type":"article-journal","container-title":"Science of The Total Environment","DOI":"10.1016/j.scitotenv.2023.168287","ISSN":"00489697","journalAbbreviation":"Science of The Total Environment","language":"en","page":"168287","source":"DOI.org (Crossref)","title":"Association of ambient air pollution and pregnancy rate among women undergoing assisted reproduction technology in Fujian, China: A retrospective cohort study","title-short":"Association of ambient air pollution and pregnancy rate among women undergoing assisted reproduction technology in Fujian, China","volume":"908","author":[{"family":"Fang","given":"Hua"},{"family":"Jiang","given":"Dongdong"},{"family":"He","given":"Ye"},{"family":"Wu","given":"Siyi"},{"family":"Li","given":"Yuehong"},{"family":"Zhang","given":"Ziqi"},{"family":"Chen","given":"Haoting"},{"family":"Zheng","given":"Zixin"},{"family":"Sun","given":"Yan"},{"family":"Wang","given":"Wenxiang"}],"issued":{"date-parts":[["2024",1]]}}}],"schema":"https://github.com/citation-style-language/schema/raw/master/csl-citation.json"} </w:instrText>
      </w:r>
      <w:r w:rsidRPr="40081650">
        <w:rPr>
          <w:rFonts w:ascii="Arial" w:hAnsi="Arial" w:cs="Arial"/>
          <w:lang w:val="en-US" w:eastAsia="es-ES"/>
        </w:rPr>
        <w:fldChar w:fldCharType="separate"/>
      </w:r>
      <w:r w:rsidR="00496191">
        <w:rPr>
          <w:rFonts w:ascii="Arial" w:hAnsi="Arial" w:cs="Arial"/>
          <w:noProof/>
          <w:lang w:val="en-US" w:eastAsia="es-ES"/>
        </w:rPr>
        <w:t>(3)</w:t>
      </w:r>
      <w:r w:rsidRPr="40081650">
        <w:rPr>
          <w:rFonts w:ascii="Arial" w:hAnsi="Arial" w:cs="Arial"/>
          <w:lang w:val="en-US" w:eastAsia="es-ES"/>
        </w:rPr>
        <w:fldChar w:fldCharType="end"/>
      </w:r>
      <w:r w:rsidR="006000C5" w:rsidRPr="40081650">
        <w:rPr>
          <w:rFonts w:ascii="Arial" w:hAnsi="Arial" w:cs="Arial"/>
          <w:lang w:val="en-US" w:eastAsia="es-ES"/>
        </w:rPr>
        <w:t xml:space="preserve">, </w:t>
      </w:r>
      <w:r w:rsidR="008C4EAC" w:rsidRPr="40081650">
        <w:rPr>
          <w:rFonts w:ascii="Arial" w:hAnsi="Arial" w:cs="Arial"/>
          <w:lang w:val="en-US" w:eastAsia="es-ES"/>
        </w:rPr>
        <w:t xml:space="preserve">stillbirth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{"citationID":"4Mz4nZo5","properties":{"formattedCitation":"(4)","plainCitation":"(4)","noteIndex":0},"citationItems":[{"id":302,"uris":["http://zotero.org/users/10260406/items/5NTHB5RY"],"itemData":{"id":302,"type":"article-journal","abstract":"Importance: Knowledge of whether serious adverse pregnancy outcomes are associated with increasingly widespread effects of climate change in the US would be crucial for the obstetrical medical community and for women and families across the country. Objective: To investigate prenatal exposure to fine particulate matter (PM2.5), ozone, and heat, and the association of these factors with preterm birth, low birth weight, and stillbirth. Evidence Review: This systematic review involved a comprehensive search for primary literature in Cochrane Library, Cochrane Collaboration Registry of Controlled Trials, PubMed, ClinicalTrials.gov website, and MEDLINE. Qualifying primary research studies included human participants in US populations that were published in English between January 1, 2007, and April 30, 2019. Included articles analyzed the associations between air pollutants or heat and obstetrical outcomes. Comparative observational cohort studies and cross-sectional studies with comparators were included, without minimum sample size. Additional articles found through reference review were also considered. Articles analyzing other obstetrical outcomes, non-US populations, and reviews were excluded. Two reviewers independently determined study eligibility. The Arskey and O'Malley scoping review framework was used. Data extraction was performed according to the Preferred Reporting Items for Systematic Reviews and Meta-analyses (PRISMA) reporting guideline. Findings: Of the 1851 articles identified, 68 met the inclusion criteria. Overall, 32798152 births were analyzed, with a mean (SD) of 565485 (783278) births per study. A total of 57 studies (48 of 58 [84%] on air pollutants; 9 of 10 [90%] on heat) showed a significant association of air pollutant and heat exposure with birth outcomes. Positive associations were found across all US geographic regions. Exposure to PM2.5or ozone was associated with increased risk of preterm birth in 19 of 24 studies (79%) and low birth weight in 25 of 29 studies (86%). The subpopulations at highest risk were persons with asthma and minority groups, especially black mothers. Accurate comparisons of risk were limited by differences in study design, exposure measurement, population demographics, and seasonality. Conclusions and Relevance: This review suggests that increasingly common environmental exposures exacerbated by climate change are significantly associated with serious adverse pregnancy outcomes across the US..","container-title":"JAMA Network Open","DOI":"10.1001/jamanetworkopen.2020.8243","ISSN":"25743805","issue":"6","page":"1-13","PMID":"32556259","title":"Association of Air Pollution and Heat Exposure with Preterm Birth, Low Birth Weight, and Stillbirth in the US: A Systematic Review","volume":"3","author":[{"family":"Bekkar","given":"Bruce"},{"family":"Pacheco","given":"Susan"},{"family":"Basu","given":"Rupa"},{"family":"Basu","given":"Rupa"},{"family":"Denicola","given":"Nathaniel"}],"issued":{"date-parts":[["2020"]]}}}],"schema":"https://github.com/citation-style-language/schema/raw/master/csl-citation.json"} </w:instrText>
      </w:r>
      <w:r w:rsidRPr="40081650">
        <w:rPr>
          <w:rFonts w:ascii="Arial" w:hAnsi="Arial" w:cs="Arial"/>
          <w:lang w:val="en-US" w:eastAsia="es-ES"/>
        </w:rPr>
        <w:fldChar w:fldCharType="separate"/>
      </w:r>
      <w:r w:rsidR="00496191">
        <w:rPr>
          <w:rFonts w:ascii="Arial" w:hAnsi="Arial" w:cs="Arial"/>
          <w:noProof/>
          <w:lang w:val="en-US" w:eastAsia="es-ES"/>
        </w:rPr>
        <w:t>(4)</w:t>
      </w:r>
      <w:r w:rsidRPr="40081650">
        <w:rPr>
          <w:rFonts w:ascii="Arial" w:hAnsi="Arial" w:cs="Arial"/>
          <w:lang w:val="en-US" w:eastAsia="es-ES"/>
        </w:rPr>
        <w:fldChar w:fldCharType="end"/>
      </w:r>
      <w:r w:rsidR="008C4EAC" w:rsidRPr="40081650">
        <w:rPr>
          <w:rFonts w:ascii="Arial" w:hAnsi="Arial" w:cs="Arial"/>
          <w:lang w:val="en-US" w:eastAsia="es-ES"/>
        </w:rPr>
        <w:t xml:space="preserve">, </w:t>
      </w:r>
      <w:r w:rsidR="00F71984" w:rsidRPr="40081650">
        <w:rPr>
          <w:rFonts w:ascii="Arial" w:hAnsi="Arial" w:cs="Arial"/>
          <w:lang w:val="en-US" w:eastAsia="es-ES"/>
        </w:rPr>
        <w:t xml:space="preserve">preterm birth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{"citationID":"Km3J8n5h","properties":{"formattedCitation":"(5,6)","plainCitation":"(5,6)","noteIndex":0},"citationItems":[{"id":988,"uris":["http://zotero.org/users/10260406/items/3IEA2787"],"itemData":{"id":988,"type":"article-journal","abstract":"Exposure to ambient fine particulate matter (particulate matter ≤2.5 μm in aerodynamic diameter (PM2.5)) during pregnancy is associated with preterm birth (PTB), a leading cause of infant morbidity and mortality. Results from studies attempting to identify etiologically relevant exposure periods of vulnerability have been inconsistent, possibly because of failure to consider the time-to-event nature of the outcome and lagged exposure effects of PM2.5. In this study, we aimed to identify critical exposure windows for weekly PM2.5 exposure and PTB in California using California birth cohort data from 2005-2010. Associations were assessed using distributed-lag Cox proportional hazards models. We assessed effect-measure modification by race/ethnicity by calculating the weekly relative excess risk due to interaction. For a 10-μg/m3 increase in PM2.5 exposure over the entire period of gestation, PTB risk increased by 11% (hazard ratio = 1.11, 95% confidence interval: 1.09, 1.14). Gestational weeks 17-24 and 36 were associated with increased vulnerability to PM2.5 exposure. We find that non-Hispanic black mothers may be more susceptible to effects of PM2.5 exposure than non-Hispanic white mothers, particularly at the end of pregnancy. These findings extend our knowledge about the existence of specific exposure periods during pregnancy that have the greatest impact on preterm birth.","container-title":"American Journal of Epidemiology","DOI":"10.1093/aje/kwz120","ISSN":"14766256","PMID":"31107509","title":"Ambient Fine Particulate Matter and Preterm Birth in California: Identification of Critical Exposure Windows","author":[{"family":"Sheridan","given":"Paige"},{"family":"Ilango","given":"Sindana"},{"family":"Bruckner","given":"Tim A."},{"family":"Wang","given":"Qiong"},{"family":"Basu","given":"Rupa"},{"family":"Benmarhnia","given":"Tarik"}],"issued":{"date-parts":[["2019"]]}}},{"id":1277,"uris":["http://zotero.org/users/10260406/items/A88UKT59"],"itemData":{"id":1277,"type":"article-journal","abstract":"Background: Air pollution is linked to preterm birth (PTB), but existing studies are primarily focused on chronic exposures, conducted in areas with moderate pollution, and/or subject to confounding. Objectives: We investigated short-term associations between two pollutants [particulate matter &lt;2.5 microns (PM2.5) and ozone] and PTB, and estimated excess PTB cases potentially attributed to these pollutants. Methods: This time-stratified case-crossover study includes 196,970 singleton pregnancies affected by PTB and early term birth from the San Joaquin Valley (SJV), California, USA (2007–2015). Daily ozone and PM2.5 concentrations were estimated by the SJV Air Pollution Control District and geospatially linked to maternal zip code. We used conditional logistic regression models to estimate the odds ratio (OR) and 95% confidence intervals (CI) for the associations between an interquartile range (IQR) increase in pollutants and very preterm (VPTB, 20–34 weeks), moderate preterm (MPTB, 34–36 weeks) and early term births (ETB, 37–38 weeks). We adjusted all models for co-pollutants and meteorological factors. Results: During warm seasons (May-October), an IQR increase in ozone was associated with 9–11% increased odds of VPTB from lag 0 (ORlag0 1.09, 95% CI 1.04, 1.16) to lag 7 (ORlag7 1.11, 95% CI 1.04, 1.16). Findings were consistent for MPTB and ETB. Ozone was potentially responsible for an excess of 3–6 VPTBs, 7–9 PTBs and 24–42 ETBs per 1,000 singleton deliveries. During cold seasons (November-April), increased PM2.5 exposure was associated with 5–6% increased odds of VPTB beginning at lag 3 (ORlag3 1.06, 95% CI 1.02, 1.11). PM2.5 was associated with an excess of 1–3 VPTBs, 0–3 MPTBs and 6–18 ETBs per 1,000 singleton deliveries. Conclusions: PM2.5 and ozone are associated with increased risk of VPTB, MPTB and ETB within one week of exposure and are potential contributors to the increasing PTB trend. More research is needed to further understand the role of air pollution on PTB risk.","container-title":"Paediatric and Perinatal Epidemiology","DOI":"10.1111/ppe.12836","ISSN":"13653016","issue":"1","title":"Air pollution and preterm birth: A time-stratified case-crossover study in the San Joaquin Valley of California","volume":"36","author":[{"family":"Ha","given":"Sandie"},{"family":"Martinez","given":"Valerie"},{"family":"Chan-Golston","given":"Alec M."}],"issued":{"date-parts":[["2022"]]}}}],"schema":"https://github.com/citation-style-language/schema/raw/master/csl-citation.json"} </w:instrText>
      </w:r>
      <w:r w:rsidRPr="40081650">
        <w:rPr>
          <w:rFonts w:ascii="Arial" w:hAnsi="Arial" w:cs="Arial"/>
          <w:lang w:val="en-US" w:eastAsia="es-ES"/>
        </w:rPr>
        <w:fldChar w:fldCharType="separate"/>
      </w:r>
      <w:r w:rsidR="00496191">
        <w:rPr>
          <w:rFonts w:ascii="Arial" w:hAnsi="Arial" w:cs="Arial"/>
          <w:noProof/>
          <w:lang w:val="en-US" w:eastAsia="es-ES"/>
        </w:rPr>
        <w:t>(5,6)</w:t>
      </w:r>
      <w:r w:rsidRPr="40081650">
        <w:rPr>
          <w:rFonts w:ascii="Arial" w:hAnsi="Arial" w:cs="Arial"/>
          <w:lang w:val="en-US" w:eastAsia="es-ES"/>
        </w:rPr>
        <w:fldChar w:fldCharType="end"/>
      </w:r>
      <w:r w:rsidR="00F71984" w:rsidRPr="40081650">
        <w:rPr>
          <w:rFonts w:ascii="Arial" w:hAnsi="Arial" w:cs="Arial"/>
          <w:lang w:val="en-US" w:eastAsia="es-ES"/>
        </w:rPr>
        <w:t>, low birthweight</w:t>
      </w:r>
      <w:r w:rsidR="00CE309A" w:rsidRPr="40081650">
        <w:rPr>
          <w:rFonts w:ascii="Arial" w:hAnsi="Arial" w:cs="Arial"/>
          <w:lang w:val="en-US" w:eastAsia="es-ES"/>
        </w:rPr>
        <w:t xml:space="preserve">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{"citationID":"EVCXAVIX","properties":{"formattedCitation":"(7)","plainCitation":"(7)","noteIndex":0},"citationItems":[{"id":408,"uris":["http://zotero.org/users/10260406/items/MGNHC4ZG"],"itemData":{"id":408,"type":"article-journal","abstract":"Background: A mountain of evidence has shown that people's physical and mental health can be affected by various air pollutions. Poor pregnancy outcomes are associated with exposure to air pollution. Therefore, this study aims to investigate the association between air pollutions (PM2.5, PM10, SO2, NO2, CO, and O3) and preterm birth/low birth weight in Guangdong province, China. Method: All maternal data and birth data from January 1, 2014 to December 31, 2015 were selected from a National Free Pre-pregnancy Check-ups system, and the daily air quality data of Guangdong Province was collected from China National Environmental Monitoring Center. 1784 women with either preterm birth information (n = 687) or low birth weight information (n = 1097) were used as experimental group. Control group included 1766 women with healthy birth information. Logistic regression models were employed to evaluate the effects of air pollutants on the risk of preterm birth and low birth weight. Results: The pollution levels of PM2.5, PM10, SO2, NO2, CO, and O3 in Guangdong province were all lower than the national air pollution concentrations. The concentrations of PM2.5, PM10, SO2, NO2 and CO had obvious seasonal trends with the highest in winter and the lowest in summer. O3 concentrations in September (65.72 μg/m3) and October (84.18 μg/m3) were relatively higher. After controlling for the impact of confounding factors, the increases in the risk of preterm birth were associated with each 10 μg/m3 increase in PM2.5 (OR 1.043, 95% CI 1.01-1.09) and PM10 (OR 1.039, 95% CI 1.01~1.14) during the first trimester and in PM2.5 (OR 1.038, 95% CI 1.01~1.12), PM10 (OR 1.024, 95% CI 1.02~1.09), SO2 (OR 1.081, 95% CI 1.01~1.29), and O3 (OR 1.016, 95% CI 1.004~1.35) during the third trimester. The increase in the risk of low birth weight was associated with PM2.5, PM10, NO2, and O3 in the first month and the last month. Conclusion: This study provides further evidence for the relationships between air pollutions and preterm birth/low birth weight. Pregnant women are recommended to reduce or avoid exposure to air pollutions during pregnancy, especially in the early and late stages of pregnancy.","container-title":"BMC Public Health","DOI":"10.1186/s12889-018-6307-7","ISSN":"14712458","title":"The association between air pollution and preterm birth and low birth weight in Guangdong, China","author":[{"family":"Liu","given":"Ying"},{"family":"Xu","given":"Jihong"},{"family":"Chen","given":"Dian"},{"family":"Sun","given":"Pei"},{"family":"Ma","given":"Xu"}],"issued":{"date-parts":[["2019"]]}}}],"schema":"https://github.com/citation-style-language/schema/raw/master/csl-citation.json"} </w:instrText>
      </w:r>
      <w:r w:rsidRPr="40081650">
        <w:rPr>
          <w:rFonts w:ascii="Arial" w:hAnsi="Arial" w:cs="Arial"/>
          <w:lang w:val="en-US" w:eastAsia="es-ES"/>
        </w:rPr>
        <w:fldChar w:fldCharType="separate"/>
      </w:r>
      <w:r w:rsidR="00496191">
        <w:rPr>
          <w:rFonts w:ascii="Arial" w:hAnsi="Arial" w:cs="Arial"/>
          <w:noProof/>
          <w:lang w:val="en-US" w:eastAsia="es-ES"/>
        </w:rPr>
        <w:t>(7)</w:t>
      </w:r>
      <w:r w:rsidRPr="40081650">
        <w:rPr>
          <w:rFonts w:ascii="Arial" w:hAnsi="Arial" w:cs="Arial"/>
          <w:lang w:val="en-US" w:eastAsia="es-ES"/>
        </w:rPr>
        <w:fldChar w:fldCharType="end"/>
      </w:r>
      <w:r w:rsidR="00F71984" w:rsidRPr="40081650">
        <w:rPr>
          <w:rFonts w:ascii="Arial" w:hAnsi="Arial" w:cs="Arial"/>
          <w:lang w:val="en-US" w:eastAsia="es-ES"/>
        </w:rPr>
        <w:t>, and congenital malformations</w:t>
      </w:r>
      <w:r w:rsidR="001E0635" w:rsidRPr="40081650">
        <w:rPr>
          <w:rFonts w:ascii="Arial" w:hAnsi="Arial" w:cs="Arial"/>
          <w:lang w:val="en-US" w:eastAsia="es-ES"/>
        </w:rPr>
        <w:t xml:space="preserve">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{"citationID":"3vaH2riE","properties":{"unsorted":false,"formattedCitation":"(8)","plainCitation":"(8)","noteIndex":0},"citationItems":[{"id":2132,"uris":["http://zotero.org/users/10260406/items/U39APV5P"],"itemData":{"id":2132,"type":"article-journal","abstract":"Objectives\n              As current studies on the relationships between air pollutants exposure during the first trimester and birth defects were not fully elucidated, this study aimed to assess the association between selected air pollutants and birth defects.\n            \n            \n              Design\n              An observational study.\n            \n            \n              Participants\n              We obtained 70 854 singletons with gestational age &lt;20 weeks who were delivered at a large maternal and child healthcare centre in Wuhan, China.\n            \n            \n              Outcome measures\n              \n                Birth defects data and daily average concentration of ambient particulate matter ≤10 µm diameter (PM\n                10\n                ), PM ≤2.5 µm diameter (PM\n                2.5\n                ), sulfur dioxide (SO\n                2\n                ) and nitrogen dioxide (NO\n                2\n                ) were obtained. Logistic regression analysis was applied to assess the association between maternal air pollutants exposure during first trimester and total birth defects, congenital heart defects (CHDs), limb defects and orofacial clefts with adjustments of potential covariates.\n              \n            \n            \n              Results\n              \n                There were a total of 1352 birth defect cases included in this study, with a prevalence of 19.08‰. Maternal exposed to high concentrations of PM\n                10\n                , PM\n                2.5\n                , NO\n                2\n                and SO\n                2\n                in the first trimester were significantly associated with elevated ORs of birth defects (ORs ranged from 1.13 to 1.23). Additionally, for male fetuses, maternal exposed to high PM\n                2.5\n                concentration was associated with an elevated odd of CHDs (OR 1.27, 95% CI 1.06 to 1.52). In the cold season, the ORs of birth defects were significantly increased among women exposed to PM\n                2.5\n                (OR 1.64, 95% CI 1.41 to 1.91), NO\n                2\n                (OR 1.22, 95% CI 1.08 to 1.38) and SO\n                2\n                (OR 1.26, 95% CI 1.07 to 1.47).\n              \n            \n            \n              Conclusions\n              \n                This study showed unfavourable effects of air pollutants exposure during the first trimester on birth defects. Especially, the association between maternal PM\n                2.5\n                exposure and CHDs was only observed among male fetuses, and stronger effects of PM\n                2.5\n                , NO\n                2\n                and SO\n                2\n                exposure on birth defects were observed in the cold season.","container-title":"BMJ Open","DOI":"10.1136/bmjopen-2022-063712","ISSN":"2044-6055, 2044-6055","issue":"3","journalAbbreviation":"BMJ Open","language":"en","page":"e063712","source":"DOI.org (Crossref)","title":"Ambient air pollutants in the first trimester of pregnancy and birth defects: an observational study","title-short":"Ambient air pollutants in the first trimester of pregnancy and birth defects","volume":"13","author":[{"family":"Cheng","given":"Yao"},{"family":"Yin","given":"Jieyun"},{"family":"Yang","given":"Lijun"},{"family":"Xu","given":"Man"},{"family":"Lu","given":"Xinfeng"},{"family":"Huang","given":"Wenting"},{"family":"Dai","given":"Guohong"},{"family":"Sun","given":"Guoqiang"}],"issued":{"date-parts":[["2023",3]]}}}],"schema":"https://github.com/citation-style-language/schema/raw/master/csl-citation.json"} </w:instrText>
      </w:r>
      <w:r w:rsidRPr="40081650">
        <w:rPr>
          <w:rFonts w:ascii="Arial" w:hAnsi="Arial" w:cs="Arial"/>
          <w:lang w:val="en-US" w:eastAsia="es-ES"/>
        </w:rPr>
        <w:fldChar w:fldCharType="separate"/>
      </w:r>
      <w:r w:rsidR="006A1500">
        <w:rPr>
          <w:rFonts w:ascii="Arial" w:hAnsi="Arial" w:cs="Arial"/>
          <w:noProof/>
          <w:lang w:val="en-US" w:eastAsia="es-ES"/>
        </w:rPr>
        <w:t>(8)</w:t>
      </w:r>
      <w:r w:rsidRPr="40081650">
        <w:rPr>
          <w:rFonts w:ascii="Arial" w:hAnsi="Arial" w:cs="Arial"/>
          <w:lang w:val="en-US" w:eastAsia="es-ES"/>
        </w:rPr>
        <w:fldChar w:fldCharType="end"/>
      </w:r>
      <w:r w:rsidR="0080690E" w:rsidRPr="40081650">
        <w:rPr>
          <w:rFonts w:ascii="Arial" w:hAnsi="Arial" w:cs="Arial"/>
          <w:lang w:val="en-US" w:eastAsia="es-ES"/>
        </w:rPr>
        <w:t xml:space="preserve">. </w:t>
      </w:r>
      <w:r w:rsidR="00D631C9">
        <w:rPr>
          <w:rFonts w:ascii="Arial" w:hAnsi="Arial" w:cs="Arial"/>
          <w:lang w:val="en-US" w:eastAsia="es-ES"/>
        </w:rPr>
        <w:t xml:space="preserve">Congenital malformations are a leading cause of infant mortality </w:t>
      </w:r>
      <w:r w:rsidR="00D631C9" w:rsidRPr="40081650">
        <w:rPr>
          <w:rFonts w:ascii="Arial" w:hAnsi="Arial" w:cs="Arial"/>
          <w:lang w:val="en-US" w:eastAsia="es-ES"/>
        </w:rPr>
        <w:t xml:space="preserve">worldwide </w:t>
      </w:r>
      <w:r w:rsidR="00D631C9"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9wiu4bum","properties":{"formattedCitation":"(9)","plainCitation":"(9)","noteIndex":0},"citationItems":[{"id":2162,"uris":["http://zotero.org/users/10260406/items/JTZ7NQM6"],"itemData":{"id":2162,"type":"article-journal","abstract":"&lt;b&gt;&lt;i&gt;Background:&lt;/i&gt;&lt;/b&gt; Low birthweight and major congenital malformations (MCMs) are key causes of infant mortality. &lt;b&gt;&lt;i&gt;Objectives:&lt;/i&gt;&lt;/b&gt; The aim of this study was to explore the prevalence of MCMs in infants with low and very low birthweight and analyze the impact of MCMs and birthweight on infant mortality. &lt;b&gt;&lt;i&gt;Methods:&lt;/i&gt;&lt;/b&gt; We determined prevalence and infant mortality of 28 life-threatening MCMs in very-low-birthweight (&amp;#x3c;1,500 g, VLBW), low-birthweight (1,500–2,499 g, LBW), or normal-birthweight (≥2,500 g, NBW) infants in a cohort of 2,727,002 infants born in Germany in 2006–2017, using de-identified administrative data of the largest statutory public health insurance system in Germany. &lt;b&gt;&lt;i&gt;Results:&lt;/i&gt;&lt;/b&gt; The rates of VLBW, LBW, and NBW infants studied were 1.3% (34,401), 4.0% (109,558), and 94.7% (2,583,043). MCMs affected 0.5% (13,563) infants, of whom &amp;#x3e;75% (10,316) had severe congenital heart disease. The prevalence (per 10,000) of any/cardiac MCM was increased in VLBW (286/176) and LBW (244/143), as compared to NBW infants (38/32). Infant mortality rates were significantly higher in infants with an MCM, as opposed to infants without an MCM, in each birthweight group (VLBW 28.5% vs. 11.5%, LBW 16.7% vs. 0.9%, and NBW 8.6% vs. 0.1%). For most MCMs, observed survival rates in VLBW and LBW infants were lower than expected, as calculated from survival rates of VLBW or LBW infants without an MCM, and NBW infants with an MCM. &lt;b&gt;&lt;i&gt;Conclusions:&lt;/i&gt;&lt;/b&gt; Infants with an MCM are more often born with LBW or VLBW, as opposed to infants without an MCM. Many MCMs carry significant excess mortality when occurring in VLBW or LBW infants.","container-title":"Neonatology","DOI":"10.1159/000520113","ISSN":"1661-7800, 1661-7819","issue":"1","journalAbbreviation":"Neonatology","language":"en","license":"https://www.karger.com/Services/SiteLicenses","page":"41-59","source":"DOI.org (Crossref)","title":"Prevalence and Infant Mortality of Major Congenital Malformations Stratified by Birthweight","volume":"119","author":[{"family":"Kröger","given":"Janine"},{"family":"Günster","given":"Christian"},{"family":"Heller","given":"Günther"},{"family":"Jeschke","given":"Elke"},{"family":"Malzahn","given":"Jürgen"},{"family":"Grab","given":"Dieter"},{"family":"Vetter","given":"Klaus"},{"family":"Abou-Dakn","given":"Michael"},{"family":"Hummler","given":"Helmut"},{"family":"Bührer","given":"Christoph"}],"issued":{"date-parts":[["2022"]]}}}],"schema":"https://github.com/citation-style-language/schema/raw/master/csl-citation.json"} </w:instrText>
      </w:r>
      <w:r w:rsidR="00D631C9" w:rsidRPr="40081650">
        <w:rPr>
          <w:rFonts w:ascii="Arial" w:hAnsi="Arial" w:cs="Arial"/>
          <w:lang w:val="en-US" w:eastAsia="es-ES"/>
        </w:rPr>
        <w:fldChar w:fldCharType="separate"/>
      </w:r>
      <w:r w:rsidR="001B337A">
        <w:rPr>
          <w:rFonts w:ascii="Arial" w:hAnsi="Arial" w:cs="Arial"/>
          <w:noProof/>
          <w:lang w:val="en-US" w:eastAsia="es-ES"/>
        </w:rPr>
        <w:t>(9)</w:t>
      </w:r>
      <w:r w:rsidR="00D631C9" w:rsidRPr="40081650">
        <w:rPr>
          <w:rFonts w:ascii="Arial" w:hAnsi="Arial" w:cs="Arial"/>
          <w:lang w:val="en-US" w:eastAsia="es-ES"/>
        </w:rPr>
        <w:fldChar w:fldCharType="end"/>
      </w:r>
      <w:r w:rsidR="00D631C9">
        <w:rPr>
          <w:rFonts w:ascii="Arial" w:hAnsi="Arial" w:cs="Arial"/>
          <w:lang w:val="en-US" w:eastAsia="es-ES"/>
        </w:rPr>
        <w:t xml:space="preserve">, yet </w:t>
      </w:r>
      <w:r w:rsidR="009125AA" w:rsidRPr="40081650">
        <w:rPr>
          <w:rFonts w:ascii="Arial" w:eastAsia="Arial" w:hAnsi="Arial" w:cs="Arial"/>
          <w:lang w:val="en-US"/>
        </w:rPr>
        <w:t>the etiology of nearly 80% of birth defects remains unknown</w:t>
      </w:r>
      <w:r w:rsidR="009125AA" w:rsidRPr="40081650">
        <w:rPr>
          <w:rFonts w:ascii="Arial" w:hAnsi="Arial" w:cs="Arial"/>
          <w:lang w:val="en-US" w:eastAsia="es-ES"/>
        </w:rPr>
        <w:t xml:space="preserve"> </w:t>
      </w:r>
      <w:r w:rsidR="009125AA"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{"citationID":"UBlyep6d","properties":{"formattedCitation":"(10)","plainCitation":"(10)","noteIndex":0},"citationItems":[{"id":2164,"uris":["http://zotero.org/users/10260406/items/FDRWLLB2"],"itemData":{"id":2164,"type":"article-journal","abstract":"Background\n              Birth defects, which comprise a series of severe congenital abnormalities, impose a significant burden on society, families and individuals. Consequently, it is crucial to identify the underlying causes of birth defects and reduce their occurrence. Although an increasing number of risk factors for birth defects have been identified, few associations can be established as causal. Furthermore, the distribution of aetiology related to birth defects remains unclear. This study aims to analyse birth defect cases from the China Birth Cohort Study (CBCS) to elucidate the aetiological profile of these conditions.\n            \n            \n              Methods\n              A total of 3873 abnormal cases were recorded in the CBCS from November 2017 to August 2021. Abnormal fetuses (including both live births and foetal losses) were diagnosed by obstetricians, ultrasound specialists and geneticists based on prenatal screening and clinical examinations. The causes of birth defects were categorised into chromosomal anomalies, genetic anomalies, environmental exposures and twinning. Chromosomal and genetic anomalies were identified through genetic screening. Data on exposure, including the substances involved and the duration of exposure, were reviewed to determine whether environmental factors contributed to the birth defects.\n            \n            \n              Results\n              After excluding cases with minor malformations, a total of 2123 birth defect cases were reviewed. The most common birth defects among the included cases were congenital heart disease, polydactyly, trisomy 21 and cleft palate with cleft lip. Of these, only 22.4% (475/2123) had identifiable causes. Specifically, 415 cases were attributed to chromosomal anomalies, while 31 cases were diagnosed as monogenic disorders. Additionally, 23 cases were linked to environmental exposures, and 6 cases were associated with twinning. The proportions of birth defect cases with known causes were significantly higher in the spontaneous abortion group (12/27, 44.4%), the therapeutic abortion group (314/1044, 30.1%) and perinatal death group (13/36, 36.1%) compared with live births (136/1016, 13.4%).\n            \n            \n              Conclusions\n              Nearly 80% of birth defect cases in the CBCS lack a clear identifiable cause. Therefore, translating statistical associations between risk factors and birth defects into causal relationships is both necessary and important.","container-title":"BMJ Paediatrics Open","DOI":"10.1136/bmjpo-2025-003451","ISSN":"2399-9772","issue":"1","journalAbbreviation":"bmjpo","language":"en","page":"e003451","source":"DOI.org (Crossref)","title":"The aetiology distribution of birth defects based on the China Birth Cohort Study","volume":"9","author":[{"family":"Liu","given":"Xiaohang"},{"family":"Liu","given":"Ruixia"},{"family":"Wang","given":"Chen"},{"family":"Yan","given":"Ruohua"},{"family":"Gao","given":"Shen"},{"family":"Su","given":"Shaofei"},{"family":"Nie","given":"Xiaolu"},{"family":"Su","given":"Jian"},{"family":"Zhang","given":"Enjie"},{"family":"Xie","given":"Shuanghua"},{"family":"Liu","given":"Jianhui"},{"family":"Zhang","given":"Yue"},{"family":"Yue","given":"Wentao"},{"family":"Peng","given":"Xiaoxia"},{"family":"Yin","given":"Chenghong"}],"issued":{"date-parts":[["2025",11]]}}}],"schema":"https://github.com/citation-style-language/schema/raw/master/csl-citation.json"} </w:instrText>
      </w:r>
      <w:r w:rsidR="009125AA" w:rsidRPr="40081650">
        <w:rPr>
          <w:rFonts w:ascii="Arial" w:hAnsi="Arial" w:cs="Arial"/>
          <w:lang w:val="en-US" w:eastAsia="es-ES"/>
        </w:rPr>
        <w:fldChar w:fldCharType="separate"/>
      </w:r>
      <w:r w:rsidR="001B337A">
        <w:rPr>
          <w:rFonts w:ascii="Arial" w:hAnsi="Arial" w:cs="Arial"/>
          <w:noProof/>
          <w:lang w:val="en-US" w:eastAsia="es-ES"/>
        </w:rPr>
        <w:t>(10)</w:t>
      </w:r>
      <w:r w:rsidR="009125AA" w:rsidRPr="40081650">
        <w:rPr>
          <w:rFonts w:ascii="Arial" w:hAnsi="Arial" w:cs="Arial"/>
          <w:lang w:val="en-US" w:eastAsia="es-ES"/>
        </w:rPr>
        <w:fldChar w:fldCharType="end"/>
      </w:r>
      <w:r w:rsidR="009125AA" w:rsidRPr="40081650">
        <w:rPr>
          <w:rFonts w:ascii="Arial" w:hAnsi="Arial" w:cs="Arial"/>
          <w:lang w:val="en-US" w:eastAsia="es-ES"/>
        </w:rPr>
        <w:t>.</w:t>
      </w:r>
      <w:r w:rsidR="009125AA">
        <w:rPr>
          <w:rFonts w:ascii="Arial" w:hAnsi="Arial" w:cs="Arial"/>
          <w:lang w:val="en-US" w:eastAsia="es-ES"/>
        </w:rPr>
        <w:t xml:space="preserve"> </w:t>
      </w:r>
      <w:r w:rsidR="009571F8" w:rsidRPr="40081650">
        <w:rPr>
          <w:rFonts w:ascii="Arial" w:hAnsi="Arial" w:cs="Arial"/>
          <w:lang w:val="en-US" w:eastAsia="es-ES"/>
        </w:rPr>
        <w:t xml:space="preserve">Clarifying the </w:t>
      </w:r>
      <w:r w:rsidR="001B337A">
        <w:rPr>
          <w:rFonts w:ascii="Arial" w:hAnsi="Arial" w:cs="Arial"/>
          <w:lang w:val="en-US" w:eastAsia="es-ES"/>
        </w:rPr>
        <w:t xml:space="preserve">contribution </w:t>
      </w:r>
      <w:r w:rsidR="00720A86">
        <w:rPr>
          <w:rFonts w:ascii="Arial" w:hAnsi="Arial" w:cs="Arial"/>
          <w:lang w:val="en-US" w:eastAsia="es-ES"/>
        </w:rPr>
        <w:t xml:space="preserve">of potentially </w:t>
      </w:r>
      <w:r w:rsidR="009571F8">
        <w:rPr>
          <w:rFonts w:ascii="Arial" w:hAnsi="Arial" w:cs="Arial"/>
          <w:lang w:val="en-US" w:eastAsia="es-ES"/>
        </w:rPr>
        <w:t xml:space="preserve">modifiable </w:t>
      </w:r>
      <w:r w:rsidR="00720A86">
        <w:rPr>
          <w:rFonts w:ascii="Arial" w:hAnsi="Arial" w:cs="Arial"/>
          <w:lang w:val="en-US" w:eastAsia="es-ES"/>
        </w:rPr>
        <w:t xml:space="preserve">environmental </w:t>
      </w:r>
      <w:r w:rsidR="009571F8">
        <w:rPr>
          <w:rFonts w:ascii="Arial" w:hAnsi="Arial" w:cs="Arial"/>
          <w:lang w:val="en-US" w:eastAsia="es-ES"/>
        </w:rPr>
        <w:t xml:space="preserve">exposures, such as </w:t>
      </w:r>
      <w:r w:rsidR="009571F8" w:rsidRPr="40081650">
        <w:rPr>
          <w:rFonts w:ascii="Arial" w:hAnsi="Arial" w:cs="Arial"/>
          <w:lang w:val="en-US" w:eastAsia="es-ES"/>
        </w:rPr>
        <w:t>air pollution</w:t>
      </w:r>
      <w:r w:rsidR="009571F8">
        <w:rPr>
          <w:rFonts w:ascii="Arial" w:hAnsi="Arial" w:cs="Arial"/>
          <w:lang w:val="en-US" w:eastAsia="es-ES"/>
        </w:rPr>
        <w:t xml:space="preserve">, </w:t>
      </w:r>
      <w:r w:rsidR="00720A86">
        <w:rPr>
          <w:rFonts w:ascii="Arial" w:hAnsi="Arial" w:cs="Arial"/>
          <w:lang w:val="en-US" w:eastAsia="es-ES"/>
        </w:rPr>
        <w:t xml:space="preserve">is therefore critical for advancing prevention efforts. </w:t>
      </w:r>
      <w:r w:rsidR="007E7579" w:rsidRPr="00367B9C">
        <w:rPr>
          <w:rFonts w:ascii="Arial" w:hAnsi="Arial" w:cs="Arial"/>
          <w:color w:val="000000" w:themeColor="text1"/>
          <w:lang w:val="en-US" w:eastAsia="es-ES"/>
        </w:rPr>
        <w:t xml:space="preserve">Several biological mechanisms </w:t>
      </w:r>
      <w:r w:rsidR="00720A86">
        <w:rPr>
          <w:rFonts w:ascii="Arial" w:hAnsi="Arial" w:cs="Arial"/>
          <w:color w:val="000000" w:themeColor="text1"/>
          <w:lang w:val="en-US" w:eastAsia="es-ES"/>
        </w:rPr>
        <w:t xml:space="preserve">may </w:t>
      </w:r>
      <w:r w:rsidR="007E7579" w:rsidRPr="00367B9C">
        <w:rPr>
          <w:rFonts w:ascii="Arial" w:hAnsi="Arial" w:cs="Arial"/>
          <w:color w:val="000000" w:themeColor="text1"/>
          <w:lang w:val="en-US" w:eastAsia="es-ES"/>
        </w:rPr>
        <w:t xml:space="preserve">explain the </w:t>
      </w:r>
      <w:r w:rsidR="00451621">
        <w:rPr>
          <w:rFonts w:ascii="Arial" w:hAnsi="Arial" w:cs="Arial"/>
          <w:color w:val="000000" w:themeColor="text1"/>
          <w:lang w:val="en-US" w:eastAsia="es-ES"/>
        </w:rPr>
        <w:t xml:space="preserve">observed </w:t>
      </w:r>
      <w:r w:rsidR="007E7579" w:rsidRPr="00367B9C">
        <w:rPr>
          <w:rFonts w:ascii="Arial" w:hAnsi="Arial" w:cs="Arial"/>
          <w:color w:val="000000" w:themeColor="text1"/>
          <w:lang w:val="en-US" w:eastAsia="es-ES"/>
        </w:rPr>
        <w:t xml:space="preserve">association between air pollution exposure and congenital malformations. </w:t>
      </w:r>
      <w:r w:rsidR="000D3AD2" w:rsidRPr="00367B9C">
        <w:rPr>
          <w:rFonts w:ascii="Arial" w:hAnsi="Arial" w:cs="Arial"/>
          <w:color w:val="000000" w:themeColor="text1"/>
          <w:lang w:val="en-US" w:eastAsia="es-ES"/>
        </w:rPr>
        <w:t xml:space="preserve">Several biological mechanisms </w:t>
      </w:r>
      <w:r w:rsidR="000D3AD2">
        <w:rPr>
          <w:rFonts w:ascii="Arial" w:hAnsi="Arial" w:cs="Arial"/>
          <w:color w:val="000000" w:themeColor="text1"/>
          <w:lang w:val="en-US" w:eastAsia="es-ES"/>
        </w:rPr>
        <w:t xml:space="preserve">may </w:t>
      </w:r>
      <w:r w:rsidR="000D3AD2" w:rsidRPr="00367B9C">
        <w:rPr>
          <w:rFonts w:ascii="Arial" w:hAnsi="Arial" w:cs="Arial"/>
          <w:color w:val="000000" w:themeColor="text1"/>
          <w:lang w:val="en-US" w:eastAsia="es-ES"/>
        </w:rPr>
        <w:t xml:space="preserve">explain the </w:t>
      </w:r>
      <w:r w:rsidR="000D3AD2">
        <w:rPr>
          <w:rFonts w:ascii="Arial" w:hAnsi="Arial" w:cs="Arial"/>
          <w:color w:val="000000" w:themeColor="text1"/>
          <w:lang w:val="en-US" w:eastAsia="es-ES"/>
        </w:rPr>
        <w:t xml:space="preserve">observed </w:t>
      </w:r>
      <w:r w:rsidR="000D3AD2" w:rsidRPr="00367B9C">
        <w:rPr>
          <w:rFonts w:ascii="Arial" w:hAnsi="Arial" w:cs="Arial"/>
          <w:color w:val="000000" w:themeColor="text1"/>
          <w:lang w:val="en-US" w:eastAsia="es-ES"/>
        </w:rPr>
        <w:t>association between air pollution exposure and congenital malformations.</w:t>
      </w:r>
      <w:r w:rsidR="000D3AD2">
        <w:rPr>
          <w:rFonts w:ascii="Arial" w:hAnsi="Arial" w:cs="Arial"/>
          <w:color w:val="000000" w:themeColor="text1"/>
          <w:lang w:val="en-US" w:eastAsia="es-ES"/>
        </w:rPr>
        <w:t xml:space="preserve"> </w:t>
      </w:r>
      <w:r w:rsidR="000D3AD2" w:rsidRPr="000D3AD2">
        <w:rPr>
          <w:rFonts w:ascii="Arial" w:hAnsi="Arial" w:cs="Arial"/>
          <w:color w:val="000000" w:themeColor="text1"/>
          <w:highlight w:val="yellow"/>
          <w:lang w:val="en-US" w:eastAsia="es-ES"/>
        </w:rPr>
        <w:t>Experimental and observational evidence suggests that some (ultra)fine particles may cross the placental barrier. However, evidence demonstrating transplacental particle transfer in humans and the extent of fetal exposure under physiological conditions is uncertain</w:t>
      </w:r>
      <w:r w:rsidR="000D3AD2" w:rsidRPr="000D3AD2">
        <w:rPr>
          <w:rFonts w:ascii="Arial" w:hAnsi="Arial" w:cs="Arial"/>
          <w:color w:val="000000" w:themeColor="text1"/>
          <w:lang w:val="en-US" w:eastAsia="es-ES"/>
        </w:rPr>
        <w:t xml:space="preserve"> </w:t>
      </w:r>
      <w:r w:rsidR="007E7579">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{"citationID":"JwI1A8CV","properties":{"formattedCitation":"(11)","plainCitation":"(11)","noteIndex":0},"citationItems":[{"id":2168,"uris":["http://zotero.org/users/10260406/items/QNE9MSAW"],"itemData":{"id":2168,"type":"article-journal","abstract":"Abstract\n            \n              Fetal development is a crucial window of susceptibility in which exposure may lead to detrimental health outcomes at birth and later in life. The placenta serves as a gatekeeper between mother and fetus. Knowledge regarding the barrier capacity of the placenta for nanoparticles is limited, mostly due to technical obstacles and ethical issues. We systematically summarize and discuss the current evidence and define knowledge gaps concerning the maternal-fetal transport and fetoplacental accumulation of (ultra)fine particles and nanoparticles. We included 73 studies on placental translocation of particles, of which 21 in vitro/ex vivo studies, 50 animal studies, and 2 human studies on transplacental particle transfer. This systematic review shows that (i) (ultra)fine particles and engineered nanoparticles can bypass the placenta and reach fetal units as observed for all the applied models irrespective of the species origin (i.e.\n              ,\n              rodent, rabbit, or human) or the complexity (i.e.\n              ,\n              in vitro, ex vivo, or in vivo), (ii) particle size, particle material, dose, particle dissolution, gestational stage of the model, and surface composition influence maternal-fetal translocation, and (iii) no simple, standardized method for nanoparticle detection and/or quantification in biological matrices is available to date. Existing evidence, research gaps, and perspectives of maternal-fetal particle transfer are highlighted.","container-title":"Particle and Fibre Toxicology","DOI":"10.1186/s12989-020-00386-8","ISSN":"1743-8977","issue":"1","journalAbbreviation":"Part Fibre Toxicol","language":"en","page":"56","source":"DOI.org (Crossref)","title":"Translocation of (ultra)fine particles and nanoparticles across the placenta; a systematic review on the evidence of in vitro, ex vivo, and in vivo studies","volume":"17","author":[{"family":"Bongaerts","given":"Eva"},{"family":"Nawrot","given":"Tim S."},{"family":"Van Pee","given":"Thessa"},{"family":"Ameloot","given":"Marcel"},{"family":"Bové","given":"Hannelore"}],"issued":{"date-parts":[["2020",12]]}}}],"schema":"https://github.com/citation-style-language/schema/raw/master/csl-citation.json"} </w:instrText>
      </w:r>
      <w:r w:rsidR="007E7579">
        <w:rPr>
          <w:rFonts w:ascii="Arial" w:hAnsi="Arial" w:cs="Arial"/>
          <w:color w:val="000000" w:themeColor="text1"/>
          <w:lang w:val="en-US" w:eastAsia="es-ES"/>
        </w:rPr>
        <w:fldChar w:fldCharType="separate"/>
      </w:r>
      <w:r w:rsidR="006A1500">
        <w:rPr>
          <w:rFonts w:ascii="Arial" w:hAnsi="Arial" w:cs="Arial"/>
          <w:noProof/>
          <w:color w:val="000000" w:themeColor="text1"/>
          <w:lang w:val="en-US" w:eastAsia="es-ES"/>
        </w:rPr>
        <w:t>(11)</w:t>
      </w:r>
      <w:r w:rsidR="007E7579">
        <w:rPr>
          <w:rFonts w:ascii="Arial" w:hAnsi="Arial" w:cs="Arial"/>
          <w:color w:val="000000" w:themeColor="text1"/>
          <w:lang w:val="en-US" w:eastAsia="es-ES"/>
        </w:rPr>
        <w:fldChar w:fldCharType="end"/>
      </w:r>
      <w:r w:rsidR="007E7579" w:rsidRPr="00367B9C">
        <w:rPr>
          <w:rFonts w:ascii="Arial" w:hAnsi="Arial" w:cs="Arial"/>
          <w:color w:val="000000" w:themeColor="text1"/>
          <w:lang w:val="en-US" w:eastAsia="es-ES"/>
        </w:rPr>
        <w:t>. In addition, PM</w:t>
      </w:r>
      <w:r w:rsidR="007E7579" w:rsidRPr="007A7B87">
        <w:rPr>
          <w:rFonts w:ascii="Arial" w:hAnsi="Arial" w:cs="Arial"/>
          <w:color w:val="000000" w:themeColor="text1"/>
          <w:vertAlign w:val="subscript"/>
          <w:lang w:val="en-US" w:eastAsia="es-ES"/>
        </w:rPr>
        <w:t xml:space="preserve">2.5 </w:t>
      </w:r>
      <w:r w:rsidR="00010459">
        <w:rPr>
          <w:rFonts w:ascii="Arial" w:hAnsi="Arial" w:cs="Arial"/>
          <w:color w:val="000000" w:themeColor="text1"/>
          <w:lang w:val="en-US" w:eastAsia="es-ES"/>
        </w:rPr>
        <w:t xml:space="preserve">exposure </w:t>
      </w:r>
      <w:r w:rsidR="007E7579" w:rsidRPr="00367B9C">
        <w:rPr>
          <w:rFonts w:ascii="Arial" w:hAnsi="Arial" w:cs="Arial"/>
          <w:color w:val="000000" w:themeColor="text1"/>
          <w:lang w:val="en-US" w:eastAsia="es-ES"/>
        </w:rPr>
        <w:t>has been shown to induce oxidative stress, mitochondrial dysfunction, and disruption of key signaling pathways involved in embryonic development</w:t>
      </w:r>
      <w:r w:rsidR="007E7579">
        <w:rPr>
          <w:rFonts w:ascii="Arial" w:hAnsi="Arial" w:cs="Arial"/>
          <w:color w:val="000000" w:themeColor="text1"/>
          <w:lang w:val="en-US" w:eastAsia="es-ES"/>
        </w:rPr>
        <w:t xml:space="preserve"> </w:t>
      </w:r>
      <w:r w:rsidR="007E7579">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{"citationID":"aDBrjkOc","properties":{"formattedCitation":"(12)","plainCitation":"(12)","noteIndex":0},"citationItems":[{"id":2167,"uris":["http://zotero.org/users/10260406/items/UDKDTAZ4"],"itemData":{"id":2167,"type":"article-journal","abstract":"Epidemiological studies have demonstrated that fine particulate matter (PM2.5) is associated with adverse obstetric and postnatal metabolic health outcomes, but the mechanism remains unclear. This study aimed to investigate the toxicological pathways by which PM2.5 damaged placental trophoblasts in vivo and in vitro. We confirmed that PM2.5 induced adverse gestational outcomes such as increased fetal mortality rates, decreased fetal numbers and weight, damaged placental structure, and increased apoptosis of trophoblasts. Additionally, PM2.5 induced dysfunction of the trophoblast cell line HTR8/SVneo, including in its proliferation, apoptosis, invasion, migration and angiogenesis. Moreover, we comprehensively analyzed the transcriptional landscape of HTR8/SVneo cells exposed to PM2.5 through RNA-Seq and observed that PM2.5 triggered overexpression of pathways involved in oxidative stress and mitochondrial apoptosis to damage HTR8/SVneo cell biological functions through CYP1A1. Mechanistically, PM2.5 stimulated KLF9, a transcription factor identified as binding to\n              CYP1A1\n              promoter region, which further modulated the CYP1A1-driven downstream phenotypes. Together, this study demonstrated that the KLF9/CYP1A1 axis played a crucial role in the toxic progression of PM2.5 induced adverse pregnancy outcomes, suggesting adverse effects of environmental pollution on pregnant females and putative targeted therapeutic strategies.","container-title":"eLife","DOI":"10.7554/eLife.85944","ISSN":"2050-084X","language":"en","page":"e85944","source":"DOI.org (Crossref)","title":"PM2.5 leads to adverse pregnancy outcomes by inducing trophoblast oxidative stress and mitochondrial apoptosis via KLF9/CYP1A1 transcriptional axis","volume":"12","author":[{"family":"Li","given":"Shuxian"},{"family":"Li","given":"Lingbing"},{"family":"Zhang","given":"Changqing"},{"family":"Fu","given":"Huaxuan"},{"family":"Yu","given":"Shuping"},{"family":"Zhou","given":"Meijuan"},{"family":"Guo","given":"Junjun"},{"family":"Fang","given":"Zhenya"},{"family":"Li","given":"Anna"},{"family":"Zhao","given":"Man"},{"family":"Zhang","given":"Meihua"},{"family":"Wang","given":"Xietong"}],"issued":{"date-parts":[["2023",9,22]]}}}],"schema":"https://github.com/citation-style-language/schema/raw/master/csl-citation.json"} </w:instrText>
      </w:r>
      <w:r w:rsidR="007E7579">
        <w:rPr>
          <w:rFonts w:ascii="Arial" w:hAnsi="Arial" w:cs="Arial"/>
          <w:color w:val="000000" w:themeColor="text1"/>
          <w:lang w:val="en-US" w:eastAsia="es-ES"/>
        </w:rPr>
        <w:fldChar w:fldCharType="separate"/>
      </w:r>
      <w:r w:rsidR="006A1500">
        <w:rPr>
          <w:rFonts w:ascii="Arial" w:hAnsi="Arial" w:cs="Arial"/>
          <w:noProof/>
          <w:color w:val="000000" w:themeColor="text1"/>
          <w:lang w:val="en-US" w:eastAsia="es-ES"/>
        </w:rPr>
        <w:t>(12)</w:t>
      </w:r>
      <w:r w:rsidR="007E7579">
        <w:rPr>
          <w:rFonts w:ascii="Arial" w:hAnsi="Arial" w:cs="Arial"/>
          <w:color w:val="000000" w:themeColor="text1"/>
          <w:lang w:val="en-US" w:eastAsia="es-ES"/>
        </w:rPr>
        <w:fldChar w:fldCharType="end"/>
      </w:r>
      <w:r w:rsidR="007E7579" w:rsidRPr="00367B9C">
        <w:rPr>
          <w:rFonts w:ascii="Arial" w:hAnsi="Arial" w:cs="Arial"/>
          <w:color w:val="000000" w:themeColor="text1"/>
          <w:lang w:val="en-US" w:eastAsia="es-ES"/>
        </w:rPr>
        <w:t>.</w:t>
      </w:r>
    </w:p>
    <w:p w14:paraId="70AB0C62" w14:textId="77777777" w:rsidR="00AA6353" w:rsidRPr="008E6080" w:rsidRDefault="00AA6353" w:rsidP="0047202A">
      <w:pPr>
        <w:spacing w:after="0" w:line="480" w:lineRule="auto"/>
        <w:jc w:val="both"/>
        <w:rPr>
          <w:rFonts w:ascii="Arial" w:hAnsi="Arial" w:cs="Arial"/>
          <w:lang w:val="en-US" w:eastAsia="es-ES"/>
        </w:rPr>
      </w:pPr>
    </w:p>
    <w:p w14:paraId="6AC9938B" w14:textId="3602933A" w:rsidR="0090605F" w:rsidRDefault="001F45AD" w:rsidP="0047202A">
      <w:pPr>
        <w:spacing w:after="0" w:line="480" w:lineRule="auto"/>
        <w:jc w:val="both"/>
        <w:rPr>
          <w:rFonts w:ascii="Arial" w:hAnsi="Arial" w:cs="Arial"/>
          <w:lang w:val="en-US" w:eastAsia="es-ES"/>
        </w:rPr>
      </w:pPr>
      <w:r>
        <w:rPr>
          <w:rFonts w:ascii="Arial" w:hAnsi="Arial" w:cs="Arial"/>
          <w:lang w:val="en-US" w:eastAsia="es-ES"/>
        </w:rPr>
        <w:t xml:space="preserve">To date a number of studies have found associations between air pollution and malformations, however, </w:t>
      </w:r>
      <w:r w:rsidR="004760F8">
        <w:rPr>
          <w:rFonts w:ascii="Arial" w:hAnsi="Arial" w:cs="Arial"/>
          <w:lang w:val="en-US" w:eastAsia="es-ES"/>
        </w:rPr>
        <w:t>questions remain about the window of susceptibility</w:t>
      </w:r>
      <w:r w:rsidR="006E6904">
        <w:rPr>
          <w:rFonts w:ascii="Arial" w:hAnsi="Arial" w:cs="Arial"/>
          <w:lang w:val="en-US" w:eastAsia="es-ES"/>
        </w:rPr>
        <w:t xml:space="preserve"> during pregnancy</w:t>
      </w:r>
      <w:r w:rsidR="001B1B27">
        <w:rPr>
          <w:rFonts w:ascii="Arial" w:hAnsi="Arial" w:cs="Arial"/>
          <w:lang w:val="en-US" w:eastAsia="es-ES"/>
        </w:rPr>
        <w:t xml:space="preserve">, as </w:t>
      </w:r>
      <w:r w:rsidR="001E5A6A">
        <w:rPr>
          <w:rFonts w:ascii="Arial" w:hAnsi="Arial" w:cs="Arial"/>
          <w:lang w:val="en-US" w:eastAsia="es-ES"/>
        </w:rPr>
        <w:t xml:space="preserve">findings </w:t>
      </w:r>
      <w:r w:rsidR="001B1B27">
        <w:rPr>
          <w:rFonts w:ascii="Arial" w:hAnsi="Arial" w:cs="Arial"/>
          <w:lang w:val="en-US" w:eastAsia="es-ES"/>
        </w:rPr>
        <w:t>are</w:t>
      </w:r>
      <w:r w:rsidR="001E5A6A">
        <w:rPr>
          <w:rFonts w:ascii="Arial" w:hAnsi="Arial" w:cs="Arial"/>
          <w:lang w:val="en-US" w:eastAsia="es-ES"/>
        </w:rPr>
        <w:t xml:space="preserve"> heterogeneous across studies</w:t>
      </w:r>
      <w:r w:rsidR="009B379A">
        <w:rPr>
          <w:rFonts w:ascii="Arial" w:hAnsi="Arial" w:cs="Arial"/>
          <w:lang w:val="en-US" w:eastAsia="es-ES"/>
        </w:rPr>
        <w:t xml:space="preserve"> </w:t>
      </w:r>
      <w:r w:rsidR="009B379A" w:rsidRPr="007E06D1">
        <w:rPr>
          <w:rFonts w:ascii="Arial" w:hAnsi="Arial" w:cs="Arial"/>
          <w:lang w:val="en-US" w:eastAsia="es-ES"/>
        </w:rPr>
        <w:fldChar w:fldCharType="begin"/>
      </w:r>
      <w:r w:rsidR="00BF6083">
        <w:rPr>
          <w:rFonts w:ascii="Arial" w:hAnsi="Arial" w:cs="Arial"/>
          <w:lang w:val="en-US" w:eastAsia="es-ES"/>
        </w:rPr>
        <w:instrText xml:space="preserve"> ADDIN ZOTERO_ITEM CSL_CITATION {"citationID":"BYEm7wNP","properties":{"formattedCitation":"(8,10,13\\uc0\\u8211{}17)","plainCitation":"(8,10,13–17)","noteIndex":0},"citationItems":[{"id":2132,"uris":["http://zotero.org/users/10260406/items/U39APV5P"],"itemData":{"id":2132,"type":"article-journal","abstract":"Objectives\n              As current studies on the relationships between air pollutants exposure during the first trimester and birth defects were not fully elucidated, this study aimed to assess the association between selected air pollutants and birth defects.\n            \n            \n              Design\n              An observational study.\n            \n            \n              Participants\n              We obtained 70 854 singletons with gestational age &lt;20 weeks who were delivered at a large maternal and child healthcare centre in Wuhan, China.\n            \n            \n              Outcome measures\n              \n                Birth defects data and daily average concentration of ambient particulate matter ≤10 µm diameter (PM\n                10\n                ), PM ≤2.5 µm diameter (PM\n                2.5\n                ), sulfur dioxide (SO\n                2\n                ) and nitrogen dioxide (NO\n                2\n                ) were obtained. Logistic regression analysis was applied to assess the association between maternal air pollutants exposure during first trimester and total birth defects, congenital heart defects (CHDs), limb defects and orofacial clefts with adjustments of potential covariates.\n              \n            \n            \n              Results\n              \n                There were a total of 1352 birth defect cases included in this study, with a prevalence of 19.08‰. Maternal exposed to high concentrations of PM\n                10\n                , PM\n                2.5\n                , NO\n                2\n                and SO\n                2\n                in the first trimester were significantly associated with elevated ORs of birth defects (ORs ranged from 1.13 to 1.23). Additionally, for male fetuses, maternal exposed to high PM\n                2.5\n                concentration was associated with an elevated odd of CHDs (OR 1.27, 95% CI 1.06 to 1.52). In the cold season, the ORs of birth defects were significantly increased among women exposed to PM\n                2.5\n                (OR 1.64, 95% CI 1.41 to 1.91), NO\n                2\n                (OR 1.22, 95% CI 1.08 to 1.38) and SO\n                2\n                (OR 1.26, 95% CI 1.07 to 1.47).\n              \n            \n            \n              Conclusions\n              \n                This study showed unfavourable effects of air pollutants exposure during the first trimester on birth defects. Especially, the association between maternal PM\n                2.5\n                exposure and CHDs was only observed among male fetuses, and stronger effects of PM\n                2.5\n                , NO\n                2\n                and SO\n                2\n                exposure on birth defects were observed in the cold season.","container-title":"BMJ Open","DOI":"10.1136/bmjopen-2022-063712","ISSN":"2044-6055, 2044-6055","issue":"3","journalAbbreviation":"BMJ Open","language":"en","page":"e063712","source":"DOI.org (Crossref)","title":"Ambient air pollutants in the first trimester of pregnancy and birth defects: an observational study","title-short":"Ambient air pollutants in the first trimester of pregnancy and birth defects","volume":"13","author":[{"family":"Cheng","given":"Yao"},{"family":"Yin","given":"Jieyun"},{"family":"Yang","given":"Lijun"},{"family":"Xu","given":"Man"},{"family":"Lu","given":"Xinfeng"},{"family":"Huang","given":"Wenting"},{"family":"Dai","given":"Guohong"},{"family":"Sun","given":"Guoqiang"}],"issued":{"date-parts":[["2023",3]]}}},{"id":2164,"uris":["http://zotero.org/users/10260406/items/FDRWLLB2"],"itemData":{"id":2164,"type":"article-journal","abstract":"Background\n              Birth defects, which comprise a series of severe congenital abnormalities, impose a significant burden on society, families and individuals. Consequently, it is crucial to identify the underlying causes of birth defects and reduce their occurrence. Although an increasing number of risk factors for birth defects have been identified, few associations can be established as causal. Furthermore, the distribution of aetiology related to birth defects remains unclear. This study aims to analyse birth defect cases from the China Birth Cohort Study (CBCS) to elucidate the aetiological profile of these conditions.\n            \n            \n              Methods\n              A total of 3873 abnormal cases were recorded in the CBCS from November 2017 to August 2021. Abnormal fetuses (including both live births and foetal losses) were diagnosed by obstetricians, ultrasound specialists and geneticists based on prenatal screening and clinical examinations. The causes of birth defects were categorised into chromosomal anomalies, genetic anomalies, environmental exposures and twinning. Chromosomal and genetic anomalies were identified through genetic screening. Data on exposure, including the substances involved and the duration of exposure, were reviewed to determine whether environmental factors contributed to the birth defects.\n            \n            \n              Results\n              After excluding cases with minor malformations, a total of 2123 birth defect cases were reviewed. The most common birth defects among the included cases were congenital heart disease, polydactyly, trisomy 21 and cleft palate with cleft lip. Of these, only 22.4% (475/2123) had identifiable causes. Specifically, 415 cases were attributed to chromosomal anomalies, while 31 cases were diagnosed as monogenic disorders. Additionally, 23 cases were linked to environmental exposures, and 6 cases were associated with twinning. The proportions of birth defect cases with known causes were significantly higher in the spontaneous abortion group (12/27, 44.4%), the therapeutic abortion group (314/1044, 30.1%) and perinatal death group (13/36, 36.1%) compared with live births (136/1016, 13.4%).\n            \n            \n              Conclusions\n              Nearly 80% of birth defect cases in the CBCS lack a clear identifiable cause. Therefore, translating statistical associations between risk factors and birth defects into causal relationships is both necessary and important.","container-title":"BMJ Paediatrics Open","DOI":"10.1136/bmjpo-2025-003451","ISSN":"2399-9772","issue":"1","journalAbbreviation":"bmjpo","language":"en","page":"e003451","source":"DOI.org (Crossref)","title":"The aetiology distribution of birth defects based on the China Birth Cohort Study","volume":"9","author":[{"family":"Liu","given":"Xiaohang"},{"family":"Liu","given":"Ruixia"},{"family":"Wang","given":"Chen"},{"family":"Yan","given":"Ruohua"},{"family":"Gao","given":"Shen"},{"family":"Su","given":"Shaofei"},{"family":"Nie","given":"Xiaolu"},{"family":"Su","given":"Jian"},{"family":"Zhang","given":"Enjie"},{"family":"Xie","given":"Shuanghua"},{"family":"Liu","given":"Jianhui"},{"family":"Zhang","given":"Yue"},{"family":"Yue","given":"Wentao"},{"family":"Peng","given":"Xiaoxia"},{"family":"Yin","given":"Chenghong"}],"issued":{"date-parts":[["2025",11]]}}},{"id":2130,"uris":["http://zotero.org/users/10260406/items/RJX59NNH"],"itemData":{"id":2130,"type":"article-journal","container-title":"Science of The Total Environment","DOI":"10.1016/j.scitotenv.2021.151564","ISSN":"00489697","journalAbbreviation":"Science of The Total Environment","language":"en","page":"151564","source":"DOI.org (Crossref)","title":"Cooking stoves and risk of congenital heart disease in Northwest China: A case-control study","title-short":"Cooking stoves and risk of congenital heart disease in Northwest China","volume":"816","author":[{"family":"Zhao","given":"Doudou"},{"family":"Yan","given":"Mingxin"},{"family":"Guo","given":"Leqian"},{"family":"Liu","given":"Danmeng"},{"family":"Zhang","given":"Ruo"},{"family":"Yan","given":"Hong"},{"family":"Qu","given":"Pengfei"},{"family":"Dang","given":"Shaonong"}],"issued":{"date-parts":[["2022",4]]}}},{"id":2121,"uris":["http://zotero.org/users/10260406/items/2B8QD8JP"],"itemData":{"id":2121,"type":"article-journal","container-title":"International Journal of Hygiene and Environmental Health","DOI":"10.1016/j.ijheh.2025.114627","ISSN":"14384639","journalAbbreviation":"International Journal of Hygiene and Environmental Health","language":"en","page":"114627","source":"DOI.org (Crossref)","title":"Maternal exposure to ambient air pollution and risk of congenital heart defects in offspring: A population-based cohort study in Wuhan, China","title-short":"Maternal exposure to ambient air pollution and risk of congenital heart defects in offspring","volume":"269","author":[{"family":"Zhang","given":"Dan"},{"family":"Zhang","given":"Yu"},{"family":"Feng","given":"Huan"},{"family":"Nie","given":"Liu"},{"family":"Yang","given":"Yifan"},{"family":"Wang","given":"Xin"},{"family":"Tan","given":"Yafei"}],"issued":{"date-parts":[["2025",8]]}}},{"id":2126,"uris":["http://zotero.org/users/10260406/items/LDEFCLVH"],"itemData":{"id":2126,"type":"article-journal","abstract":"Abstract\n            \n              Background\n              The occurrence of orofacial Clefts (OFCs) is a congenital disease caused by many factors. According to recent studies, air pollution has a strong correlation with the occurrence of OFCs. However, there are still some controversies about the current research results, and there is no relevant research to review the latest results in recent years.\n            \n            \n              Objective\n              In this paper, the authors conducted a systematic review and meta-analysis to explore the correlation between ambient air pollution and the occurrence of neonatal OFCs deformity.\n            \n            \n              Methods\n              We searched Pubmed, Web of science, and Embase databases from the establishment of the database to May 2023. We included observational studies on the relationship between prenatal exposure to fine particulate matter 2.5 (PM2.5), fine particulate matter 10 (PM10), sulfur dioxide (SO2), nitrogen dioxide (NO2), ozone (O3), carbon monoxide (CO) and the risk of cleft lip (CL), cleft palate (CP), cleft lip with or without palate (CL/P). the Newcastle-Ottawa quality assessment scale (NOS) was used to evaluate the quality of the literature. Funnel plot and Egger’s regression were used to verify the publication bias. Random effect model or fixed effect model was used to estimate the combined relative risk (RR) and 95% confidence interval (95%CI).\n            \n            \n              Results\n              \n                A total of eleven studies were included in this study, including four cohort studies and seven case-control studies, including 22,453 cases of OFCs. Ten studies had low risk of bias and only one study had high risk of bias. Three studies reported that PM\n                2.5\n                was positively correlated with CL and CP, with a combined RR and 95%CI of 1.287(1.174,1.411) and 1.267 (1.105,1.454). Two studies reported a positive correlation between O\n                3\n                and CL, with a combined RR and 95%CI of 1.132(1.047,1.225). Two studies reported a positive correlation between PM\n                10\n                and CL, with a combined RR and 95%CI of 1.108 (1.017,1.206). No association was found between SO\n                2\n                , CO, NO\n                2\n                exposure during pregnancy and the risk of OFCs.\n              \n            \n            \n              Conclusion\n              \n                The results of this study showed that there was a significant statistical correlation between exposure to PM\n                10\n                , PM\n                2.5\n                , O\n                3\n                and the risk of OFCs in the second month of pregnancy. Exposure assessment, research methods and mechanisms need to be further explored.","container-title":"BMC Pregnancy and Childbirth","DOI":"10.1186/s12884-023-06104-4","ISSN":"1471-2393","issue":"1","journalAbbreviation":"BMC Pregnancy Childbirth","language":"en","page":"829","source":"DOI.org (Crossref)","title":"Association between gestational exposure and risk of orofacial clefts: a systematic review and meta-analysis","title-short":"Association between gestational exposure and risk of orofacial clefts","volume":"23","author":[{"family":"Huang","given":"ZhiMeng"},{"family":"Wu","given":"JinZhun"},{"family":"Qiu","given":"Yue"},{"family":"Lin","given":"Jiayan"},{"family":"Huang","given":"Wanting"},{"family":"Ma","given":"Xiaohui"},{"family":"Zhang","given":"Huifen"},{"family":"Yang","given":"Xiaoqing"}],"issued":{"date-parts":[["2023",12,1]]}}},{"id":2128,"uris":["http://zotero.org/users/10260406/items/75BUCYFF"],"itemData":{"id":2128,"type":"article-journal","container-title":"Environmental Pollution","DOI":"10.1016/j.envpol.2021.117022","ISSN":"02697491","journalAbbreviation":"Environmental Pollution","language":"en","page":"117022","source":"DOI.org (Crossref)","title":"Prenatal exposure to criteria air pollutants and associations with congenital anomalies: A Lebanese national study","title-short":"Prenatal exposure to criteria air pollutants and associations with congenital anomalies","volume":"281","author":[{"family":"Al Noaimi","given":"Ghaliya"},{"family":"Yunis","given":"Khalid"},{"family":"El Asmar","given":"Khalil"},{"family":"Abu Salem","given":"Fatima K."},{"family":"Afif","given":"Charbel"},{"family":"Ghandour","given":"Lilian A."},{"family":"Hamandi","given":"Ahmad"},{"family":"Dhaini","given":"Hassan R."}],"issued":{"date-parts":[["2021",7]]}}},{"id":2123,"uris":["http://zotero.org/users/10260406/items/CJRMNHYF"],"itemData":{"id":2123,"type":"article-journal","container-title":"Environmental Pollution","DOI":"10.1016/j.envpol.2024.123759","ISSN":"02697491","journalAbbreviation":"Environmental Pollution","language":"en","page":"123759","source":"DOI.org (Crossref)","title":"Windows of sensitivity for risk of adverse birth outcomes related to gestational PM2.5 exposure: Evidence from a natural experiment","title-short":"Windows of sensitivity for risk of adverse birth outcomes related to gestational PM2.5 exposure","volume":"347","author":[{"family":"Ni","given":"Wei"},{"family":"Xing","given":"Yuhan"},{"family":"Li","given":"Guoju"},{"family":"Du","given":"Zhanhui"},{"family":"Yang","given":"Ping"},{"family":"Wang","given":"Qinzheng"},{"family":"Yang","given":"Xinmeng"},{"family":"Lyu","given":"Bei"},{"family":"Fa","given":"Hongge"},{"family":"Shi","given":"Qiuling"},{"family":"Xing","given":"Quansheng"}],"issued":{"date-parts":[["2024",4]]}}}],"schema":"https://github.com/citation-style-language/schema/raw/master/csl-citation.json"} </w:instrText>
      </w:r>
      <w:r w:rsidR="009B379A" w:rsidRPr="007E06D1">
        <w:rPr>
          <w:rFonts w:ascii="Arial" w:hAnsi="Arial" w:cs="Arial"/>
          <w:lang w:val="en-US" w:eastAsia="es-ES"/>
        </w:rPr>
        <w:fldChar w:fldCharType="separate"/>
      </w:r>
      <w:r w:rsidR="001B337A" w:rsidRPr="001B337A">
        <w:rPr>
          <w:rFonts w:ascii="Arial" w:eastAsiaTheme="minorHAnsi" w:hAnsi="Arial" w:cs="Arial"/>
          <w:szCs w:val="24"/>
          <w:lang w:val="en-US"/>
          <w14:ligatures w14:val="standardContextual"/>
        </w:rPr>
        <w:t>(8,10,13–17)</w:t>
      </w:r>
      <w:r w:rsidR="009B379A" w:rsidRPr="007E06D1">
        <w:rPr>
          <w:rFonts w:ascii="Arial" w:hAnsi="Arial" w:cs="Arial"/>
          <w:lang w:val="en-US" w:eastAsia="es-ES"/>
        </w:rPr>
        <w:fldChar w:fldCharType="end"/>
      </w:r>
      <w:r w:rsidR="004760F8" w:rsidRPr="007E06D1">
        <w:rPr>
          <w:rFonts w:ascii="Arial" w:hAnsi="Arial" w:cs="Arial"/>
          <w:lang w:val="en-US" w:eastAsia="es-ES"/>
        </w:rPr>
        <w:t>.</w:t>
      </w:r>
      <w:r w:rsidR="004760F8">
        <w:rPr>
          <w:rFonts w:ascii="Arial" w:hAnsi="Arial" w:cs="Arial"/>
          <w:lang w:val="en-US" w:eastAsia="es-ES"/>
        </w:rPr>
        <w:t xml:space="preserve"> </w:t>
      </w:r>
      <w:r w:rsidR="00E87DF4">
        <w:rPr>
          <w:rFonts w:ascii="Arial" w:hAnsi="Arial" w:cs="Arial"/>
          <w:lang w:val="en-US" w:eastAsia="es-ES"/>
        </w:rPr>
        <w:t>A</w:t>
      </w:r>
      <w:r w:rsidR="00744DA0" w:rsidRPr="001F3037">
        <w:rPr>
          <w:rFonts w:ascii="Arial" w:hAnsi="Arial" w:cs="Arial"/>
          <w:lang w:val="en-US" w:eastAsia="es-ES"/>
        </w:rPr>
        <w:t xml:space="preserve"> cohort study </w:t>
      </w:r>
      <w:r w:rsidR="000D21DE">
        <w:rPr>
          <w:rFonts w:ascii="Arial" w:hAnsi="Arial" w:cs="Arial"/>
          <w:lang w:val="en-US" w:eastAsia="es-ES"/>
        </w:rPr>
        <w:t xml:space="preserve">conducted </w:t>
      </w:r>
      <w:r w:rsidR="00744DA0" w:rsidRPr="001F3037">
        <w:rPr>
          <w:rFonts w:ascii="Arial" w:hAnsi="Arial" w:cs="Arial"/>
          <w:lang w:val="en-US" w:eastAsia="es-ES"/>
        </w:rPr>
        <w:t>in Wuhan</w:t>
      </w:r>
      <w:r w:rsidR="00F47B16">
        <w:rPr>
          <w:rFonts w:ascii="Arial" w:hAnsi="Arial" w:cs="Arial"/>
          <w:lang w:val="en-US" w:eastAsia="es-ES"/>
        </w:rPr>
        <w:t>, China</w:t>
      </w:r>
      <w:r w:rsidR="00744DA0" w:rsidRPr="001F3037">
        <w:rPr>
          <w:rFonts w:ascii="Arial" w:hAnsi="Arial" w:cs="Arial"/>
          <w:lang w:val="en-US" w:eastAsia="es-ES"/>
        </w:rPr>
        <w:t xml:space="preserve"> with over 500,000 births identified that exposure to PM</w:t>
      </w:r>
      <w:r w:rsidR="00744DA0" w:rsidRPr="00567C23">
        <w:rPr>
          <w:rFonts w:ascii="Arial" w:hAnsi="Arial" w:cs="Arial"/>
          <w:vertAlign w:val="subscript"/>
          <w:lang w:val="en-US" w:eastAsia="es-ES"/>
        </w:rPr>
        <w:t>2.5</w:t>
      </w:r>
      <w:r w:rsidR="00744DA0" w:rsidRPr="001F3037">
        <w:rPr>
          <w:rFonts w:ascii="Arial" w:hAnsi="Arial" w:cs="Arial"/>
          <w:lang w:val="en-US" w:eastAsia="es-ES"/>
        </w:rPr>
        <w:t xml:space="preserve"> during the preconception period and the first trimester increased the risk of congenital heart disease, particularly ventricular septal defects and tetralogy of Fallot</w:t>
      </w:r>
      <w:r w:rsidR="007D2556">
        <w:rPr>
          <w:rFonts w:ascii="Arial" w:hAnsi="Arial" w:cs="Arial"/>
          <w:lang w:val="en-US" w:eastAsia="es-ES"/>
        </w:rPr>
        <w:t xml:space="preserve"> </w:t>
      </w:r>
      <w:r w:rsidR="009C70C2">
        <w:rPr>
          <w:rFonts w:ascii="Arial" w:hAnsi="Arial" w:cs="Arial"/>
          <w:lang w:val="en-US" w:eastAsia="es-ES"/>
        </w:rPr>
        <w:fldChar w:fldCharType="begin"/>
      </w:r>
      <w:r w:rsidR="00BF6083">
        <w:rPr>
          <w:rFonts w:ascii="Arial" w:hAnsi="Arial" w:cs="Arial"/>
          <w:lang w:val="en-US" w:eastAsia="es-ES"/>
        </w:rPr>
        <w:instrText xml:space="preserve"> ADDIN ZOTERO_ITEM CSL_CITATION {"citationID":"Dm4rDren","properties":{"formattedCitation":"(14)","plainCitation":"(14)","noteIndex":0},"citationItems":[{"id":2121,"uris":["http://zotero.org/users/10260406/items/2B8QD8JP"],"itemData":{"id":2121,"type":"article-journal","container-title":"International Journal of Hygiene and Environmental Health","DOI":"10.1016/j.ijheh.2025.114627","ISSN":"14384639","journalAbbreviation":"International Journal of Hygiene and Environmental Health","language":"en","page":"114627","source":"DOI.org (Crossref)","title":"Maternal exposure to ambient air pollution and risk of congenital heart defects in offspring: A population-based cohort study in Wuhan, China","title-short":"Maternal exposure to ambient air pollution and risk of congenital heart defects in offspring","volume":"269","author":[{"family":"Zhang","given":"Dan"},{"family":"Zhang","given":"Yu"},{"family":"Feng","given":"Huan"},{"family":"Nie","given":"Liu"},{"family":"Yang","given":"Yifan"},{"family":"Wang","given":"Xin"},{"family":"Tan","given":"Yafei"}],"issued":{"date-parts":[["2025",8]]}}}],"schema":"https://github.com/citation-style-language/schema/raw/master/csl-citation.json"} </w:instrText>
      </w:r>
      <w:r w:rsidR="009C70C2">
        <w:rPr>
          <w:rFonts w:ascii="Arial" w:hAnsi="Arial" w:cs="Arial"/>
          <w:lang w:val="en-US" w:eastAsia="es-ES"/>
        </w:rPr>
        <w:fldChar w:fldCharType="separate"/>
      </w:r>
      <w:r w:rsidR="006A1500">
        <w:rPr>
          <w:rFonts w:ascii="Arial" w:hAnsi="Arial" w:cs="Arial"/>
          <w:noProof/>
          <w:lang w:val="en-US" w:eastAsia="es-ES"/>
        </w:rPr>
        <w:t>(14)</w:t>
      </w:r>
      <w:r w:rsidR="009C70C2">
        <w:rPr>
          <w:rFonts w:ascii="Arial" w:hAnsi="Arial" w:cs="Arial"/>
          <w:lang w:val="en-US" w:eastAsia="es-ES"/>
        </w:rPr>
        <w:fldChar w:fldCharType="end"/>
      </w:r>
      <w:r w:rsidR="00744DA0" w:rsidRPr="001F3037">
        <w:rPr>
          <w:rFonts w:ascii="Arial" w:hAnsi="Arial" w:cs="Arial"/>
          <w:lang w:val="en-US" w:eastAsia="es-ES"/>
        </w:rPr>
        <w:t>.</w:t>
      </w:r>
      <w:r w:rsidR="00744DA0">
        <w:rPr>
          <w:rFonts w:ascii="Arial" w:hAnsi="Arial" w:cs="Arial"/>
          <w:lang w:val="en-US" w:eastAsia="es-ES"/>
        </w:rPr>
        <w:t xml:space="preserve"> </w:t>
      </w:r>
      <w:r w:rsidR="007D61CD">
        <w:rPr>
          <w:rFonts w:ascii="Arial" w:hAnsi="Arial" w:cs="Arial"/>
          <w:color w:val="000000" w:themeColor="text1"/>
          <w:lang w:val="en-US" w:eastAsia="es-ES"/>
        </w:rPr>
        <w:t xml:space="preserve">A recent </w:t>
      </w:r>
      <w:r w:rsidR="001D5C43" w:rsidRPr="001D5C43">
        <w:rPr>
          <w:rFonts w:ascii="Arial" w:hAnsi="Arial" w:cs="Arial"/>
          <w:color w:val="000000" w:themeColor="text1"/>
          <w:lang w:val="en-US" w:eastAsia="es-ES"/>
        </w:rPr>
        <w:t xml:space="preserve">systematic review and meta-analysis (49 studies included) </w:t>
      </w:r>
      <w:r w:rsidR="007D61CD">
        <w:rPr>
          <w:rFonts w:ascii="Arial" w:hAnsi="Arial" w:cs="Arial"/>
          <w:color w:val="000000" w:themeColor="text1"/>
          <w:lang w:val="en-US" w:eastAsia="es-ES"/>
        </w:rPr>
        <w:t>concluded</w:t>
      </w:r>
      <w:r w:rsidR="001D5C43" w:rsidRPr="001D5C43">
        <w:rPr>
          <w:rFonts w:ascii="Arial" w:hAnsi="Arial" w:cs="Arial"/>
          <w:color w:val="000000" w:themeColor="text1"/>
          <w:lang w:val="en-US" w:eastAsia="es-ES"/>
        </w:rPr>
        <w:t xml:space="preserve"> that exposure to PM</w:t>
      </w:r>
      <w:r w:rsidR="001D5C43" w:rsidRPr="00592419">
        <w:rPr>
          <w:rFonts w:ascii="Arial" w:hAnsi="Arial" w:cs="Arial"/>
          <w:color w:val="000000" w:themeColor="text1"/>
          <w:vertAlign w:val="subscript"/>
          <w:lang w:val="en-US" w:eastAsia="es-ES"/>
        </w:rPr>
        <w:t>10</w:t>
      </w:r>
      <w:r w:rsidR="001D5C43" w:rsidRPr="001D5C43">
        <w:rPr>
          <w:rFonts w:ascii="Arial" w:hAnsi="Arial" w:cs="Arial"/>
          <w:color w:val="000000" w:themeColor="text1"/>
          <w:lang w:val="en-US" w:eastAsia="es-ES"/>
        </w:rPr>
        <w:t xml:space="preserve"> </w:t>
      </w:r>
      <w:r w:rsidR="001D5C43" w:rsidRPr="001D5C43">
        <w:rPr>
          <w:rFonts w:ascii="Arial" w:hAnsi="Arial" w:cs="Arial"/>
          <w:color w:val="000000" w:themeColor="text1"/>
          <w:lang w:val="en-US" w:eastAsia="es-ES"/>
        </w:rPr>
        <w:lastRenderedPageBreak/>
        <w:t>during the first trimester was associated with an increased risk of congenital heart disease (OR = 1.05, 95% CI: 1.03–1.07) and patent ductus arteriosus (OR = 1.09, 95% CI: 1.02–1.16)</w:t>
      </w:r>
      <w:r w:rsidR="004F2AA6">
        <w:rPr>
          <w:rFonts w:ascii="Arial" w:hAnsi="Arial" w:cs="Arial"/>
          <w:color w:val="000000" w:themeColor="text1"/>
          <w:lang w:val="en-US" w:eastAsia="es-ES"/>
        </w:rPr>
        <w:t xml:space="preserve"> </w:t>
      </w:r>
      <w:r w:rsidR="004F2AA6">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{"citationID":"MkOAQYuA","properties":{"formattedCitation":"(18)","plainCitation":"(18)","noteIndex":0},"citationItems":[{"id":2127,"uris":["http://zotero.org/users/10260406/items/5H6ABH26"],"itemData":{"id":2127,"type":"article-journal","container-title":"International Journal of Environmental Health Research","DOI":"10.1080/09603123.2023.2246383","ISSN":"0960-3123, 1369-1619","issue":"5","journalAbbreviation":"International Journal of Environmental Health Research","language":"en","page":"2333-2352","source":"DOI.org (Crossref)","title":"Global air pollution exposure and congenital anomalies: an updated systematic review and meta-analysis of epidemiological studies","title-short":"Global air pollution exposure and congenital anomalies","volume":"34","author":[{"family":"Feng","given":"Yang"},{"family":"Liu","given":"Xinxin"},{"family":"Zhang","given":"Xiaoan"},{"family":"Zhao","given":"Xin"},{"family":"Chang","given":"Hui"},{"family":"Ouyang","given":"Fan"},{"family":"Yu","given":"Zengli"},{"family":"Gao","given":"Zhan"},{"family":"Zhang","given":"Huanhuan"}],"issued":{"date-parts":[["2024",5,3]]}}}],"schema":"https://github.com/citation-style-language/schema/raw/master/csl-citation.json"} </w:instrText>
      </w:r>
      <w:r w:rsidR="004F2AA6">
        <w:rPr>
          <w:rFonts w:ascii="Arial" w:hAnsi="Arial" w:cs="Arial"/>
          <w:color w:val="000000" w:themeColor="text1"/>
          <w:lang w:val="en-US" w:eastAsia="es-ES"/>
        </w:rPr>
        <w:fldChar w:fldCharType="separate"/>
      </w:r>
      <w:r w:rsidR="006A1500">
        <w:rPr>
          <w:rFonts w:ascii="Arial" w:hAnsi="Arial" w:cs="Arial"/>
          <w:noProof/>
          <w:color w:val="000000" w:themeColor="text1"/>
          <w:lang w:val="en-US" w:eastAsia="es-ES"/>
        </w:rPr>
        <w:t>(18)</w:t>
      </w:r>
      <w:r w:rsidR="004F2AA6">
        <w:rPr>
          <w:rFonts w:ascii="Arial" w:hAnsi="Arial" w:cs="Arial"/>
          <w:color w:val="000000" w:themeColor="text1"/>
          <w:lang w:val="en-US" w:eastAsia="es-ES"/>
        </w:rPr>
        <w:fldChar w:fldCharType="end"/>
      </w:r>
      <w:r w:rsidR="001D5C43" w:rsidRPr="001D5C43">
        <w:rPr>
          <w:rFonts w:ascii="Arial" w:hAnsi="Arial" w:cs="Arial"/>
          <w:color w:val="000000" w:themeColor="text1"/>
          <w:lang w:val="en-US" w:eastAsia="es-ES"/>
        </w:rPr>
        <w:t>.</w:t>
      </w:r>
      <w:r w:rsidR="001D5C43" w:rsidRPr="001D5C43">
        <w:rPr>
          <w:rFonts w:ascii="Arial" w:hAnsi="Arial" w:cs="Arial"/>
          <w:b/>
          <w:bCs/>
          <w:color w:val="000000" w:themeColor="text1"/>
          <w:lang w:val="en-US" w:eastAsia="es-ES"/>
        </w:rPr>
        <w:t xml:space="preserve"> </w:t>
      </w:r>
      <w:r w:rsidR="006F146C">
        <w:rPr>
          <w:rFonts w:ascii="Arial" w:hAnsi="Arial" w:cs="Arial"/>
          <w:lang w:val="en-US" w:eastAsia="es-ES"/>
        </w:rPr>
        <w:t xml:space="preserve">On the other hand, some evidence is available showing elevated risk for exposures later in pregnancy. </w:t>
      </w:r>
      <w:r w:rsidR="00C954AF">
        <w:rPr>
          <w:rFonts w:ascii="Arial" w:hAnsi="Arial" w:cs="Arial"/>
          <w:lang w:val="en-US" w:eastAsia="es-ES"/>
        </w:rPr>
        <w:t>A</w:t>
      </w:r>
      <w:r w:rsidR="0090605F" w:rsidRPr="0090605F">
        <w:rPr>
          <w:rFonts w:ascii="Arial" w:hAnsi="Arial" w:cs="Arial"/>
          <w:lang w:val="en-US" w:eastAsia="es-ES"/>
        </w:rPr>
        <w:t xml:space="preserve"> population-based study in Suzhou, China, reported associations between PM</w:t>
      </w:r>
      <w:r w:rsidR="0090605F" w:rsidRPr="00567C23">
        <w:rPr>
          <w:rFonts w:ascii="Arial" w:hAnsi="Arial" w:cs="Arial"/>
          <w:vertAlign w:val="subscript"/>
          <w:lang w:val="en-US" w:eastAsia="es-ES"/>
        </w:rPr>
        <w:t>2.5</w:t>
      </w:r>
      <w:r w:rsidR="0090605F" w:rsidRPr="0090605F">
        <w:rPr>
          <w:rFonts w:ascii="Arial" w:hAnsi="Arial" w:cs="Arial"/>
          <w:lang w:val="en-US" w:eastAsia="es-ES"/>
        </w:rPr>
        <w:t xml:space="preserve"> exposure during the second and third trimesters and the risk of congenital heart disease</w:t>
      </w:r>
      <w:r w:rsidR="00E52EF1">
        <w:rPr>
          <w:rFonts w:ascii="Arial" w:hAnsi="Arial" w:cs="Arial"/>
          <w:lang w:val="en-US" w:eastAsia="es-ES"/>
        </w:rPr>
        <w:t xml:space="preserve"> </w:t>
      </w:r>
      <w:r w:rsidR="0090605F">
        <w:rPr>
          <w:rFonts w:ascii="Arial" w:hAnsi="Arial" w:cs="Arial"/>
          <w:lang w:val="en-US" w:eastAsia="es-ES"/>
        </w:rPr>
        <w:fldChar w:fldCharType="begin"/>
      </w:r>
      <w:r w:rsidR="00BF6083">
        <w:rPr>
          <w:rFonts w:ascii="Arial" w:hAnsi="Arial" w:cs="Arial"/>
          <w:lang w:val="en-US" w:eastAsia="es-ES"/>
        </w:rPr>
        <w:instrText xml:space="preserve"> ADDIN ZOTERO_ITEM CSL_CITATION {"citationID":"5mavfkJI","properties":{"formattedCitation":"(19)","plainCitation":"(19)","noteIndex":0},"citationItems":[{"id":2131,"uris":["http://zotero.org/users/10260406/items/G9R57GUI"],"itemData":{"id":2131,"type":"article-journal","abstract":"Background\n              \n                More and more studies have investigated the association between maternal exposure to ambient air pollution during pregnancy and incidence of congenital heart defects (CHDs), but results are controversial. The aim of this study was to investigate whether maternal exposure to air pollutants (PM\n                10\n                , PM\n                2.5\n                , NO\n                2\n                , CO, SO\n                2\n                ) are associated with an increased risk of congenital heart defects in Suzhou city, China.\n              \n            \n            \n              Methods\n              \n                Based on the birth defect monitoring system of Suzhou city and the Environmental Health Department of Suzhou CDC, the birth defect monitoring data and concentrations of five air pollutants (PM\n                10\n                , PM\n                2.5\n                , NO\n                2\n                , CO, SO\n                2\n                ) in Suzhou city from 2015 to 2019 were obtained. The distribution of demographic characteristics of children with birth defects and exposure to air pollutant concentrations during different pregnancy periods were analyzed, Chi-square test was used to analyze whether there were statistical differences in the distribution of parturient woman age, pregnant weeks, times of pregnancy, as well as fetal sex and birth weight among children with congenital heart defects and other defects. Logistic regression model was further established to calculate the adjusted odds ratios (aORs) and 95% confidence intervals (CI) for the association between exposure to these ambient air pollutants during pregnancy and CHDs.\n              \n            \n            \n              Results\n              \n                A total of 5,213 infants with birth defects were recruited in this study from 2015 to 2019, the top five birth defects in Suzhou were syndactyly, congenital heart disease, ear malformation, cleft lip and palate, and hypospadias, and the proportion of congenital heart disease increased. The level of maternal exposures (mean ± sd) was highest in first trimester amongst pregnant women in Suzhou city. Compared to other birth defects, we observed significant increasing associations between PM\n                2.5\n                exposure during second and third trimester with risk of CHDs, aORs were 1.228 and 1.236 (95% CI: 1.141–1.322, 1.154–1.324 separately) per a 10 μg/m\n                3\n                change in PM\n                2.5\n                concentration. Maternal NO\n                2\n                exposure was significantly associated with CHDs in first trimester (aOR = 1.318; 95% CI: 1.210–1.435).\n              \n            \n            \n              Conclusions\n              \n                Our study contributes to explore the current state of Suzhou air quality and the association between maternal air pollution exposure and congenital heart defects. Exposure to PM\n                2.5\n                and NO\n                2\n                is thought to increase the risk of CHDs, but comprehensive description of these associations will be needed in future studies.","container-title":"Frontiers in Public Health","DOI":"10.3389/fpubh.2022.1017644","ISSN":"2296-2565","journalAbbreviation":"Front. Public Health","page":"1017644","source":"DOI.org (Crossref)","title":"Maternal exposure to ambient air pollution and risk of congenital heart defects in Suzhou, China","volume":"10","author":[{"family":"Sun","given":"Li"},{"family":"Wu","given":"Qianlan"},{"family":"Wang","given":"Huiying"},{"family":"Liu","given":"Juning"},{"family":"Shao","given":"Yan"},{"family":"Xu","given":"Rong"},{"family":"Gong","given":"Tian"},{"family":"Peng","given":"Xiaoju"},{"family":"Zhang","given":"Baoli"}],"issued":{"date-parts":[["2023",1,4]]}}}],"schema":"https://github.com/citation-style-language/schema/raw/master/csl-citation.json"} </w:instrText>
      </w:r>
      <w:r w:rsidR="0090605F">
        <w:rPr>
          <w:rFonts w:ascii="Arial" w:hAnsi="Arial" w:cs="Arial"/>
          <w:lang w:val="en-US" w:eastAsia="es-ES"/>
        </w:rPr>
        <w:fldChar w:fldCharType="separate"/>
      </w:r>
      <w:r w:rsidR="006A1500">
        <w:rPr>
          <w:rFonts w:ascii="Arial" w:hAnsi="Arial" w:cs="Arial"/>
          <w:noProof/>
          <w:lang w:val="en-US" w:eastAsia="es-ES"/>
        </w:rPr>
        <w:t>(19)</w:t>
      </w:r>
      <w:r w:rsidR="0090605F">
        <w:rPr>
          <w:rFonts w:ascii="Arial" w:hAnsi="Arial" w:cs="Arial"/>
          <w:lang w:val="en-US" w:eastAsia="es-ES"/>
        </w:rPr>
        <w:fldChar w:fldCharType="end"/>
      </w:r>
      <w:r w:rsidR="0090605F" w:rsidRPr="0090605F">
        <w:rPr>
          <w:rFonts w:ascii="Arial" w:hAnsi="Arial" w:cs="Arial"/>
          <w:lang w:val="en-US" w:eastAsia="es-ES"/>
        </w:rPr>
        <w:t xml:space="preserve">. </w:t>
      </w:r>
      <w:r w:rsidR="0046590B" w:rsidRPr="0023619F">
        <w:rPr>
          <w:rFonts w:ascii="Arial" w:hAnsi="Arial" w:cs="Arial"/>
          <w:color w:val="000000" w:themeColor="text1"/>
          <w:highlight w:val="yellow"/>
          <w:lang w:val="en-US" w:eastAsia="es-ES"/>
        </w:rPr>
        <w:t>Taken together, these findings suggest that gestational windows of susceptibility may vary according to the pollutant, exposure period, and outcome studied, although the available evidence does not yet establish the periods of greatest vulnerability with certainty.</w:t>
      </w:r>
      <w:r w:rsidR="0046590B" w:rsidRPr="0023619F">
        <w:rPr>
          <w:rFonts w:ascii="Arial" w:hAnsi="Arial" w:cs="Arial"/>
          <w:color w:val="000000" w:themeColor="text1"/>
          <w:lang w:val="en-US" w:eastAsia="es-ES"/>
        </w:rPr>
        <w:t xml:space="preserve"> </w:t>
      </w:r>
      <w:r w:rsidR="00766A3A" w:rsidRPr="00766A3A">
        <w:rPr>
          <w:rFonts w:ascii="Arial" w:hAnsi="Arial" w:cs="Arial"/>
          <w:lang w:val="en-US" w:eastAsia="es-ES"/>
        </w:rPr>
        <w:t>Clarifying windows of susceptibility during pregnancy is important for understanding potential biological mechanisms and for informing targeted public health interventions aimed at reducing harmful exposures during critical periods of fetal development.</w:t>
      </w:r>
    </w:p>
    <w:p w14:paraId="15E3E273" w14:textId="77777777" w:rsidR="008E0351" w:rsidRDefault="008E0351" w:rsidP="0047202A">
      <w:pPr>
        <w:spacing w:after="0" w:line="480" w:lineRule="auto"/>
        <w:jc w:val="both"/>
        <w:rPr>
          <w:rFonts w:ascii="Arial" w:hAnsi="Arial" w:cs="Arial"/>
          <w:lang w:val="en-US" w:eastAsia="es-ES"/>
        </w:rPr>
      </w:pPr>
    </w:p>
    <w:p w14:paraId="072B0333" w14:textId="1F9D4CB4" w:rsidR="009571F8" w:rsidRDefault="009571F8" w:rsidP="0047202A">
      <w:pPr>
        <w:spacing w:after="0" w:line="480" w:lineRule="auto"/>
        <w:jc w:val="both"/>
        <w:rPr>
          <w:rFonts w:ascii="Arial" w:hAnsi="Arial" w:cs="Arial"/>
          <w:lang w:val="en-US" w:eastAsia="es-ES"/>
        </w:rPr>
      </w:pPr>
      <w:r w:rsidRPr="40081650">
        <w:rPr>
          <w:rFonts w:ascii="Arial" w:hAnsi="Arial" w:cs="Arial"/>
          <w:lang w:val="en-US" w:eastAsia="es-ES"/>
        </w:rPr>
        <w:t xml:space="preserve">Beyond quantifying risk associated with </w:t>
      </w:r>
      <w:r>
        <w:rPr>
          <w:rFonts w:ascii="Arial" w:hAnsi="Arial" w:cs="Arial"/>
          <w:lang w:val="en-US" w:eastAsia="es-ES"/>
        </w:rPr>
        <w:t xml:space="preserve">specific </w:t>
      </w:r>
      <w:r w:rsidRPr="40081650">
        <w:rPr>
          <w:rFonts w:ascii="Arial" w:hAnsi="Arial" w:cs="Arial"/>
          <w:lang w:val="en-US" w:eastAsia="es-ES"/>
        </w:rPr>
        <w:t>air contaminants</w:t>
      </w:r>
      <w:r w:rsidR="00C954AF">
        <w:rPr>
          <w:rFonts w:ascii="Arial" w:hAnsi="Arial" w:cs="Arial"/>
          <w:lang w:val="en-US" w:eastAsia="es-ES"/>
        </w:rPr>
        <w:t xml:space="preserve"> and identifying windows of susceptibility</w:t>
      </w:r>
      <w:r w:rsidRPr="40081650">
        <w:rPr>
          <w:rFonts w:ascii="Arial" w:hAnsi="Arial" w:cs="Arial"/>
          <w:lang w:val="en-US" w:eastAsia="es-ES"/>
        </w:rPr>
        <w:t>, understanding how sources of air pollution relate to adverse birth outcomes is important for the design of interventions. Exposure to biomass combustion (e.g. residential wood</w:t>
      </w:r>
      <w:r>
        <w:rPr>
          <w:rFonts w:ascii="Arial" w:hAnsi="Arial" w:cs="Arial"/>
          <w:lang w:val="en-US" w:eastAsia="es-ES"/>
        </w:rPr>
        <w:t xml:space="preserve">- </w:t>
      </w:r>
      <w:r w:rsidRPr="40081650">
        <w:rPr>
          <w:rFonts w:ascii="Arial" w:hAnsi="Arial" w:cs="Arial"/>
          <w:lang w:val="en-US" w:eastAsia="es-ES"/>
        </w:rPr>
        <w:t>or dung</w:t>
      </w:r>
      <w:r>
        <w:rPr>
          <w:rFonts w:ascii="Arial" w:hAnsi="Arial" w:cs="Arial"/>
          <w:lang w:val="en-US" w:eastAsia="es-ES"/>
        </w:rPr>
        <w:t>-</w:t>
      </w:r>
      <w:r w:rsidRPr="40081650">
        <w:rPr>
          <w:rFonts w:ascii="Arial" w:hAnsi="Arial" w:cs="Arial"/>
          <w:lang w:val="en-US" w:eastAsia="es-ES"/>
        </w:rPr>
        <w:t xml:space="preserve">burning for cooking and heating), common in underdeveloped countries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{"citationID":"q2GFJowz","properties":{"formattedCitation":"(20,21)","plainCitation":"(20,21)","noteIndex":0},"citationItems":[{"id":1314,"uris":["http://zotero.org/users/10260406/items/IKXXDFJY"],"itemData":{"id":1314,"type":"document","abstract":"Almost 3 billion people, in low- and middle-income countries mostly, still rely on solid fuels (wood, animal dung, charcoal, crop wastes and coal) burned in inefficient and highly polluting stoves for cooking and heating. In 2012 alone, no fewer than 4.3 million children and adults died prematurely from illnesses caused by such household air pollution, according to estimates by the World Health Organization. Together with widespread use of kerosene stoves, heaters and lamps, these practices also result in many serious injuries and deaths from scalds, burns and poisoning. These new indoor air quality guidelines for household fuel combustion aim to help public health policy-makers, as well as specialists working on energy, environmental and other issues understand best approaches to reducing household air pollution -- the greatest environmental health risk in the world today.","note":"container-title: Who","title":"WHO guidelines for indoor air quality: household fuel combustion","author":[{"literal":"World Health Organization"}],"issued":{"date-parts":[["2018"]]}}},{"id":151,"uris":["http://zotero.org/users/10260406/items/7LCD6I8B"],"itemData":{"id":151,"type":"article-journal","container-title":"Cancer Epidemiology","DOI":"10.1016/j.canep.2023.102381","ISSN":"18777821","journalAbbreviation":"Cancer Epidemiology","language":"en","page":"102381","source":"DOI.org (Crossref)","title":"Latin America and the Caribbean Code Against cancer 1st edition: Environment, occupation, and cancer","title-short":"Latin America and the Caribbean Code Against cancer 1st edition","volume":"86","author":[{"family":"Blanco","given":"Estela"},{"family":"Algranti","given":"Eduardo"},{"family":"Cifuentes","given":"Luis Abdon"},{"family":"López-Carrillo","given":"Lizbeth"},{"family":"Mora","given":"Ana M."},{"family":"Rodríguez-Guzmán","given":"Julietta"},{"family":"Rodríguez-Villamizar","given":"Laura Andrea"},{"family":"Veiga","given":"Lene H.S."},{"family":"Canelo-Aybar","given":"Carlos"},{"family":"Nieto-Gutierrez","given":"Wendy"},{"family":"Feliu","given":"Ariadna"},{"family":"Espina","given":"Carolina"},{"family":"Ferreccio","given":"Catterina"}],"issued":{"date-parts":[["2023",10]]}}}],"schema":"https://github.com/citation-style-language/schema/raw/master/csl-citation.json"} </w:instrText>
      </w:r>
      <w:r w:rsidRPr="40081650">
        <w:rPr>
          <w:rFonts w:ascii="Arial" w:hAnsi="Arial" w:cs="Arial"/>
          <w:lang w:val="en-US" w:eastAsia="es-ES"/>
        </w:rPr>
        <w:fldChar w:fldCharType="separate"/>
      </w:r>
      <w:r w:rsidR="006A1500">
        <w:rPr>
          <w:rFonts w:ascii="Arial" w:hAnsi="Arial" w:cs="Arial"/>
          <w:noProof/>
          <w:lang w:val="en-US" w:eastAsia="es-ES"/>
        </w:rPr>
        <w:t>(20,21)</w:t>
      </w:r>
      <w:r w:rsidRPr="40081650">
        <w:rPr>
          <w:rFonts w:ascii="Arial" w:hAnsi="Arial" w:cs="Arial"/>
          <w:lang w:val="en-US" w:eastAsia="es-ES"/>
        </w:rPr>
        <w:fldChar w:fldCharType="end"/>
      </w:r>
      <w:r w:rsidRPr="40081650">
        <w:rPr>
          <w:rFonts w:ascii="Arial" w:hAnsi="Arial" w:cs="Arial"/>
          <w:lang w:val="en-US" w:eastAsia="es-ES"/>
        </w:rPr>
        <w:t xml:space="preserve">, during pregnancy is particularly important to study as women, along with small children, are often the most exposed group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{"citationID":"5Zy1Fpxf","properties":{"formattedCitation":"(20)","plainCitation":"(20)","noteIndex":0},"citationItems":[{"id":1314,"uris":["http://zotero.org/users/10260406/items/IKXXDFJY"],"itemData":{"id":1314,"type":"document","abstract":"Almost 3 billion people, in low- and middle-income countries mostly, still rely on solid fuels (wood, animal dung, charcoal, crop wastes and coal) burned in inefficient and highly polluting stoves for cooking and heating. In 2012 alone, no fewer than 4.3 million children and adults died prematurely from illnesses caused by such household air pollution, according to estimates by the World Health Organization. Together with widespread use of kerosene stoves, heaters and lamps, these practices also result in many serious injuries and deaths from scalds, burns and poisoning. These new indoor air quality guidelines for household fuel combustion aim to help public health policy-makers, as well as specialists working on energy, environmental and other issues understand best approaches to reducing household air pollution -- the greatest environmental health risk in the world today.","note":"container-title: Who","title":"WHO guidelines for indoor air quality: household fuel combustion","author":[{"literal":"World Health Organization"}],"issued":{"date-parts":[["2018"]]}}}],"schema":"https://github.com/citation-style-language/schema/raw/master/csl-citation.json"} </w:instrText>
      </w:r>
      <w:r w:rsidRPr="40081650">
        <w:rPr>
          <w:rFonts w:ascii="Arial" w:hAnsi="Arial" w:cs="Arial"/>
          <w:lang w:val="en-US" w:eastAsia="es-ES"/>
        </w:rPr>
        <w:fldChar w:fldCharType="separate"/>
      </w:r>
      <w:r w:rsidR="006A1500">
        <w:rPr>
          <w:rFonts w:ascii="Arial" w:hAnsi="Arial" w:cs="Arial"/>
          <w:noProof/>
          <w:lang w:val="en-US" w:eastAsia="es-ES"/>
        </w:rPr>
        <w:t>(20)</w:t>
      </w:r>
      <w:r w:rsidRPr="40081650">
        <w:rPr>
          <w:rFonts w:ascii="Arial" w:hAnsi="Arial" w:cs="Arial"/>
          <w:lang w:val="en-US" w:eastAsia="es-ES"/>
        </w:rPr>
        <w:fldChar w:fldCharType="end"/>
      </w:r>
      <w:r w:rsidRPr="40081650">
        <w:rPr>
          <w:rFonts w:ascii="Arial" w:hAnsi="Arial" w:cs="Arial"/>
          <w:lang w:val="en-US" w:eastAsia="es-ES"/>
        </w:rPr>
        <w:t xml:space="preserve">. </w:t>
      </w:r>
      <w:r w:rsidR="00677334" w:rsidRPr="00677334">
        <w:rPr>
          <w:rFonts w:ascii="Arial" w:hAnsi="Arial" w:cs="Arial"/>
          <w:color w:val="000000" w:themeColor="text1"/>
          <w:highlight w:val="yellow"/>
          <w:lang w:val="en-US" w:eastAsia="es-ES"/>
        </w:rPr>
        <w:t>A case-control study conducted in Northwest China, including 326 cases and 1,071 controls, reported an association between the use of firewood stoves during pregnancy and congenital heart disease (OR = 6.74, 95% CI: 3.03–15.00), compared with gas stoves</w:t>
      </w:r>
      <w:r w:rsidR="00677334" w:rsidRPr="00677334">
        <w:rPr>
          <w:rFonts w:ascii="Arial" w:hAnsi="Arial" w:cs="Arial"/>
          <w:color w:val="000000" w:themeColor="text1"/>
          <w:lang w:val="en-US" w:eastAsia="es-ES"/>
        </w:rPr>
        <w:t xml:space="preserve"> </w:t>
      </w:r>
      <w:r w:rsidRPr="40081650">
        <w:rPr>
          <w:rFonts w:ascii="Arial" w:hAnsi="Arial" w:cs="Arial"/>
          <w:lang w:val="en-US" w:eastAsia="es-ES"/>
        </w:rPr>
        <w:fldChar w:fldCharType="begin"/>
      </w:r>
      <w:r w:rsidR="00BF6083">
        <w:rPr>
          <w:rFonts w:ascii="Arial" w:hAnsi="Arial" w:cs="Arial"/>
          <w:lang w:val="en-US" w:eastAsia="es-ES"/>
        </w:rPr>
        <w:instrText xml:space="preserve"> ADDIN ZOTERO_ITEM CSL_CITATION {"citationID":"QRv3BFmn","properties":{"formattedCitation":"(8)","plainCitation":"(8)","dontUpdate":true,"noteIndex":0},"citationItems":[{"id":2130,"uris":["http://zotero.org/users/10260406/items/RJX59NNH"],"itemData":{"id":2130,"type":"article-journal","container-title":"Science of The Total Environment","DOI":"10.1016/j.scitotenv.2021.151564","ISSN":"00489697","journalAbbreviation":"Science of The Total Environment","language":"en","page":"151564","source":"DOI.org (Crossref)","title":"Cooking stoves and risk of congenital heart disease in Northwest China: A case-control study","title-short":"Cooking stoves and risk of congenital heart disease in Northwest China","volume":"816","author":[{"family":"Zhao","given":"Doudou"},{"family":"Yan","given":"Mingxin"},{"family":"Guo","given":"Leqian"},{"family":"Liu","given":"Danmeng"},{"family":"Zhang","given":"Ruo"},{"family":"Yan","given":"Hong"},{"family":"Qu","given":"Pengfei"},{"family":"Dang","given":"Shaonong"}],"issued":{"date-parts":[["2022",4]]}}}],"schema":"https://github.com/citation-style-language/schema/raw/master/csl-citation.json"} </w:instrText>
      </w:r>
      <w:r w:rsidRPr="40081650">
        <w:rPr>
          <w:rFonts w:ascii="Arial" w:hAnsi="Arial" w:cs="Arial"/>
          <w:lang w:val="en-US" w:eastAsia="es-ES"/>
        </w:rPr>
        <w:fldChar w:fldCharType="separate"/>
      </w:r>
      <w:r w:rsidRPr="40081650">
        <w:rPr>
          <w:rFonts w:ascii="Arial" w:hAnsi="Arial" w:cs="Arial"/>
          <w:lang w:val="en-US" w:eastAsia="es-ES"/>
        </w:rPr>
        <w:fldChar w:fldCharType="end"/>
      </w:r>
      <w:r w:rsidRPr="40081650">
        <w:rPr>
          <w:rFonts w:ascii="Arial" w:hAnsi="Arial" w:cs="Arial"/>
          <w:lang w:val="en-US" w:eastAsia="es-ES"/>
        </w:rPr>
        <w:t>.</w:t>
      </w:r>
      <w:r w:rsidR="00945066">
        <w:rPr>
          <w:rFonts w:ascii="Arial" w:hAnsi="Arial" w:cs="Arial"/>
          <w:lang w:val="en-US" w:eastAsia="es-ES"/>
        </w:rPr>
        <w:t xml:space="preserve"> </w:t>
      </w:r>
      <w:r w:rsidR="00E54CAD">
        <w:rPr>
          <w:rFonts w:ascii="Arial" w:hAnsi="Arial" w:cs="Arial"/>
          <w:color w:val="000000" w:themeColor="text1"/>
          <w:highlight w:val="yellow"/>
          <w:lang w:val="en-US" w:eastAsia="es-ES"/>
        </w:rPr>
        <w:t>While the</w:t>
      </w:r>
      <w:r w:rsidR="006B7423" w:rsidRPr="006B7423">
        <w:rPr>
          <w:rFonts w:ascii="Arial" w:hAnsi="Arial" w:cs="Arial"/>
          <w:color w:val="000000" w:themeColor="text1"/>
          <w:highlight w:val="yellow"/>
          <w:lang w:val="en-US" w:eastAsia="es-ES"/>
        </w:rPr>
        <w:t xml:space="preserve"> large effect estimate should be interpreted cautiously, as residual confounding by socioeconomic, household, and other environmental factors cannot be ruled out</w:t>
      </w:r>
      <w:r w:rsidR="00E54CAD">
        <w:rPr>
          <w:rFonts w:ascii="Arial" w:hAnsi="Arial" w:cs="Arial"/>
          <w:color w:val="000000" w:themeColor="text1"/>
          <w:highlight w:val="yellow"/>
          <w:lang w:val="en-US" w:eastAsia="es-ES"/>
        </w:rPr>
        <w:t xml:space="preserve">, </w:t>
      </w:r>
      <w:r w:rsidR="00945066" w:rsidRPr="00945066">
        <w:rPr>
          <w:rFonts w:ascii="Arial" w:hAnsi="Arial" w:cs="Arial"/>
          <w:lang w:val="en-US" w:eastAsia="es-ES"/>
        </w:rPr>
        <w:t>findings underscore the need for further research on source-specific air pollution exposures during pregnancy, particularly among populations disproportionately exposed to biomass combustion.</w:t>
      </w:r>
    </w:p>
    <w:p w14:paraId="41CBA1DB" w14:textId="77777777" w:rsidR="00735694" w:rsidRDefault="00735694" w:rsidP="0047202A">
      <w:pPr>
        <w:spacing w:after="0" w:line="480" w:lineRule="auto"/>
        <w:jc w:val="both"/>
        <w:rPr>
          <w:rFonts w:ascii="Arial" w:hAnsi="Arial" w:cs="Arial"/>
          <w:lang w:val="en-US" w:eastAsia="es-ES"/>
        </w:rPr>
      </w:pPr>
    </w:p>
    <w:p w14:paraId="3A209205" w14:textId="5180782B" w:rsidR="00735694" w:rsidRDefault="00735694" w:rsidP="0047202A">
      <w:pPr>
        <w:spacing w:after="0" w:line="480" w:lineRule="auto"/>
        <w:jc w:val="both"/>
        <w:rPr>
          <w:rFonts w:ascii="Arial" w:hAnsi="Arial" w:cs="Arial"/>
          <w:lang w:val="en-US" w:eastAsia="es-ES"/>
        </w:rPr>
      </w:pPr>
      <w:r w:rsidRPr="008B0FE8">
        <w:rPr>
          <w:rFonts w:ascii="Arial" w:hAnsi="Arial" w:cs="Arial"/>
          <w:highlight w:val="yellow"/>
          <w:lang w:val="en-US" w:eastAsia="es-ES"/>
        </w:rPr>
        <w:t xml:space="preserve">In Chile, air pollution has been a </w:t>
      </w:r>
      <w:r>
        <w:rPr>
          <w:rFonts w:ascii="Arial" w:hAnsi="Arial" w:cs="Arial"/>
          <w:highlight w:val="yellow"/>
          <w:lang w:val="en-US" w:eastAsia="es-ES"/>
        </w:rPr>
        <w:t>growing public health problem for centuries, worsening from the early 20th century onward</w:t>
      </w:r>
      <w:r w:rsidRPr="008B0FE8">
        <w:rPr>
          <w:rFonts w:ascii="Arial" w:hAnsi="Arial" w:cs="Arial"/>
          <w:highlight w:val="yellow"/>
          <w:lang w:val="en-US" w:eastAsia="es-ES"/>
        </w:rPr>
        <w:t xml:space="preserve">. Some of the country's most polluted cities share a common meteorological pattern during episodes of high particulate pollution; however, </w:t>
      </w:r>
      <w:r>
        <w:rPr>
          <w:rFonts w:ascii="Arial" w:hAnsi="Arial" w:cs="Arial"/>
          <w:highlight w:val="yellow"/>
          <w:lang w:val="en-US" w:eastAsia="es-ES"/>
        </w:rPr>
        <w:t>their pollutant sources differ</w:t>
      </w:r>
      <w:r w:rsidRPr="008B0FE8">
        <w:rPr>
          <w:rFonts w:ascii="Arial" w:hAnsi="Arial" w:cs="Arial"/>
          <w:highlight w:val="yellow"/>
          <w:lang w:val="en-US" w:eastAsia="es-ES"/>
        </w:rPr>
        <w:t xml:space="preserve">. </w:t>
      </w:r>
      <w:r>
        <w:rPr>
          <w:rFonts w:ascii="Arial" w:hAnsi="Arial" w:cs="Arial"/>
          <w:highlight w:val="yellow"/>
          <w:lang w:val="en-US" w:eastAsia="es-ES"/>
        </w:rPr>
        <w:t>In the north, the main emission source is industry; in the central zone (Metropolitan Region), sources are diverse but mainly from</w:t>
      </w:r>
      <w:r w:rsidRPr="00BA0F71">
        <w:rPr>
          <w:rFonts w:ascii="Arial" w:hAnsi="Arial" w:cs="Arial"/>
          <w:highlight w:val="yellow"/>
          <w:lang w:val="en-US" w:eastAsia="es-ES"/>
        </w:rPr>
        <w:t xml:space="preserve"> transport</w:t>
      </w:r>
      <w:r w:rsidR="0060626D">
        <w:rPr>
          <w:rFonts w:ascii="Arial" w:hAnsi="Arial" w:cs="Arial"/>
          <w:highlight w:val="yellow"/>
          <w:lang w:val="en-US" w:eastAsia="es-ES"/>
        </w:rPr>
        <w:t>,</w:t>
      </w:r>
      <w:r w:rsidRPr="00BA0F71">
        <w:rPr>
          <w:rFonts w:ascii="Arial" w:hAnsi="Arial" w:cs="Arial"/>
          <w:highlight w:val="yellow"/>
          <w:lang w:val="en-US" w:eastAsia="es-ES"/>
        </w:rPr>
        <w:t xml:space="preserve"> industry</w:t>
      </w:r>
      <w:r w:rsidR="0060626D">
        <w:rPr>
          <w:rFonts w:ascii="Arial" w:hAnsi="Arial" w:cs="Arial"/>
          <w:highlight w:val="yellow"/>
          <w:lang w:val="en-US" w:eastAsia="es-ES"/>
        </w:rPr>
        <w:t xml:space="preserve">, and </w:t>
      </w:r>
      <w:r w:rsidR="002C1E2C">
        <w:rPr>
          <w:rFonts w:ascii="Arial" w:hAnsi="Arial" w:cs="Arial"/>
          <w:highlight w:val="yellow"/>
          <w:lang w:val="en-US" w:eastAsia="es-ES"/>
        </w:rPr>
        <w:t xml:space="preserve">some </w:t>
      </w:r>
      <w:r w:rsidR="0060626D">
        <w:rPr>
          <w:rFonts w:ascii="Arial" w:hAnsi="Arial" w:cs="Arial"/>
          <w:highlight w:val="yellow"/>
          <w:lang w:val="en-US" w:eastAsia="es-ES"/>
        </w:rPr>
        <w:t>biomass burning</w:t>
      </w:r>
      <w:r w:rsidRPr="00BA0F71">
        <w:rPr>
          <w:rFonts w:ascii="Arial" w:hAnsi="Arial" w:cs="Arial"/>
          <w:highlight w:val="yellow"/>
          <w:lang w:val="en-US" w:eastAsia="es-ES"/>
        </w:rPr>
        <w:t xml:space="preserve">; and in the south, the primary source is biomass burning. </w:t>
      </w:r>
      <w:r>
        <w:rPr>
          <w:rFonts w:ascii="Arial" w:hAnsi="Arial" w:cs="Arial"/>
          <w:highlight w:val="yellow"/>
          <w:lang w:val="en-US" w:eastAsia="es-ES"/>
        </w:rPr>
        <w:t xml:space="preserve">The most significant and frequent critical periods in the country have occurred in this last area </w:t>
      </w:r>
      <w:r>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{"citationID":"MhCSQuny","properties":{"unsorted":false,"formattedCitation":"(22,23)","plainCitation":"(22,23)","noteIndex":0},"citationItems":[{"id":985,"uris":["http://zotero.org/users/10260406/items/5Z6H2L5X"],"itemData":{"id":985,"type":"report","note":"volume: 1","page":"102","publisher":"Center for Climate and Resilience Research","title":"El aire que respiramos: pasado, presente y futuro – Contaminación atmosférica por MP2,5 en el centro y sur de Chile.","URL":"www.cr2.cl","issued":{"date-parts":[["2020"]]}}},{"id":632,"uris":["http://zotero.org/users/10260406/items/LVX82G7G"],"itemData":{"id":632,"type":"article-journal","abstract":"Temuco is a mid-size city representative of severe wood smoke pollution in southern Chile; i.e., ambient 24-h PM2.5 concentrations have exceeded 150 μg/m(3) in the winter season and the top concentration reached 372 μg/m(3) in 2010. Annual mean concentrations have decreased but are still above 30 μg/m(3). For the very first time, a molecular marker source apportionment of ambient organic carbon (OC) and PM2.5 was conducted in Temuco. Primary resolved sources for PM2.5 were wood smoke (37.5%), coal combustion (4.4%), diesel vehicles (3.3%), dust (2.2%) and vegetative detritus (0.7%). Secondary inorganic PM2.5 (sulfates, nitrates and ammonium) contributed 4.8% and unresolved organic aerosols (generated from volatile emissions from incomplete wood combustion), including secondary organic aerosols, contributed 47.1%. Adding the contributions of unresolved organic aerosols to those from primary wood smoke implies that wood burning is responsible for 84.6% of the ambient PM2.5 in Temuco. This predominance of wood smoke is ultimately due to widespread poverty and a lack of efficient household heating methods. The government has been implementing emission abatement policies but achieving compliance with ambient air quality standards for PM2.5 in southern Chile remains a challenge.","container-title":"Environmental Pollution","DOI":"10.1016/j.envpol.2017.02.069","ISSN":"02697491","page":"514-523","PMID":"28318790","title":"Wood burning pollution in southern Chile: PM 2.5 source apportionment using CMB and molecular markers","volume":"225","author":[{"family":"Villalobos","given":"Ana M."},{"family":"Barraza","given":"Francisco"},{"family":"Jorquera","given":"Héctor"},{"family":"Schauer","given":"James J."}],"issued":{"date-parts":[["2017"]]}}}],"schema":"https://github.com/citation-style-language/schema/raw/master/csl-citation.json"} </w:instrText>
      </w:r>
      <w:r>
        <w:rPr>
          <w:rFonts w:ascii="Arial" w:hAnsi="Arial" w:cs="Arial"/>
          <w:highlight w:val="yellow"/>
          <w:lang w:val="en-US" w:eastAsia="es-ES"/>
        </w:rPr>
        <w:fldChar w:fldCharType="separate"/>
      </w:r>
      <w:r w:rsidR="005C32EE">
        <w:rPr>
          <w:rFonts w:ascii="Arial" w:hAnsi="Arial" w:cs="Arial"/>
          <w:noProof/>
          <w:highlight w:val="yellow"/>
          <w:lang w:val="en-US" w:eastAsia="es-ES"/>
        </w:rPr>
        <w:t>(22,23)</w:t>
      </w:r>
      <w:r>
        <w:rPr>
          <w:rFonts w:ascii="Arial" w:hAnsi="Arial" w:cs="Arial"/>
          <w:highlight w:val="yellow"/>
          <w:lang w:val="en-US" w:eastAsia="es-ES"/>
        </w:rPr>
        <w:fldChar w:fldCharType="end"/>
      </w:r>
      <w:r>
        <w:rPr>
          <w:rFonts w:ascii="Arial" w:hAnsi="Arial" w:cs="Arial"/>
          <w:highlight w:val="yellow"/>
          <w:lang w:val="en-US" w:eastAsia="es-ES"/>
        </w:rPr>
        <w:t>, and unlike other urban areas, the south experiences strong</w:t>
      </w:r>
      <w:r w:rsidRPr="00BA0F71">
        <w:rPr>
          <w:rFonts w:ascii="Arial" w:hAnsi="Arial" w:cs="Arial"/>
          <w:highlight w:val="yellow"/>
          <w:lang w:val="en-US" w:eastAsia="es-ES"/>
        </w:rPr>
        <w:t xml:space="preserve"> seasonal variations</w:t>
      </w:r>
      <w:r w:rsidR="005C32EE">
        <w:rPr>
          <w:rFonts w:ascii="Arial" w:hAnsi="Arial" w:cs="Arial"/>
          <w:highlight w:val="yellow"/>
          <w:lang w:val="en-US" w:eastAsia="es-ES"/>
        </w:rPr>
        <w:t xml:space="preserve"> </w:t>
      </w:r>
      <w:r w:rsidR="005C32EE">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{"citationID":"nE0KMifk","properties":{"unsorted":false,"formattedCitation":"(24)","plainCitation":"(24)","noteIndex":0},"citationItems":[{"id":897,"uris":["http://zotero.org/users/10260406/items/MG82UT6B"],"itemData":{"id":897,"type":"article-journal","abstract":"Temuco and Pudahuel are two urban areas in Chile that are among the highest in particulate matter (PM10) air pollution in Chile. In fact, Temuco is also classified as one of the most polluted cities in Latin America by the World Health Organization Both cities show important differences in the sources of this PK pollution. For Temuco, a southern city, the main source is the residential wood combustion (RWC), and for Pudahuel, located in the central zone, the main sources are mobile and point sources. The relationship between PK air pollution and health effects measured as the daily number of deaths and hospital admissions for cardiovascular and respiratory causes was determined. The Air Pollution Health Effects European Approach (APHEA-2) protocol was followed, and a multivariate Poisson regression model with gam.exact algorithm was fitted for these cities during 2001-2006. The results show that PMio had a significant association with daily mortality, where the relative risks (RR) for cardio respiratory mortality of the elderly age group was 1.0126 [95% (CI: 1.0004-1.0250)] at Temuco and 1.0086 [95% (CI: 1.0007-1.0165)] for Pudahuel when PK increased by 10 mu g/m(3). For the hospital admissions due to chronic obstructive pulmonary disease (COPD), the RR were 1.0198 [95% (CI: 1.0030-1.0369)] at Temuco and 1.0097 [95% (CI: 1.0000-1.0204)] at Pudahuel. There is evidence in these cities of positive relationships between ambient particulate levels and the rates of mortality and morbidity for cardiovascular and respiratory causes; being the excess risk 47% and 104.1% higher in Temuco than Pudahuel for cardiorespiratory mortality of the elderly population and COPD hospital admissions, respectively. These results demonstrate that there is greater risk when people are exposed to air polluted with wood smoke.","container-title":"Aerosol and Air Quality Research","DOI":"10.4209/aaqr.2013.10.0316","ISSN":"20711409","title":"Short term health effects of particulate matter: A comparison between wood smoke and multi-source polluted urban areas in chile","author":[{"family":"Díaz-Robles","given":"Luis"},{"family":"Díaz-Robles","given":"Luis"},{"family":"Cortés","given":"Samuel"},{"family":"Carlos Ortega","given":"Juan"},{"family":"Vergara-Fernández","given":"Alberto"}],"issued":{"date-parts":[["2015"]]}}}],"schema":"https://github.com/citation-style-language/schema/raw/master/csl-citation.json"} </w:instrText>
      </w:r>
      <w:r w:rsidR="005C32EE">
        <w:rPr>
          <w:rFonts w:ascii="Arial" w:hAnsi="Arial" w:cs="Arial"/>
          <w:highlight w:val="yellow"/>
          <w:lang w:val="en-US" w:eastAsia="es-ES"/>
        </w:rPr>
        <w:fldChar w:fldCharType="separate"/>
      </w:r>
      <w:r w:rsidR="003403E5">
        <w:rPr>
          <w:rFonts w:ascii="Arial" w:hAnsi="Arial" w:cs="Arial"/>
          <w:noProof/>
          <w:highlight w:val="yellow"/>
          <w:lang w:val="en-US" w:eastAsia="es-ES"/>
        </w:rPr>
        <w:t>(24)</w:t>
      </w:r>
      <w:r w:rsidR="005C32EE">
        <w:rPr>
          <w:rFonts w:ascii="Arial" w:hAnsi="Arial" w:cs="Arial"/>
          <w:highlight w:val="yellow"/>
          <w:lang w:val="en-US" w:eastAsia="es-ES"/>
        </w:rPr>
        <w:fldChar w:fldCharType="end"/>
      </w:r>
      <w:r w:rsidR="003E63E0">
        <w:rPr>
          <w:rFonts w:ascii="Arial" w:hAnsi="Arial" w:cs="Arial"/>
          <w:lang w:val="en-US" w:eastAsia="es-ES"/>
        </w:rPr>
        <w:t>.</w:t>
      </w:r>
    </w:p>
    <w:p w14:paraId="1B0E3B48" w14:textId="77777777" w:rsidR="004E73C6" w:rsidRDefault="004E73C6" w:rsidP="0047202A">
      <w:pPr>
        <w:spacing w:after="0" w:line="480" w:lineRule="auto"/>
        <w:jc w:val="both"/>
        <w:rPr>
          <w:rFonts w:ascii="Arial" w:hAnsi="Arial" w:cs="Arial"/>
          <w:lang w:val="en-US" w:eastAsia="es-ES"/>
        </w:rPr>
      </w:pPr>
    </w:p>
    <w:p w14:paraId="0909FD53" w14:textId="7B58B760" w:rsidR="00511768" w:rsidRDefault="004E73C6" w:rsidP="00511768">
      <w:pPr>
        <w:spacing w:after="0" w:line="480" w:lineRule="auto"/>
        <w:jc w:val="both"/>
        <w:rPr>
          <w:rFonts w:ascii="Arial" w:hAnsi="Arial" w:cs="Arial"/>
          <w:lang w:val="en-US" w:eastAsia="es-ES"/>
        </w:rPr>
      </w:pPr>
      <w:r>
        <w:rPr>
          <w:rFonts w:ascii="Arial" w:hAnsi="Arial" w:cs="Arial"/>
          <w:lang w:val="en-US" w:eastAsia="es-ES"/>
        </w:rPr>
        <w:t>We conducted a retrospective cohort study in the urban area of a mid-sized city in south</w:t>
      </w:r>
      <w:r w:rsidR="002B5988">
        <w:rPr>
          <w:rFonts w:ascii="Arial" w:hAnsi="Arial" w:cs="Arial"/>
          <w:lang w:val="en-US" w:eastAsia="es-ES"/>
        </w:rPr>
        <w:t>ern</w:t>
      </w:r>
      <w:r>
        <w:rPr>
          <w:rFonts w:ascii="Arial" w:hAnsi="Arial" w:cs="Arial"/>
          <w:lang w:val="en-US" w:eastAsia="es-ES"/>
        </w:rPr>
        <w:t xml:space="preserve"> Chile</w:t>
      </w:r>
      <w:r w:rsidR="007B194C">
        <w:rPr>
          <w:rFonts w:ascii="Arial" w:hAnsi="Arial" w:cs="Arial"/>
          <w:lang w:val="en-US" w:eastAsia="es-ES"/>
        </w:rPr>
        <w:t xml:space="preserve">. </w:t>
      </w:r>
      <w:r w:rsidR="001536A6">
        <w:rPr>
          <w:rFonts w:ascii="Arial" w:hAnsi="Arial" w:cs="Arial"/>
          <w:lang w:val="en-US" w:eastAsia="es-ES"/>
        </w:rPr>
        <w:t>D</w:t>
      </w:r>
      <w:r w:rsidR="001536A6" w:rsidRPr="005F04E8">
        <w:rPr>
          <w:rFonts w:ascii="Arial" w:hAnsi="Arial" w:cs="Arial"/>
          <w:lang w:val="en-US" w:eastAsia="es-ES"/>
        </w:rPr>
        <w:t xml:space="preserve">uring winter months, pollution levels are comparable to those typically observed in the world's most polluted cities, reaching peak levels of </w:t>
      </w:r>
      <w:r w:rsidR="001536A6">
        <w:rPr>
          <w:rFonts w:ascii="Arial" w:hAnsi="Arial" w:cs="Arial"/>
          <w:lang w:val="en-US" w:eastAsia="es-ES"/>
        </w:rPr>
        <w:t>PM</w:t>
      </w:r>
      <w:r w:rsidR="001536A6" w:rsidRPr="008A0FBE">
        <w:rPr>
          <w:rFonts w:ascii="Arial" w:hAnsi="Arial" w:cs="Arial"/>
          <w:vertAlign w:val="subscript"/>
          <w:lang w:val="en-US" w:eastAsia="es-ES"/>
        </w:rPr>
        <w:t>2.5</w:t>
      </w:r>
      <w:r w:rsidR="001536A6">
        <w:rPr>
          <w:rFonts w:ascii="Arial" w:hAnsi="Arial" w:cs="Arial"/>
          <w:lang w:val="en-US" w:eastAsia="es-ES"/>
        </w:rPr>
        <w:t xml:space="preserve"> over</w:t>
      </w:r>
      <w:r w:rsidR="001536A6" w:rsidRPr="005F04E8">
        <w:rPr>
          <w:rFonts w:ascii="Arial" w:hAnsi="Arial" w:cs="Arial"/>
          <w:lang w:val="en-US" w:eastAsia="es-ES"/>
        </w:rPr>
        <w:t xml:space="preserve"> to </w:t>
      </w:r>
      <w:r w:rsidR="001536A6">
        <w:rPr>
          <w:rFonts w:ascii="Arial" w:hAnsi="Arial" w:cs="Arial"/>
          <w:lang w:val="en-US" w:eastAsia="es-ES"/>
        </w:rPr>
        <w:t>4</w:t>
      </w:r>
      <w:r w:rsidR="001536A6" w:rsidRPr="005F04E8">
        <w:rPr>
          <w:rFonts w:ascii="Arial" w:hAnsi="Arial" w:cs="Arial"/>
          <w:lang w:val="en-US" w:eastAsia="es-ES"/>
        </w:rPr>
        <w:t>00 µg</w:t>
      </w:r>
      <w:r w:rsidR="001536A6">
        <w:rPr>
          <w:rFonts w:ascii="Arial" w:hAnsi="Arial" w:cs="Arial"/>
          <w:lang w:val="en-US" w:eastAsia="es-ES"/>
        </w:rPr>
        <w:t>/</w:t>
      </w:r>
      <w:r w:rsidR="001536A6" w:rsidRPr="005F04E8">
        <w:rPr>
          <w:rFonts w:ascii="Arial" w:hAnsi="Arial" w:cs="Arial"/>
          <w:lang w:val="en-US" w:eastAsia="es-ES"/>
        </w:rPr>
        <w:t>m</w:t>
      </w:r>
      <w:r w:rsidR="001536A6" w:rsidRPr="001C54E2">
        <w:rPr>
          <w:rFonts w:ascii="Arial" w:hAnsi="Arial" w:cs="Arial"/>
          <w:vertAlign w:val="superscript"/>
          <w:lang w:val="en-US" w:eastAsia="es-ES"/>
        </w:rPr>
        <w:t>3</w:t>
      </w:r>
      <w:r w:rsidR="001536A6">
        <w:rPr>
          <w:rFonts w:ascii="Arial" w:hAnsi="Arial" w:cs="Arial"/>
          <w:lang w:val="en-US" w:eastAsia="es-ES"/>
        </w:rPr>
        <w:t>, with averages over 1</w:t>
      </w:r>
      <w:r w:rsidR="001536A6" w:rsidRPr="005F04E8">
        <w:rPr>
          <w:rFonts w:ascii="Arial" w:hAnsi="Arial" w:cs="Arial"/>
          <w:lang w:val="en-US" w:eastAsia="es-ES"/>
        </w:rPr>
        <w:t>00 µg</w:t>
      </w:r>
      <w:r w:rsidR="001536A6">
        <w:rPr>
          <w:rFonts w:ascii="Arial" w:hAnsi="Arial" w:cs="Arial"/>
          <w:lang w:val="en-US" w:eastAsia="es-ES"/>
        </w:rPr>
        <w:t>/</w:t>
      </w:r>
      <w:r w:rsidR="001536A6" w:rsidRPr="005F04E8">
        <w:rPr>
          <w:rFonts w:ascii="Arial" w:hAnsi="Arial" w:cs="Arial"/>
          <w:lang w:val="en-US" w:eastAsia="es-ES"/>
        </w:rPr>
        <w:t>m</w:t>
      </w:r>
      <w:r w:rsidR="001536A6" w:rsidRPr="001C54E2">
        <w:rPr>
          <w:rFonts w:ascii="Arial" w:hAnsi="Arial" w:cs="Arial"/>
          <w:vertAlign w:val="superscript"/>
          <w:lang w:val="en-US" w:eastAsia="es-ES"/>
        </w:rPr>
        <w:t>3</w:t>
      </w:r>
      <w:r w:rsidR="001536A6">
        <w:rPr>
          <w:rFonts w:ascii="Arial" w:hAnsi="Arial" w:cs="Arial"/>
          <w:lang w:val="en-US" w:eastAsia="es-ES"/>
        </w:rPr>
        <w:t xml:space="preserve"> </w:t>
      </w:r>
      <w:r w:rsidR="001536A6">
        <w:rPr>
          <w:rFonts w:ascii="Arial" w:hAnsi="Arial" w:cs="Arial"/>
          <w:lang w:val="en-US" w:eastAsia="es-ES"/>
        </w:rPr>
        <w:fldChar w:fldCharType="begin"/>
      </w:r>
      <w:r w:rsidR="00BF6083">
        <w:rPr>
          <w:rFonts w:ascii="Arial" w:hAnsi="Arial" w:cs="Arial"/>
          <w:lang w:val="en-US" w:eastAsia="es-ES"/>
        </w:rPr>
        <w:instrText xml:space="preserve"> ADDIN ZOTERO_ITEM CSL_CITATION {"citationID":"NCMQGfZz","properties":{"formattedCitation":"(25,26)","plainCitation":"(25,26)","noteIndex":0},"citationItems":[{"id":219,"uris":["http://zotero.org/users/10260406/items/S72MSPJ4"],"itemData":{"id":219,"type":"article-journal","container-title":"Atmospheric Environment","DOI":"10.1016/j.atmosenv.2022.119255","ISSN":"13522310","journalAbbreviation":"Atmospheric Environment","language":"en","page":"119255","source":"DOI.org (Crossref)","title":"Spatial distribution of particulate matter on winter nights in Temuco, Chile: Studying the impact of residential wood-burning using mobile monitoring","title-short":"Spatial distribution of particulate matter on winter nights in Temuco, Chile","volume":"286","author":[{"family":"Blanco","given":"Estela"},{"family":"Rubilar","given":"Francisco"},{"family":"Quinteros","given":"Maria Elisa"},{"family":"Cayupi","given":"Karen"},{"family":"Ayala","given":"Salvador"},{"family":"Lu","given":"Siyao"},{"family":"Jimenez","given":"Raquel B."},{"family":"Cárdenas","given":"Juan Pablo"},{"family":"Blazquez","given":"Carola A."},{"family":"Delgado-Saborit","given":"Juana Maria"},{"family":"Harrison","given":"Roy M."},{"family":"Ruiz-Rudolph","given":"Pablo"}],"issued":{"date-parts":[["2022",10]]}}},{"id":8,"uris":["http://zotero.org/users/10260406/items/8PWTJ58T"],"itemData":{"id":8,"type":"article-journal","abstract":"&lt;p&gt;Publication date: Available online 7 December 2018&lt;/p&gt;&lt;p&gt;&lt;b&gt;Source:&lt;/b&gt; Atmospheric Environment&lt;/p&gt;&lt;p&gt;Author(s): María Elisa Quinteros, Siyao Lu, Carola Blazquez, Juan Pablo Cárdenas-R, Ximena Ossa, Juana-María Delgado-Saborit, Roy M. Harrison, Pablo Ruiz-Rudolph&lt;/p&gt;&lt;div xml:lang=\"en\"&gt;&lt;h5&gt;Abstract&lt;/h5&gt;&lt;div&gt;&lt;p&gt;Missing data from air quality datasets is a common problem, but it is much more severe in small cities or localities. This poses a great challenge for environmental epidemiology as high exposures to pollutants worldwide occur in these settings and gaps in datasets hinder health studies that could later inform local and international policies. Here, we propose the use of imputation methods as a tool to reconstruct air quality datasets and applied this approach to an air quality dataset in Temuco, a mid-size city in Chile as a case-study. We attempted to reconstruct the database comparing five approaches: mean imputation, conditional mean imputation, K-Nearest Neighbor imputation, multiple imputation and Bayesian Principal Component Analysis imputation. As a base for the imputation methods, linear regression models were fitted for PM&lt;sub&gt;2.5&lt;/sub&gt; against other air quality and meteorological variables. Methods were challenged against validation sets where data was removed artificially. Imputation methods were able to reconstruct the dataset with good performance in terms of completeness, errors, and bias, even when challenged against the validations sets. The performance improved when including covariates from a second monitoring station in Temuco. K-Nearest Neighbor imputation showed slightly better performance than multiple imputation for error (25% vs. 27%) and bias (2.1% vs. 3.9%), but presented lower completeness (70% vs. 100%). In summary, our results show that the imputation methods can be to a certain extent successful in reconstructing air quality dataset in a real-life situation.&lt;/p&gt;&lt;/div&gt;&lt;/div&gt;&lt;h5&gt;Graphical abstract&lt;/h5&gt;&lt;div&gt;&lt;p&gt;&lt;figure&gt;&lt;img src=\"https://ars.els-cdn.com/content/image/1-s2.0-S1352231018308367-fx1.jpg\" width=\"500\" alt=\"Image 1\" title=\"Image 1\" /&gt;&lt;/figure&gt;&lt;/p&gt;&lt;/div&gt;","container-title":"Atmospheric Environment","DOI":"S1352231018308367","ISSN":"13522310","issue":"December 2018","page":"40-49","publisher":"Elsevier","title":"Use of data imputation tools to reconstruct incomplete air quality datasets: A case-study in Temuco, Chile","volume":"200","author":[{"family":"Quinteros","given":"María Elisa"},{"family":"Lu","given":"Siyao"},{"family":"Blazquez","given":"Carola"},{"family":"Cárdenas-r","given":"Juan Pablo"},{"family":"Ossa","given":"Ximena"},{"family":"Delgado-saborit","given":"Juana-maría"},{"family":"Harrison","given":"Roy M."},{"family":"Ruiz-rudolph","given":"Pablo"}],"issued":{"date-parts":[["2019"]]}}}],"schema":"https://github.com/citation-style-language/schema/raw/master/csl-citation.json"} </w:instrText>
      </w:r>
      <w:r w:rsidR="001536A6">
        <w:rPr>
          <w:rFonts w:ascii="Arial" w:hAnsi="Arial" w:cs="Arial"/>
          <w:lang w:val="en-US" w:eastAsia="es-ES"/>
        </w:rPr>
        <w:fldChar w:fldCharType="separate"/>
      </w:r>
      <w:r w:rsidR="003403E5">
        <w:rPr>
          <w:rFonts w:ascii="Arial" w:hAnsi="Arial" w:cs="Arial"/>
          <w:noProof/>
          <w:lang w:val="en-US" w:eastAsia="es-ES"/>
        </w:rPr>
        <w:t>(25,26)</w:t>
      </w:r>
      <w:r w:rsidR="001536A6">
        <w:rPr>
          <w:rFonts w:ascii="Arial" w:hAnsi="Arial" w:cs="Arial"/>
          <w:lang w:val="en-US" w:eastAsia="es-ES"/>
        </w:rPr>
        <w:fldChar w:fldCharType="end"/>
      </w:r>
      <w:r w:rsidR="001536A6" w:rsidRPr="005F04E8">
        <w:rPr>
          <w:rFonts w:ascii="Arial" w:hAnsi="Arial" w:cs="Arial"/>
          <w:lang w:val="en-US" w:eastAsia="es-ES"/>
        </w:rPr>
        <w:t xml:space="preserve">. In contrast, concentrations decrease </w:t>
      </w:r>
      <w:r w:rsidR="001536A6">
        <w:rPr>
          <w:rFonts w:ascii="Arial" w:hAnsi="Arial" w:cs="Arial"/>
          <w:lang w:val="en-US" w:eastAsia="es-ES"/>
        </w:rPr>
        <w:t>dramatically</w:t>
      </w:r>
      <w:r w:rsidR="009051D7">
        <w:rPr>
          <w:rFonts w:ascii="Arial" w:hAnsi="Arial" w:cs="Arial"/>
          <w:lang w:val="en-US" w:eastAsia="es-ES"/>
        </w:rPr>
        <w:t xml:space="preserve"> during warmer months, falling well </w:t>
      </w:r>
      <w:r w:rsidR="001536A6">
        <w:rPr>
          <w:rFonts w:ascii="Arial" w:hAnsi="Arial" w:cs="Arial"/>
          <w:lang w:val="en-US" w:eastAsia="es-ES"/>
        </w:rPr>
        <w:t xml:space="preserve">below national norms and international recommendations—a pattern consistent with </w:t>
      </w:r>
      <w:r w:rsidR="00554CCA">
        <w:rPr>
          <w:rFonts w:ascii="Arial" w:hAnsi="Arial" w:cs="Arial"/>
          <w:lang w:val="en-US" w:eastAsia="es-ES"/>
        </w:rPr>
        <w:t xml:space="preserve">seasonal heating practices. Wood remains widely used for residential heating, in part, due to its low cost, estimated </w:t>
      </w:r>
      <w:r w:rsidR="001536A6">
        <w:rPr>
          <w:rFonts w:ascii="Arial" w:hAnsi="Arial" w:cs="Arial"/>
          <w:lang w:val="en-US" w:eastAsia="es-ES"/>
        </w:rPr>
        <w:t xml:space="preserve">to be between 4 and 7 times cheaper than natural gas </w:t>
      </w:r>
      <w:r w:rsidR="001536A6">
        <w:rPr>
          <w:rFonts w:ascii="Arial" w:hAnsi="Arial" w:cs="Arial"/>
          <w:lang w:val="en-US" w:eastAsia="es-ES"/>
        </w:rPr>
        <w:fldChar w:fldCharType="begin"/>
      </w:r>
      <w:r w:rsidR="00BF6083">
        <w:rPr>
          <w:rFonts w:ascii="Arial" w:hAnsi="Arial" w:cs="Arial"/>
          <w:lang w:val="en-US" w:eastAsia="es-ES"/>
        </w:rPr>
        <w:instrText xml:space="preserve"> ADDIN ZOTERO_ITEM CSL_CITATION {"citationID":"hKnS5Kb3","properties":{"formattedCitation":"(27,28)","plainCitation":"(27,28)","noteIndex":0},"citationItems":[{"id":519,"uris":["http://zotero.org/users/10260406/items/924YEVG2"],"itemData":{"id":519,"type":"article-journal","abstract":"Efectos de la combustión a leña en la calidad del aire intradomiciliario. La ciudad de Temuco como caso de estudio","container-title":"Revista INVI","DOI":"10.4067/invi.v0i0.812","ISSN":"07181299","note":"ISBN: 0047-2506","title":"Efectos de La combustión a leña en la calidad del aire intradomiciliario. La ciudad de te Muco como caso de studio","author":[{"family":"Cortés","given":"Alejandra"},{"family":"Ridley","given":"Ian"}],"issued":{"date-parts":[["2014"]]}}},{"id":859,"uris":["http://zotero.org/users/10260406/items/I2EUV2C5"],"itemData":{"id":859,"type":"article-journal","abstract":"Firewood is the major fuel for household heating in south-central Chile and combustion of wood is the major source of air pollution by particulate matter (PM) emissions in this region. This paper discusses various strategies for lowering emissions from household wood combustion and their effectiveness in reducing air contamination. A survey of 2025 households and previous analysis performed with these data showed large consumption of wood fuel for heating in dwellings in Valdivia. The main variable identified is the low thermal efficiency of household envelope. Low efficiency of household envelope, low comfort, and a large share of income dedicated to energy, determines a high level of energy poverty. We have modeled the thermal retrofitting of dwellings under three efficiency scenarios, including stoves' and house's envelope improvements. Retrofitting houses led to energy poverty alleviation; in contrast, improvement of heating appliances alone does not alleviate energy poverty nor improve indoor comfort.","container-title":"Energy for Sustainable Development","DOI":"10.1016/j.esd.2016.04.004","ISSN":"23524669","title":"Firewood demand and energy policy in south-central Chile","author":[{"family":"Schueftan","given":"Alejandra"},{"family":"Sommerhoff","given":"Jorge"},{"family":"González","given":"Alejandro D."}],"issued":{"date-parts":[["2016"]]}}}],"schema":"https://github.com/citation-style-language/schema/raw/master/csl-citation.json"} </w:instrText>
      </w:r>
      <w:r w:rsidR="001536A6">
        <w:rPr>
          <w:rFonts w:ascii="Arial" w:hAnsi="Arial" w:cs="Arial"/>
          <w:lang w:val="en-US" w:eastAsia="es-ES"/>
        </w:rPr>
        <w:fldChar w:fldCharType="separate"/>
      </w:r>
      <w:r w:rsidR="003403E5">
        <w:rPr>
          <w:rFonts w:ascii="Arial" w:hAnsi="Arial" w:cs="Arial"/>
          <w:noProof/>
          <w:lang w:val="en-US" w:eastAsia="es-ES"/>
        </w:rPr>
        <w:t>(27,28)</w:t>
      </w:r>
      <w:r w:rsidR="001536A6">
        <w:rPr>
          <w:rFonts w:ascii="Arial" w:hAnsi="Arial" w:cs="Arial"/>
          <w:lang w:val="en-US" w:eastAsia="es-ES"/>
        </w:rPr>
        <w:fldChar w:fldCharType="end"/>
      </w:r>
      <w:r w:rsidR="001536A6">
        <w:rPr>
          <w:rFonts w:ascii="Arial" w:hAnsi="Arial" w:cs="Arial"/>
          <w:lang w:val="en-US" w:eastAsia="es-ES"/>
        </w:rPr>
        <w:t xml:space="preserve">. </w:t>
      </w:r>
      <w:r w:rsidR="004F50C2">
        <w:rPr>
          <w:rFonts w:ascii="Arial" w:hAnsi="Arial" w:cs="Arial"/>
          <w:lang w:val="en-US" w:eastAsia="es-ES"/>
        </w:rPr>
        <w:t xml:space="preserve">This pronounced seasonal variation in biomass-related air pollution </w:t>
      </w:r>
      <w:r w:rsidR="007D0911">
        <w:rPr>
          <w:rFonts w:ascii="Arial" w:hAnsi="Arial" w:cs="Arial"/>
          <w:lang w:val="en-US" w:eastAsia="es-ES"/>
        </w:rPr>
        <w:t xml:space="preserve">provides a valuable setting for investigating its potential health effects. </w:t>
      </w:r>
      <w:r w:rsidR="00554CCA">
        <w:rPr>
          <w:rFonts w:ascii="Arial" w:hAnsi="Arial" w:cs="Arial"/>
          <w:lang w:val="en-US" w:eastAsia="es-ES"/>
        </w:rPr>
        <w:t>A</w:t>
      </w:r>
      <w:r w:rsidR="002B3E05">
        <w:rPr>
          <w:rFonts w:ascii="Arial" w:hAnsi="Arial" w:cs="Arial"/>
          <w:lang w:val="en-US" w:eastAsia="es-ES"/>
        </w:rPr>
        <w:t xml:space="preserve">dverse birth outcomes, </w:t>
      </w:r>
      <w:r w:rsidR="00554CCA">
        <w:rPr>
          <w:rFonts w:ascii="Arial" w:hAnsi="Arial" w:cs="Arial"/>
          <w:lang w:val="en-US" w:eastAsia="es-ES"/>
        </w:rPr>
        <w:t xml:space="preserve">including </w:t>
      </w:r>
      <w:r w:rsidR="002B3E05">
        <w:rPr>
          <w:rFonts w:ascii="Arial" w:hAnsi="Arial" w:cs="Arial"/>
          <w:lang w:val="en-US" w:eastAsia="es-ES"/>
        </w:rPr>
        <w:t>preterm birth and low birth weight</w:t>
      </w:r>
      <w:r w:rsidR="00554CCA">
        <w:rPr>
          <w:rFonts w:ascii="Arial" w:hAnsi="Arial" w:cs="Arial"/>
          <w:lang w:val="en-US" w:eastAsia="es-ES"/>
        </w:rPr>
        <w:t xml:space="preserve">, have increased in </w:t>
      </w:r>
      <w:r w:rsidR="002B3E05">
        <w:rPr>
          <w:rFonts w:ascii="Arial" w:hAnsi="Arial" w:cs="Arial"/>
          <w:lang w:val="en-US" w:eastAsia="es-ES"/>
        </w:rPr>
        <w:t xml:space="preserve">recent decades </w:t>
      </w:r>
      <w:r w:rsidR="002B3E05" w:rsidRPr="006473C5">
        <w:rPr>
          <w:rFonts w:ascii="Arial" w:hAnsi="Arial" w:cs="Arial"/>
          <w:lang w:val="en-US" w:eastAsia="es-ES"/>
        </w:rPr>
        <w:t xml:space="preserve">in Temuco </w:t>
      </w:r>
      <w:r w:rsidR="002B3E05" w:rsidRPr="001835B8">
        <w:rPr>
          <w:rFonts w:ascii="Arial" w:hAnsi="Arial" w:cs="Arial"/>
          <w:highlight w:val="yellow"/>
          <w:lang w:val="en-US" w:eastAsia="es-ES"/>
        </w:rPr>
        <w:fldChar w:fldCharType="begin"/>
      </w:r>
      <w:r w:rsidR="003403E5">
        <w:rPr>
          <w:rFonts w:ascii="Arial" w:hAnsi="Arial" w:cs="Arial"/>
          <w:lang w:val="en-US" w:eastAsia="es-ES"/>
        </w:rPr>
        <w:instrText xml:space="preserve"> ADDIN ZOTERO_ITEM CSL_CITATION {"citationID":"UAXJG0FB","properties":{"formattedCitation":"(29)","plainCitation":"(29)","noteIndex":0},"citationItems":[{"id":1394,"uris":["http://zotero.org/users/10260406/items/4TDBG7ZR"],"itemData":{"id":1394,"type":"article-journal","container-title":"Journal of Urban Health","DOI":"10.1007/s11524-023-00733-y","ISSN":"1099-3460, 1468-2869","issue":"3","journalAbbreviation":"J Urban Health","language":"en","page":"513-524","source":"DOI.org (Crossref)","title":"Temporal and Spatial Trends of Adverse Pregnancy and Birth Outcomes in a Sample of Births from a Public Hospital in Chile","volume":"100","author":[{"family":"Blanco","given":"Estela"},{"family":"Ruiz-Rudolph","given":"Pablo"},{"family":"Yohannessen","given":"Karla"},{"family":"Ayala","given":"Salvador"},{"family":"Quinteros","given":"María Elisa"},{"family":"Delgado-Saborit","given":"Juana Maria"},{"family":"Blazquez","given":"Carola A."},{"family":"Iglesias","given":"Verónica"},{"family":"Zapata","given":"Diana Alcántara"},{"family":"Bartington","given":"Suzanne E."},{"family":"Harrison","given":"Roy M."},{"family":"Ossa","given":"Ximena"}],"issued":{"date-parts":[["2023",6]]}}}],"schema":"https://github.com/citation-style-language/schema/raw/master/csl-citation.json"} </w:instrText>
      </w:r>
      <w:r w:rsidR="002B3E05" w:rsidRPr="001835B8">
        <w:rPr>
          <w:rFonts w:ascii="Arial" w:hAnsi="Arial" w:cs="Arial"/>
          <w:highlight w:val="yellow"/>
          <w:lang w:val="en-US" w:eastAsia="es-ES"/>
        </w:rPr>
        <w:fldChar w:fldCharType="separate"/>
      </w:r>
      <w:r w:rsidR="003403E5">
        <w:rPr>
          <w:rFonts w:ascii="Arial" w:hAnsi="Arial" w:cs="Arial"/>
          <w:noProof/>
          <w:lang w:val="en-US" w:eastAsia="es-ES"/>
        </w:rPr>
        <w:t>(29)</w:t>
      </w:r>
      <w:r w:rsidR="002B3E05" w:rsidRPr="001835B8">
        <w:rPr>
          <w:rFonts w:ascii="Arial" w:hAnsi="Arial" w:cs="Arial"/>
          <w:highlight w:val="yellow"/>
          <w:lang w:val="en-US" w:eastAsia="es-ES"/>
        </w:rPr>
        <w:fldChar w:fldCharType="end"/>
      </w:r>
      <w:r w:rsidR="002B3E05" w:rsidRPr="006473C5">
        <w:rPr>
          <w:rFonts w:ascii="Arial" w:hAnsi="Arial" w:cs="Arial"/>
          <w:lang w:val="en-US" w:eastAsia="es-ES"/>
        </w:rPr>
        <w:t xml:space="preserve">, mirroring national </w:t>
      </w:r>
      <w:r w:rsidR="002B3E05" w:rsidRPr="001835B8">
        <w:rPr>
          <w:rFonts w:ascii="Arial" w:hAnsi="Arial" w:cs="Arial"/>
          <w:highlight w:val="yellow"/>
          <w:lang w:val="en-US" w:eastAsia="es-ES"/>
        </w:rPr>
        <w:fldChar w:fldCharType="begin"/>
      </w:r>
      <w:r w:rsidR="00BF6083">
        <w:rPr>
          <w:rFonts w:ascii="Arial" w:hAnsi="Arial" w:cs="Arial"/>
          <w:lang w:val="en-US" w:eastAsia="es-ES"/>
        </w:rPr>
        <w:instrText xml:space="preserve"> ADDIN ZOTERO_ITEM CSL_CITATION {"citationID":"DQpmnkCI","properties":{"formattedCitation":"(30)","plainCitation":"(30)","noteIndex":0},"citationItems":[{"id":1319,"uris":["http://zotero.org/users/10260406/items/IZ4PUVB3"],"itemData":{"id":1319,"type":"article-journal","container-title":"Revista Panamericana de Salud Pública/Pan American Journal of Public Health","title":"Adverse pregnancy and perinatal outcomes in Latin America and the Caribbean: systematic review and meta-analysis","author":[{"family":"Blanco, Estela; Marin, Marcela; Nuñez, Loreto; Retamal, Erika; Ossa, Ximena; Woolley, Katherine E.; Oludotun, Tosin; Bartington, Suzanne E.; Delgado-Saborit, Juana Maria; Harrison, Roy M.; Ruiz, Pablo; Quinteros","given":"María Elisa."}]}}],"schema":"https://github.com/citation-style-language/schema/raw/master/csl-citation.json"} </w:instrText>
      </w:r>
      <w:r w:rsidR="002B3E05" w:rsidRPr="001835B8">
        <w:rPr>
          <w:rFonts w:ascii="Arial" w:hAnsi="Arial" w:cs="Arial"/>
          <w:highlight w:val="yellow"/>
          <w:lang w:val="en-US" w:eastAsia="es-ES"/>
        </w:rPr>
        <w:fldChar w:fldCharType="separate"/>
      </w:r>
      <w:r w:rsidR="003403E5">
        <w:rPr>
          <w:rFonts w:ascii="Arial" w:hAnsi="Arial" w:cs="Arial"/>
          <w:noProof/>
          <w:lang w:val="en-US" w:eastAsia="es-ES"/>
        </w:rPr>
        <w:t>(30)</w:t>
      </w:r>
      <w:r w:rsidR="002B3E05" w:rsidRPr="001835B8">
        <w:rPr>
          <w:rFonts w:ascii="Arial" w:hAnsi="Arial" w:cs="Arial"/>
          <w:highlight w:val="yellow"/>
          <w:lang w:val="en-US" w:eastAsia="es-ES"/>
        </w:rPr>
        <w:fldChar w:fldCharType="end"/>
      </w:r>
      <w:r w:rsidR="002B3E05">
        <w:rPr>
          <w:rFonts w:ascii="Arial" w:hAnsi="Arial" w:cs="Arial"/>
          <w:lang w:val="en-US" w:eastAsia="es-ES"/>
        </w:rPr>
        <w:t xml:space="preserve"> and </w:t>
      </w:r>
      <w:r w:rsidR="00E449A6">
        <w:rPr>
          <w:rFonts w:ascii="Arial" w:hAnsi="Arial" w:cs="Arial"/>
          <w:lang w:val="en-US" w:eastAsia="es-ES"/>
        </w:rPr>
        <w:t>global</w:t>
      </w:r>
      <w:r w:rsidR="002B3E05">
        <w:rPr>
          <w:rFonts w:ascii="Arial" w:hAnsi="Arial" w:cs="Arial"/>
          <w:lang w:val="en-US" w:eastAsia="es-ES"/>
        </w:rPr>
        <w:t xml:space="preserve"> trends </w:t>
      </w:r>
      <w:r w:rsidR="002B3E05">
        <w:rPr>
          <w:rFonts w:ascii="Arial" w:hAnsi="Arial" w:cs="Arial"/>
          <w:lang w:val="en-US" w:eastAsia="es-ES"/>
        </w:rPr>
        <w:fldChar w:fldCharType="begin"/>
      </w:r>
      <w:r w:rsidR="00BF6083">
        <w:rPr>
          <w:rFonts w:ascii="Arial" w:hAnsi="Arial" w:cs="Arial"/>
          <w:lang w:val="en-US" w:eastAsia="es-ES"/>
        </w:rPr>
        <w:instrText xml:space="preserve"> ADDIN ZOTERO_ITEM CSL_CITATION {"citationID":"8UDuIEZE","properties":{"formattedCitation":"(31)","plainCitation":"(31)","noteIndex":0},"citationItems":[{"id":567,"uris":["http://zotero.org/users/10260406/items/FRPV92B2"],"itemData":{"id":567,"type":"article-journal","abstract":"Background: Preterm birth is the second largest direct cause of child deaths in children younger than 5 years. Yet, data regarding preterm birth (&lt;37 completed weeks of gestation) are not routinely collected by UN agencies, and no systematic country estimates nor time trend analyses have been done. We report worldwide, regional, and national estimates of preterm birth rates for 184 countries in 2010 with time trends for selected countries, and provide a quantitative assessment of the uncertainty surrounding these estimates. Methods: We assessed various data sources according to prespecified inclusion criteria. National Registries (563 datapoints, 51 countries), Reproductive Health Surveys (13 datapoints, eight countries), and studies identified through systematic searches and unpublished data (162 datapoints, 40 countries) were included. 55 countries submitted additional data during WHO's country consultation process. For 13 countries with adequate quality and quantity of data, we estimated preterm birth rates using country-level loess regression for 2010. For 171 countries, two regional multilevel statistical models were developed to estimate preterm birth rates for 2010. We estimated time trends from 1990 to 2010 for 65 countries with reliable time trend data and more than 10 000 livebirths per year. We calculated uncertainty ranges for all countries. Findings: In 2010, an estimated 14·9 million babies (uncertainty range 12·3-18·1 million) were born preterm, 11·1 of all livebirths worldwide, ranging from about 5 in several European countries to 18 in some African countries. More than 60 of preterm babies were born in south Asia and sub-Saharan Africa, where 52 of the global livebirths occur. Preterm birth also affects rich countries, for example, USA has high rates and is one of the ten countries with the highest numbers of preterm births. Of the 65 countries with estimated time trends, only three (Croatia, Ecuador, and Estonia), had reduced preterm birth rates 1990-2010. Interpretation: The burden of preterm birth is substantial and is increasing in those regions with reliable data. Improved recording of all pregnancy outcomes and standard application of preterm definitions is important. We recommend the addition of a data-quality indicator of the per cent of all live preterm births that are under 28 weeks' gestation. Distinguishing preterm births that are spontaneous from those that are provider-initiated is important to monitor trends associated with increased caesarean sections. Rapid scale up of basic interventions could accelerate progress towards Millennium Development Goal 4 for child survival and beyond. Funding: Bill &amp; Melinda Gates Foundation through grants to Child Health Epidemiology Reference Group (CHERG) and Save the Children's Saving Newborn Lives programme; March of Dimes; the Partnership for Maternal Newborn and Childe Health; and WHO, Department of Reproductive Health and Research. © 2012 Elsevier Ltd.","container-title":"The Lancet","DOI":"10.1016/S0140-6736(12)60820-4","ISSN":"01406736","note":"ISBN: 01406736","PMID":"22682464","title":"National, regional, and worldwide estimates of preterm birth rates in the year 2010 with time trends since 1990 for selected countries: A systematic analysis and implications","author":[{"family":"Blencowe","given":"Hannah"},{"family":"Cousens","given":"Simon"},{"family":"Oestergaard","given":"Mikkel Z."},{"family":"Chou","given":"Doris"},{"family":"Moller","given":"Ann Beth"},{"family":"Narwal","given":"Rajesh"},{"family":"Adler","given":"Alma"},{"family":"Vera Garcia","given":"Claudia"},{"family":"Rohde","given":"Sarah"},{"family":"Say","given":"Lale"},{"family":"Lawn","given":"Joy E."}],"issued":{"date-parts":[["2012"]]}}}],"schema":"https://github.com/citation-style-language/schema/raw/master/csl-citation.json"} </w:instrText>
      </w:r>
      <w:r w:rsidR="002B3E05">
        <w:rPr>
          <w:rFonts w:ascii="Arial" w:hAnsi="Arial" w:cs="Arial"/>
          <w:lang w:val="en-US" w:eastAsia="es-ES"/>
        </w:rPr>
        <w:fldChar w:fldCharType="separate"/>
      </w:r>
      <w:r w:rsidR="003403E5">
        <w:rPr>
          <w:rFonts w:ascii="Arial" w:hAnsi="Arial" w:cs="Arial"/>
          <w:noProof/>
          <w:lang w:val="en-US" w:eastAsia="es-ES"/>
        </w:rPr>
        <w:t>(31)</w:t>
      </w:r>
      <w:r w:rsidR="002B3E05">
        <w:rPr>
          <w:rFonts w:ascii="Arial" w:hAnsi="Arial" w:cs="Arial"/>
          <w:lang w:val="en-US" w:eastAsia="es-ES"/>
        </w:rPr>
        <w:fldChar w:fldCharType="end"/>
      </w:r>
      <w:r w:rsidR="002B3E05">
        <w:rPr>
          <w:rFonts w:ascii="Arial" w:hAnsi="Arial" w:cs="Arial"/>
          <w:lang w:val="en-US" w:eastAsia="es-ES"/>
        </w:rPr>
        <w:t xml:space="preserve">. </w:t>
      </w:r>
      <w:r w:rsidR="00B03FA6">
        <w:rPr>
          <w:rFonts w:ascii="Arial" w:hAnsi="Arial" w:cs="Arial"/>
          <w:lang w:val="en-US" w:eastAsia="es-ES"/>
        </w:rPr>
        <w:t xml:space="preserve">In addition, </w:t>
      </w:r>
      <w:r w:rsidR="00A049BF">
        <w:rPr>
          <w:rFonts w:ascii="Arial" w:hAnsi="Arial" w:cs="Arial"/>
          <w:lang w:val="en-US" w:eastAsia="es-ES"/>
        </w:rPr>
        <w:t>congenital malformation</w:t>
      </w:r>
      <w:r w:rsidR="00B03FA6">
        <w:rPr>
          <w:rFonts w:ascii="Arial" w:hAnsi="Arial" w:cs="Arial"/>
          <w:lang w:val="en-US" w:eastAsia="es-ES"/>
        </w:rPr>
        <w:t xml:space="preserve">s have been reported in </w:t>
      </w:r>
      <w:r w:rsidR="00CB487E">
        <w:rPr>
          <w:rFonts w:ascii="Arial" w:hAnsi="Arial" w:cs="Arial"/>
          <w:lang w:val="en-US" w:eastAsia="es-ES"/>
        </w:rPr>
        <w:t>2.7% of live births</w:t>
      </w:r>
      <w:r w:rsidR="00772715">
        <w:rPr>
          <w:rFonts w:ascii="Arial" w:hAnsi="Arial" w:cs="Arial"/>
          <w:lang w:val="en-US" w:eastAsia="es-ES"/>
        </w:rPr>
        <w:t xml:space="preserve"> in Temuco, </w:t>
      </w:r>
      <w:r w:rsidR="00B03FA6">
        <w:rPr>
          <w:rFonts w:ascii="Arial" w:hAnsi="Arial" w:cs="Arial"/>
          <w:lang w:val="en-US" w:eastAsia="es-ES"/>
        </w:rPr>
        <w:t xml:space="preserve">a </w:t>
      </w:r>
      <w:r w:rsidR="002B3E05" w:rsidRPr="005F04E8">
        <w:rPr>
          <w:rFonts w:ascii="Arial" w:hAnsi="Arial" w:cs="Arial"/>
          <w:lang w:val="en-US" w:eastAsia="es-ES"/>
        </w:rPr>
        <w:t xml:space="preserve">higher </w:t>
      </w:r>
      <w:r w:rsidR="00B03FA6">
        <w:rPr>
          <w:rFonts w:ascii="Arial" w:hAnsi="Arial" w:cs="Arial"/>
          <w:lang w:val="en-US" w:eastAsia="es-ES"/>
        </w:rPr>
        <w:t xml:space="preserve">incidence </w:t>
      </w:r>
      <w:r w:rsidR="002B3E05" w:rsidRPr="005F04E8">
        <w:rPr>
          <w:rFonts w:ascii="Arial" w:hAnsi="Arial" w:cs="Arial"/>
          <w:lang w:val="en-US" w:eastAsia="es-ES"/>
        </w:rPr>
        <w:t>than</w:t>
      </w:r>
      <w:r w:rsidR="00B03FA6">
        <w:rPr>
          <w:rFonts w:ascii="Arial" w:hAnsi="Arial" w:cs="Arial"/>
          <w:lang w:val="en-US" w:eastAsia="es-ES"/>
        </w:rPr>
        <w:t xml:space="preserve"> that observed</w:t>
      </w:r>
      <w:r w:rsidR="002B3E05" w:rsidRPr="005F04E8">
        <w:rPr>
          <w:rFonts w:ascii="Arial" w:hAnsi="Arial" w:cs="Arial"/>
          <w:lang w:val="en-US" w:eastAsia="es-ES"/>
        </w:rPr>
        <w:t xml:space="preserve"> in other regions of </w:t>
      </w:r>
      <w:r w:rsidR="00164B99">
        <w:rPr>
          <w:rFonts w:ascii="Arial" w:hAnsi="Arial" w:cs="Arial"/>
          <w:lang w:val="en-US" w:eastAsia="es-ES"/>
        </w:rPr>
        <w:t>Chile</w:t>
      </w:r>
      <w:r w:rsidR="002B3E05">
        <w:rPr>
          <w:rFonts w:ascii="Arial" w:hAnsi="Arial" w:cs="Arial"/>
          <w:lang w:val="en-US" w:eastAsia="es-ES"/>
        </w:rPr>
        <w:t xml:space="preserve"> </w:t>
      </w:r>
      <w:r w:rsidR="002B3E05">
        <w:rPr>
          <w:rFonts w:ascii="Arial" w:hAnsi="Arial" w:cs="Arial"/>
          <w:lang w:val="en-US" w:eastAsia="es-ES"/>
        </w:rPr>
        <w:fldChar w:fldCharType="begin"/>
      </w:r>
      <w:r w:rsidR="00BF6083">
        <w:rPr>
          <w:rFonts w:ascii="Arial" w:hAnsi="Arial" w:cs="Arial"/>
          <w:lang w:val="en-US" w:eastAsia="es-ES"/>
        </w:rPr>
        <w:instrText xml:space="preserve"> ADDIN ZOTERO_ITEM CSL_CITATION {"citationID":"h1nMfCab","properties":{"formattedCitation":"(32)","plainCitation":"(32)","noteIndex":0},"citationItems":[{"id":2119,"uris":["http://zotero.org/users/10260406/items/A53JAG73"],"itemData":{"id":2119,"type":"article-journal","abstract":"Anualmente 7,9 millones de neonatos en el mundo presentan anomalías del desarrollo. Junto a la prematurez, constituyen las principales causas de mortalidad durante el primer año de vida en los países desarrollados o en vías de desarrollo. En Chile, se estima una prevalencia de 3,9% del total de nacidos vivos. No existen reportes de prevalencia de malformaciones en la Región de La Araucanía. Objetivo: Estimar la prevalencia al nacer de malformaciones congénitas en neonatos hospitalizados en un Servicio de Neonatología. Pacientes y Método: Estudio de corte transversal. Población de referencia: 54.241 nacidos vivos, en el Hospital Regional de Temuco en un periodo de 10 años. Los casos provienen de la base de datos de egresos hospitalarios de neonatología según clasificación CIE 10, desde el 1 de enero del 2009 al 31 de diciembre del 2018. Se realizó estadística descriptiva y analítica con el software STATA 15. Resultados: se identificaron 949 neonatos portadores de una o más malformaciones congénitas. La prevalencia global de neonatos con malformaciones fue de 1,7% siendo las de mayor prevalencia: defecto del tabique ventricular 40,9 x 10.000 recién nacidos vivos (RNV), defecto del tabique auricular 21,5 x 10.000 RNV, fisura labial y palatina 14,0 x 10.000 RRNV, cardiomiopatías hipertróficas congénitas 8,1 x 10.000, ausencia, atresia y estenosis congénita del ano 7,9 x 10.000 RNV. Conclusiones: La prevalencia global de malformaciones es similar a la reportada para el país. Al analizar por tipo se encontraron frecuencias significativamente mayores a los reportados en estudios previos.","container-title":"Andes Pediatrica","DOI":"10.32641/andespediatr.v93i3.3854","ISSN":"2452-6053, 2452-6053","issue":"3","journalAbbreviation":"Andes pediatr","page":"383-391","source":"DOI.org (Crossref)","title":"Prevalencia de malformaciones congénitas en recién nacidos de la región de la Araucanía","volume":"93","author":[{"family":"Muñoz M.","given":"Maribel"},{"family":"Kilchemmann F.","given":"Carlos"},{"family":"Román N.","given":"Andrés"},{"family":"Baeza W.","given":"Bernardita"}],"issued":{"date-parts":[["2022",6,10]]}}}],"schema":"https://github.com/citation-style-language/schema/raw/master/csl-citation.json"} </w:instrText>
      </w:r>
      <w:r w:rsidR="002B3E05">
        <w:rPr>
          <w:rFonts w:ascii="Arial" w:hAnsi="Arial" w:cs="Arial"/>
          <w:lang w:val="en-US" w:eastAsia="es-ES"/>
        </w:rPr>
        <w:fldChar w:fldCharType="separate"/>
      </w:r>
      <w:r w:rsidR="003403E5">
        <w:rPr>
          <w:rFonts w:ascii="Arial" w:hAnsi="Arial" w:cs="Arial"/>
          <w:noProof/>
          <w:lang w:val="en-US" w:eastAsia="es-ES"/>
        </w:rPr>
        <w:t>(32)</w:t>
      </w:r>
      <w:r w:rsidR="002B3E05">
        <w:rPr>
          <w:rFonts w:ascii="Arial" w:hAnsi="Arial" w:cs="Arial"/>
          <w:lang w:val="en-US" w:eastAsia="es-ES"/>
        </w:rPr>
        <w:fldChar w:fldCharType="end"/>
      </w:r>
      <w:r w:rsidR="002B3E05" w:rsidRPr="00CE309A">
        <w:rPr>
          <w:rFonts w:ascii="Arial" w:hAnsi="Arial" w:cs="Arial"/>
          <w:lang w:val="en-US" w:eastAsia="es-ES"/>
        </w:rPr>
        <w:t>.</w:t>
      </w:r>
      <w:r w:rsidR="002B3E05">
        <w:rPr>
          <w:rFonts w:ascii="Arial" w:hAnsi="Arial" w:cs="Arial"/>
          <w:lang w:val="en-US" w:eastAsia="es-ES"/>
        </w:rPr>
        <w:t xml:space="preserve"> </w:t>
      </w:r>
      <w:r w:rsidR="00E449A6">
        <w:rPr>
          <w:rFonts w:ascii="Arial" w:hAnsi="Arial" w:cs="Arial"/>
          <w:lang w:val="en-US" w:eastAsia="es-ES"/>
        </w:rPr>
        <w:t>The current</w:t>
      </w:r>
      <w:r w:rsidR="001A60D3" w:rsidRPr="00533C7D">
        <w:rPr>
          <w:rFonts w:ascii="Arial" w:hAnsi="Arial" w:cs="Arial"/>
          <w:lang w:val="en-US" w:eastAsia="es-ES"/>
        </w:rPr>
        <w:t xml:space="preserve"> </w:t>
      </w:r>
      <w:r w:rsidR="00164B99">
        <w:rPr>
          <w:rFonts w:ascii="Arial" w:hAnsi="Arial" w:cs="Arial"/>
          <w:lang w:val="en-US" w:eastAsia="es-ES"/>
        </w:rPr>
        <w:t>study aims to evaluate</w:t>
      </w:r>
      <w:r w:rsidR="001A60D3" w:rsidRPr="00533C7D">
        <w:rPr>
          <w:rFonts w:ascii="Arial" w:hAnsi="Arial" w:cs="Arial"/>
          <w:lang w:val="en-US" w:eastAsia="es-ES"/>
        </w:rPr>
        <w:t xml:space="preserve"> the association between air pollution </w:t>
      </w:r>
      <w:r w:rsidR="001A60D3">
        <w:rPr>
          <w:rFonts w:ascii="Arial" w:hAnsi="Arial" w:cs="Arial"/>
          <w:lang w:val="en-US" w:eastAsia="es-ES"/>
        </w:rPr>
        <w:t xml:space="preserve">from </w:t>
      </w:r>
      <w:r w:rsidR="009D6FDD">
        <w:rPr>
          <w:rFonts w:ascii="Arial" w:hAnsi="Arial" w:cs="Arial"/>
          <w:lang w:val="en-US" w:eastAsia="es-ES"/>
        </w:rPr>
        <w:t xml:space="preserve">residential </w:t>
      </w:r>
      <w:r w:rsidR="001A60D3">
        <w:rPr>
          <w:rFonts w:ascii="Arial" w:hAnsi="Arial" w:cs="Arial"/>
          <w:lang w:val="en-US" w:eastAsia="es-ES"/>
        </w:rPr>
        <w:t>wood</w:t>
      </w:r>
      <w:r w:rsidR="008E0351">
        <w:rPr>
          <w:rFonts w:ascii="Arial" w:hAnsi="Arial" w:cs="Arial"/>
          <w:lang w:val="en-US" w:eastAsia="es-ES"/>
        </w:rPr>
        <w:t xml:space="preserve"> </w:t>
      </w:r>
      <w:r w:rsidR="001A60D3">
        <w:rPr>
          <w:rFonts w:ascii="Arial" w:hAnsi="Arial" w:cs="Arial"/>
          <w:lang w:val="en-US" w:eastAsia="es-ES"/>
        </w:rPr>
        <w:t xml:space="preserve">burning </w:t>
      </w:r>
      <w:r w:rsidR="001A60D3" w:rsidRPr="00533C7D">
        <w:rPr>
          <w:rFonts w:ascii="Arial" w:hAnsi="Arial" w:cs="Arial"/>
          <w:lang w:val="en-US" w:eastAsia="es-ES"/>
        </w:rPr>
        <w:t>and congenital malformations in the Temuco-Padre Las Casas conurbation.</w:t>
      </w:r>
      <w:r w:rsidR="001A60D3">
        <w:rPr>
          <w:rFonts w:ascii="Arial" w:hAnsi="Arial" w:cs="Arial"/>
          <w:lang w:val="en-US" w:eastAsia="es-ES"/>
        </w:rPr>
        <w:t xml:space="preserve"> </w:t>
      </w:r>
      <w:r w:rsidR="00C4430D">
        <w:rPr>
          <w:rFonts w:ascii="Arial" w:hAnsi="Arial" w:cs="Arial"/>
          <w:lang w:val="en-US" w:eastAsia="es-ES"/>
        </w:rPr>
        <w:t xml:space="preserve">Specifically, we leverage the </w:t>
      </w:r>
      <w:r w:rsidR="00C4430D">
        <w:rPr>
          <w:rFonts w:ascii="Arial" w:hAnsi="Arial" w:cs="Arial"/>
          <w:lang w:val="en-US" w:eastAsia="es-ES"/>
        </w:rPr>
        <w:lastRenderedPageBreak/>
        <w:t xml:space="preserve">strong </w:t>
      </w:r>
      <w:r w:rsidR="00900966" w:rsidRPr="00900966">
        <w:rPr>
          <w:rFonts w:ascii="Arial" w:hAnsi="Arial" w:cs="Arial"/>
          <w:lang w:val="en-US" w:eastAsia="es-ES"/>
        </w:rPr>
        <w:t>seasonal variability</w:t>
      </w:r>
      <w:r w:rsidR="00C4430D">
        <w:rPr>
          <w:rFonts w:ascii="Arial" w:hAnsi="Arial" w:cs="Arial"/>
          <w:lang w:val="en-US" w:eastAsia="es-ES"/>
        </w:rPr>
        <w:t xml:space="preserve"> in exposure to explore potential impacts of biomass-related air pollution and identify critical windows of </w:t>
      </w:r>
      <w:r w:rsidR="00900966" w:rsidRPr="00900966">
        <w:rPr>
          <w:rFonts w:ascii="Arial" w:hAnsi="Arial" w:cs="Arial"/>
          <w:lang w:val="en-US" w:eastAsia="es-ES"/>
        </w:rPr>
        <w:t>susceptibility</w:t>
      </w:r>
      <w:r w:rsidR="001F45AD">
        <w:rPr>
          <w:rFonts w:ascii="Arial" w:hAnsi="Arial" w:cs="Arial"/>
          <w:lang w:val="en-US" w:eastAsia="es-ES"/>
        </w:rPr>
        <w:t xml:space="preserve"> during gestation</w:t>
      </w:r>
      <w:r w:rsidR="00900966" w:rsidRPr="00900966">
        <w:rPr>
          <w:rFonts w:ascii="Arial" w:hAnsi="Arial" w:cs="Arial"/>
          <w:lang w:val="en-US" w:eastAsia="es-ES"/>
        </w:rPr>
        <w:t>.</w:t>
      </w:r>
    </w:p>
    <w:p w14:paraId="1B27677E" w14:textId="77777777" w:rsidR="00367B9C" w:rsidRDefault="00367B9C" w:rsidP="0047202A">
      <w:pPr>
        <w:spacing w:after="0" w:line="480" w:lineRule="auto"/>
        <w:jc w:val="both"/>
        <w:rPr>
          <w:rFonts w:ascii="Arial" w:hAnsi="Arial" w:cs="Arial"/>
          <w:lang w:val="en-US" w:eastAsia="es-ES"/>
        </w:rPr>
      </w:pPr>
    </w:p>
    <w:p w14:paraId="1AA5E0D6" w14:textId="77777777" w:rsidR="00AA6353" w:rsidRPr="00CE309A" w:rsidRDefault="00AA6353" w:rsidP="0047202A">
      <w:pPr>
        <w:spacing w:after="0" w:line="480" w:lineRule="auto"/>
        <w:jc w:val="both"/>
        <w:rPr>
          <w:rFonts w:ascii="Arial" w:hAnsi="Arial" w:cs="Arial"/>
          <w:lang w:val="en-US" w:eastAsia="es-ES"/>
        </w:rPr>
      </w:pPr>
    </w:p>
    <w:p w14:paraId="4CCA7E36" w14:textId="77777777" w:rsidR="00AB51F5" w:rsidRDefault="00AB51F5">
      <w:pPr>
        <w:spacing w:after="160" w:line="259" w:lineRule="auto"/>
        <w:rPr>
          <w:rFonts w:ascii="Arial" w:hAnsi="Arial" w:cs="Arial"/>
          <w:b/>
          <w:bCs/>
          <w:lang w:val="en-US" w:eastAsia="es-ES"/>
        </w:rPr>
      </w:pPr>
      <w:r>
        <w:rPr>
          <w:rFonts w:ascii="Arial" w:hAnsi="Arial" w:cs="Arial"/>
          <w:b/>
          <w:bCs/>
          <w:lang w:val="en-US" w:eastAsia="es-ES"/>
        </w:rPr>
        <w:br w:type="page"/>
      </w:r>
    </w:p>
    <w:p w14:paraId="09A1F246" w14:textId="6BAC51C9" w:rsidR="00A43C7F" w:rsidRDefault="00A43C7F" w:rsidP="0047202A">
      <w:pPr>
        <w:spacing w:after="0" w:line="480" w:lineRule="auto"/>
        <w:jc w:val="both"/>
        <w:rPr>
          <w:rFonts w:ascii="Arial" w:hAnsi="Arial" w:cs="Arial"/>
          <w:b/>
          <w:bCs/>
          <w:lang w:val="en-US" w:eastAsia="es-ES"/>
        </w:rPr>
      </w:pPr>
      <w:r>
        <w:rPr>
          <w:rFonts w:ascii="Arial" w:hAnsi="Arial" w:cs="Arial"/>
          <w:b/>
          <w:bCs/>
          <w:lang w:val="en-US" w:eastAsia="es-ES"/>
        </w:rPr>
        <w:lastRenderedPageBreak/>
        <w:t>METHODS</w:t>
      </w:r>
    </w:p>
    <w:p w14:paraId="5DED4B1A" w14:textId="19F64043" w:rsidR="000415BF" w:rsidRDefault="000415BF" w:rsidP="0047202A">
      <w:pPr>
        <w:spacing w:after="0" w:line="480" w:lineRule="auto"/>
        <w:jc w:val="both"/>
        <w:rPr>
          <w:rFonts w:ascii="Arial" w:hAnsi="Arial" w:cs="Arial"/>
          <w:b/>
          <w:bCs/>
          <w:lang w:val="en-US" w:eastAsia="es-ES"/>
        </w:rPr>
      </w:pPr>
      <w:r>
        <w:rPr>
          <w:rFonts w:ascii="Arial" w:hAnsi="Arial" w:cs="Arial"/>
          <w:b/>
          <w:bCs/>
          <w:lang w:val="en-US" w:eastAsia="es-ES"/>
        </w:rPr>
        <w:t xml:space="preserve">Study design and setting </w:t>
      </w:r>
    </w:p>
    <w:p w14:paraId="5FE32EB6" w14:textId="5856859B" w:rsidR="00BC4760" w:rsidRDefault="00522278" w:rsidP="00C15B8A">
      <w:pPr>
        <w:spacing w:after="0" w:line="480" w:lineRule="auto"/>
        <w:jc w:val="both"/>
        <w:rPr>
          <w:rFonts w:ascii="Arial" w:hAnsi="Arial" w:cs="Arial"/>
          <w:lang w:val="en-US" w:eastAsia="es-ES"/>
        </w:rPr>
      </w:pPr>
      <w:r>
        <w:rPr>
          <w:rFonts w:ascii="Arial" w:hAnsi="Arial" w:cs="Arial"/>
          <w:lang w:val="en-US" w:eastAsia="es-ES"/>
        </w:rPr>
        <w:t xml:space="preserve">We conducted our study in the conurbation of two </w:t>
      </w:r>
      <w:r w:rsidR="002071F9">
        <w:rPr>
          <w:rFonts w:ascii="Arial" w:hAnsi="Arial" w:cs="Arial"/>
          <w:lang w:val="en-US" w:eastAsia="es-ES"/>
        </w:rPr>
        <w:t xml:space="preserve">cities in the south of Chile, Temuco and Padre Las Casas. </w:t>
      </w:r>
      <w:r>
        <w:rPr>
          <w:rFonts w:ascii="Arial" w:hAnsi="Arial" w:cs="Arial"/>
          <w:lang w:val="en-US" w:eastAsia="es-ES"/>
        </w:rPr>
        <w:t xml:space="preserve">Temuco, population </w:t>
      </w:r>
      <w:r w:rsidRPr="00D46F02">
        <w:rPr>
          <w:rFonts w:ascii="Arial" w:hAnsi="Arial" w:cs="Arial"/>
          <w:lang w:val="en-US" w:eastAsia="es-ES"/>
        </w:rPr>
        <w:t>309</w:t>
      </w:r>
      <w:r w:rsidR="0071284B">
        <w:rPr>
          <w:rFonts w:ascii="Arial" w:hAnsi="Arial" w:cs="Arial"/>
          <w:lang w:val="en-US" w:eastAsia="es-ES"/>
        </w:rPr>
        <w:t>,</w:t>
      </w:r>
      <w:r w:rsidRPr="00D46F02">
        <w:rPr>
          <w:rFonts w:ascii="Arial" w:hAnsi="Arial" w:cs="Arial"/>
          <w:lang w:val="en-US" w:eastAsia="es-ES"/>
        </w:rPr>
        <w:t>696</w:t>
      </w:r>
      <w:r w:rsidR="000D5DB8">
        <w:rPr>
          <w:rFonts w:ascii="Arial" w:hAnsi="Arial" w:cs="Arial"/>
          <w:lang w:val="en-US" w:eastAsia="es-ES"/>
        </w:rPr>
        <w:t xml:space="preserve"> and Padre Las Casas</w:t>
      </w:r>
      <w:r w:rsidR="008006D2">
        <w:rPr>
          <w:rFonts w:ascii="Arial" w:hAnsi="Arial" w:cs="Arial"/>
          <w:lang w:val="en-US" w:eastAsia="es-ES"/>
        </w:rPr>
        <w:t>,</w:t>
      </w:r>
      <w:r w:rsidR="000D5DB8">
        <w:rPr>
          <w:rFonts w:ascii="Arial" w:hAnsi="Arial" w:cs="Arial"/>
          <w:lang w:val="en-US" w:eastAsia="es-ES"/>
        </w:rPr>
        <w:t xml:space="preserve"> population 52,744</w:t>
      </w:r>
      <w:r w:rsidR="008006D2">
        <w:rPr>
          <w:rFonts w:ascii="Arial" w:hAnsi="Arial" w:cs="Arial"/>
          <w:lang w:val="en-US" w:eastAsia="es-ES"/>
        </w:rPr>
        <w:t>, which is located</w:t>
      </w:r>
      <w:r w:rsidR="000D5DB8">
        <w:rPr>
          <w:rFonts w:ascii="Arial" w:hAnsi="Arial" w:cs="Arial"/>
          <w:lang w:val="en-US" w:eastAsia="es-ES"/>
        </w:rPr>
        <w:t xml:space="preserve"> directly </w:t>
      </w:r>
      <w:r w:rsidR="00A365B5">
        <w:rPr>
          <w:rFonts w:ascii="Arial" w:hAnsi="Arial" w:cs="Arial"/>
          <w:lang w:val="en-US" w:eastAsia="es-ES"/>
        </w:rPr>
        <w:t xml:space="preserve">to south, </w:t>
      </w:r>
      <w:r w:rsidR="000D5DB8">
        <w:rPr>
          <w:rFonts w:ascii="Arial" w:hAnsi="Arial" w:cs="Arial"/>
          <w:lang w:val="en-US" w:eastAsia="es-ES"/>
        </w:rPr>
        <w:t xml:space="preserve">across the </w:t>
      </w:r>
      <w:proofErr w:type="spellStart"/>
      <w:r w:rsidR="000D5DB8">
        <w:rPr>
          <w:rFonts w:ascii="Arial" w:hAnsi="Arial" w:cs="Arial"/>
          <w:lang w:val="en-US" w:eastAsia="es-ES"/>
        </w:rPr>
        <w:t>Cautín</w:t>
      </w:r>
      <w:proofErr w:type="spellEnd"/>
      <w:r w:rsidR="000D5DB8">
        <w:rPr>
          <w:rFonts w:ascii="Arial" w:hAnsi="Arial" w:cs="Arial"/>
          <w:lang w:val="en-US" w:eastAsia="es-ES"/>
        </w:rPr>
        <w:t xml:space="preserve"> River</w:t>
      </w:r>
      <w:r w:rsidR="00A365B5">
        <w:rPr>
          <w:rFonts w:ascii="Arial" w:hAnsi="Arial" w:cs="Arial"/>
          <w:lang w:val="en-US" w:eastAsia="es-ES"/>
        </w:rPr>
        <w:t>, from Temuco (Figure 1</w:t>
      </w:r>
      <w:r w:rsidR="00A365B5" w:rsidRPr="00441B48">
        <w:rPr>
          <w:rFonts w:ascii="Arial" w:hAnsi="Arial" w:cs="Arial"/>
          <w:lang w:val="en-US" w:eastAsia="es-ES"/>
        </w:rPr>
        <w:t>)</w:t>
      </w:r>
      <w:r w:rsidR="008006D2">
        <w:rPr>
          <w:rFonts w:ascii="Arial" w:hAnsi="Arial" w:cs="Arial"/>
          <w:lang w:val="en-US" w:eastAsia="es-ES"/>
        </w:rPr>
        <w:t xml:space="preserve">. Together, Temuco and Padre Las Casas, form a single urban area </w:t>
      </w:r>
      <w:r>
        <w:rPr>
          <w:rFonts w:ascii="Arial" w:hAnsi="Arial" w:cs="Arial"/>
          <w:lang w:val="en-US" w:eastAsia="es-ES"/>
        </w:rPr>
        <w:t>located 700 km from the capital</w:t>
      </w:r>
      <w:r w:rsidR="002071F9">
        <w:rPr>
          <w:rFonts w:ascii="Arial" w:hAnsi="Arial" w:cs="Arial"/>
          <w:lang w:val="en-US" w:eastAsia="es-ES"/>
        </w:rPr>
        <w:t xml:space="preserve"> of Chile</w:t>
      </w:r>
      <w:r>
        <w:rPr>
          <w:rFonts w:ascii="Arial" w:hAnsi="Arial" w:cs="Arial"/>
          <w:lang w:val="en-US" w:eastAsia="es-ES"/>
        </w:rPr>
        <w:t>, Santiago</w:t>
      </w:r>
      <w:r w:rsidR="000E7DCB">
        <w:rPr>
          <w:rFonts w:ascii="Arial" w:hAnsi="Arial" w:cs="Arial"/>
          <w:lang w:val="en-US" w:eastAsia="es-ES"/>
        </w:rPr>
        <w:t>,</w:t>
      </w:r>
      <w:r>
        <w:rPr>
          <w:rFonts w:ascii="Arial" w:hAnsi="Arial" w:cs="Arial"/>
          <w:lang w:val="en-US" w:eastAsia="es-ES"/>
        </w:rPr>
        <w:t xml:space="preserve"> in the Araucanía Region, the poorest region of the country </w:t>
      </w:r>
      <w:r>
        <w:rPr>
          <w:rFonts w:ascii="Arial" w:hAnsi="Arial" w:cs="Arial"/>
          <w:lang w:val="en-US" w:eastAsia="es-ES"/>
        </w:rPr>
        <w:fldChar w:fldCharType="begin"/>
      </w:r>
      <w:r w:rsidR="00BF6083">
        <w:rPr>
          <w:rFonts w:ascii="Arial" w:hAnsi="Arial" w:cs="Arial"/>
          <w:lang w:val="en-US" w:eastAsia="es-ES"/>
        </w:rPr>
        <w:instrText xml:space="preserve"> ADDIN ZOTERO_ITEM CSL_CITATION {"citationID":"M8WjyVfl","properties":{"formattedCitation":"(33)","plainCitation":"(33)","noteIndex":0},"citationItems":[{"id":1141,"uris":["http://zotero.org/users/10260406/items/VQR8TM7R"],"itemData":{"id":1141,"type":"article-journal","abstract":"La región de la Araucanía presenta un 28,5% de la población en situación de pobreza multidimensional (correspondiente a 68.7652 personas), situándose 7,8 puntos porcentuales (pp) por sobre la media nacional (20,7%), ocupando el nivel de pobreza más alto del país. Esta medición sólo presentó una disminución de 0,7 pp respecto de 2015, donde la pobreza alcanzaba la cifra de 29,2%. Diferencia que se contrapone a la positiva brecha de 4,8 pp alcanzada en los años 2011 a 2013, pasando de 33,3% a 28,5%. De las personas en situación de pobreza multidimensional el 60,7% habita en zonas rurales de la Araucanía, mientras que sólo el 39,3% lo pertenece a zonas urbanas. En la Provincia de Cautín el 27,7% de su población se encuentra en situación de pobreza multidimensional, lo que equivale a 202.529 personas. Mientras que para la provincia de Malleco el 31,1% de su población es pobre, es decir, 71,466 personas. Comunas con más del 50% de su población en situación de pobreza multidimensional: </w:instrText>
      </w:r>
      <w:r w:rsidR="00BF6083">
        <w:rPr>
          <w:rFonts w:ascii="Arial" w:hAnsi="Arial" w:cs="Arial"/>
          <w:lang w:val="en-US" w:eastAsia="es-ES"/>
        </w:rPr>
        <w:instrText xml:space="preserve"> Cholchol, con un 65,2% de pobreza. </w:instrText>
      </w:r>
      <w:r w:rsidR="00BF6083">
        <w:rPr>
          <w:rFonts w:ascii="Arial" w:hAnsi="Arial" w:cs="Arial"/>
          <w:lang w:val="en-US" w:eastAsia="es-ES"/>
        </w:rPr>
        <w:instrText xml:space="preserve"> Lonquimay, con un 64,4% de pobreza. </w:instrText>
      </w:r>
      <w:r w:rsidR="00BF6083">
        <w:rPr>
          <w:rFonts w:ascii="Arial" w:hAnsi="Arial" w:cs="Arial"/>
          <w:lang w:val="en-US" w:eastAsia="es-ES"/>
        </w:rPr>
        <w:instrText xml:space="preserve"> Curarrehue, con un 58,4% de pobreza. </w:instrText>
      </w:r>
      <w:r w:rsidR="00BF6083">
        <w:rPr>
          <w:rFonts w:ascii="Arial" w:hAnsi="Arial" w:cs="Arial"/>
          <w:lang w:val="en-US" w:eastAsia="es-ES"/>
        </w:rPr>
        <w:instrText xml:space="preserve"> Galvarino, con un 58,4% de pobreza. </w:instrText>
      </w:r>
      <w:r w:rsidR="00BF6083">
        <w:rPr>
          <w:rFonts w:ascii="Arial" w:hAnsi="Arial" w:cs="Arial"/>
          <w:lang w:val="en-US" w:eastAsia="es-ES"/>
        </w:rPr>
        <w:instrText xml:space="preserve"> Puerto Saavedra, con un 53,8% de pobreza. </w:instrText>
      </w:r>
      <w:r w:rsidR="00BF6083">
        <w:rPr>
          <w:rFonts w:ascii="Arial" w:hAnsi="Arial" w:cs="Arial"/>
          <w:lang w:val="en-US" w:eastAsia="es-ES"/>
        </w:rPr>
        <w:instrText xml:space="preserve"> Lumaco, con un 52,8% de pobreza. </w:instrText>
      </w:r>
      <w:r w:rsidR="00BF6083">
        <w:rPr>
          <w:rFonts w:ascii="Arial" w:hAnsi="Arial" w:cs="Arial"/>
          <w:lang w:val="en-US" w:eastAsia="es-ES"/>
        </w:rPr>
        <w:instrText xml:space="preserve"> Toltén, con un 52,3% de pobreza. Comunas con menor porcentaje de pobreza multidimensional: </w:instrText>
      </w:r>
      <w:r w:rsidR="00BF6083">
        <w:rPr>
          <w:rFonts w:ascii="Arial" w:hAnsi="Arial" w:cs="Arial"/>
          <w:lang w:val="en-US" w:eastAsia="es-ES"/>
        </w:rPr>
        <w:instrText xml:space="preserve"> Lautaro, con 12,2% de pobreza. </w:instrText>
      </w:r>
      <w:r w:rsidR="00BF6083">
        <w:rPr>
          <w:rFonts w:ascii="Arial" w:hAnsi="Arial" w:cs="Arial"/>
          <w:lang w:val="en-US" w:eastAsia="es-ES"/>
        </w:rPr>
        <w:instrText xml:space="preserve"> Renaico, con 13,6% de pobreza. </w:instrText>
      </w:r>
      <w:r w:rsidR="00BF6083">
        <w:rPr>
          <w:rFonts w:ascii="Arial" w:hAnsi="Arial" w:cs="Arial"/>
          <w:lang w:val="en-US" w:eastAsia="es-ES"/>
        </w:rPr>
        <w:instrText xml:space="preserve"> Temuco, con 15,5% de pobreza. </w:instrText>
      </w:r>
      <w:r w:rsidR="00BF6083">
        <w:rPr>
          <w:rFonts w:ascii="Arial" w:hAnsi="Arial" w:cs="Arial"/>
          <w:lang w:val="en-US" w:eastAsia="es-ES"/>
        </w:rPr>
        <w:instrText xml:space="preserve"> Angol, con 19,2% de pobreza. 1 Todos los datos fueron extraídos de la base de datos Casen, disponible en","page":"1-12","title":"Casen 2017: Región de la Araucanía 1 Resumen de resultados Pobreza Multidimensional","author":[{"literal":"Ministerio de Desarrollo Social"}],"issued":{"date-parts":[["2017"]]}}}],"schema":"https://github.com/citation-style-language/schema/raw/master/csl-citation.json"} </w:instrText>
      </w:r>
      <w:r>
        <w:rPr>
          <w:rFonts w:ascii="Arial" w:hAnsi="Arial" w:cs="Arial"/>
          <w:lang w:val="en-US" w:eastAsia="es-ES"/>
        </w:rPr>
        <w:fldChar w:fldCharType="separate"/>
      </w:r>
      <w:r w:rsidR="003403E5">
        <w:rPr>
          <w:rFonts w:ascii="Arial" w:hAnsi="Arial" w:cs="Arial"/>
          <w:noProof/>
          <w:lang w:val="en-US" w:eastAsia="es-ES"/>
        </w:rPr>
        <w:t>(33)</w:t>
      </w:r>
      <w:r>
        <w:rPr>
          <w:rFonts w:ascii="Arial" w:hAnsi="Arial" w:cs="Arial"/>
          <w:lang w:val="en-US" w:eastAsia="es-ES"/>
        </w:rPr>
        <w:fldChar w:fldCharType="end"/>
      </w:r>
      <w:r w:rsidR="000E7DCB">
        <w:rPr>
          <w:rFonts w:ascii="Arial" w:hAnsi="Arial" w:cs="Arial"/>
          <w:lang w:val="en-US" w:eastAsia="es-ES"/>
        </w:rPr>
        <w:t xml:space="preserve">. </w:t>
      </w:r>
      <w:r w:rsidR="00BF0797">
        <w:rPr>
          <w:rFonts w:ascii="Arial" w:hAnsi="Arial" w:cs="Arial"/>
          <w:lang w:val="en-US" w:eastAsia="es-ES"/>
        </w:rPr>
        <w:t>For simplicity, we will refer to this as the Temuco urban area</w:t>
      </w:r>
      <w:r w:rsidR="00BF0797" w:rsidRPr="00441B48">
        <w:rPr>
          <w:rFonts w:ascii="Arial" w:hAnsi="Arial" w:cs="Arial"/>
          <w:lang w:val="en-US" w:eastAsia="es-ES"/>
        </w:rPr>
        <w:t>.</w:t>
      </w:r>
      <w:r w:rsidR="00170776">
        <w:rPr>
          <w:rFonts w:ascii="Arial" w:hAnsi="Arial" w:cs="Arial"/>
          <w:lang w:val="en-US" w:eastAsia="es-ES"/>
        </w:rPr>
        <w:t xml:space="preserve"> </w:t>
      </w:r>
      <w:r w:rsidR="00170776" w:rsidRPr="00206E80">
        <w:rPr>
          <w:rFonts w:ascii="Arial" w:hAnsi="Arial" w:cs="Arial"/>
          <w:highlight w:val="yellow"/>
          <w:lang w:val="en-US" w:eastAsia="es-ES"/>
        </w:rPr>
        <w:t>This conurbation is one of the southern urban areas with the highest levels of pollution from biomass burning</w:t>
      </w:r>
      <w:r w:rsidR="00170776">
        <w:rPr>
          <w:rFonts w:ascii="Arial" w:hAnsi="Arial" w:cs="Arial"/>
          <w:highlight w:val="yellow"/>
          <w:lang w:val="en-US" w:eastAsia="es-ES"/>
        </w:rPr>
        <w:t xml:space="preserve"> </w:t>
      </w:r>
      <w:r w:rsidR="00170776">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{"citationID":"DIOXnx1K","properties":{"unsorted":false,"formattedCitation":"(34)","plainCitation":"(34)","noteIndex":0},"citationItems":[{"id":2318,"uris":["http://zotero.org/users/10260406/items/AKPC6XK2"],"itemData":{"id":2318,"type":"article-journal","container-title":"Air Quality, Atmosphere &amp; Health","DOI":"10.1007/s11869-017-0459-y","ISSN":"1873-9318, 1873-9326","issue":"5","journalAbbreviation":"Air Qual Atmos Health","language":"en","page":"653-667","source":"DOI.org (Crossref)","title":"Particulate matter in urban areas of south-central Chile exceeds air quality standards","volume":"10","author":[{"family":"Molina","given":"Carolina"},{"family":"Toro A","given":"Richard"},{"family":"Morales S","given":"Raúl G.E"},{"family":"Manzano","given":"Carlos"},{"family":"Leiva-Guzmán","given":"Manuel A."}],"issued":{"date-parts":[["2017",6]]}}}],"schema":"https://github.com/citation-style-language/schema/raw/master/csl-citation.json"} </w:instrText>
      </w:r>
      <w:r w:rsidR="00170776">
        <w:rPr>
          <w:rFonts w:ascii="Arial" w:hAnsi="Arial" w:cs="Arial"/>
          <w:highlight w:val="yellow"/>
          <w:lang w:val="en-US" w:eastAsia="es-ES"/>
        </w:rPr>
        <w:fldChar w:fldCharType="separate"/>
      </w:r>
      <w:r w:rsidR="00170776">
        <w:rPr>
          <w:rFonts w:ascii="Arial" w:hAnsi="Arial" w:cs="Arial"/>
          <w:noProof/>
          <w:highlight w:val="yellow"/>
          <w:lang w:val="en-US" w:eastAsia="es-ES"/>
        </w:rPr>
        <w:t>(34)</w:t>
      </w:r>
      <w:r w:rsidR="00170776">
        <w:rPr>
          <w:rFonts w:ascii="Arial" w:hAnsi="Arial" w:cs="Arial"/>
          <w:highlight w:val="yellow"/>
          <w:lang w:val="en-US" w:eastAsia="es-ES"/>
        </w:rPr>
        <w:fldChar w:fldCharType="end"/>
      </w:r>
      <w:r w:rsidR="00170776" w:rsidRPr="00206E80">
        <w:rPr>
          <w:rFonts w:ascii="Arial" w:hAnsi="Arial" w:cs="Arial"/>
          <w:highlight w:val="yellow"/>
          <w:lang w:val="en-US" w:eastAsia="es-ES"/>
        </w:rPr>
        <w:t xml:space="preserve"> and is also the most densely populated, with a high concentration of indigenous people and higher levels of social inequality and residential segregation</w:t>
      </w:r>
      <w:r w:rsidR="00954C07">
        <w:rPr>
          <w:rFonts w:ascii="Arial" w:hAnsi="Arial" w:cs="Arial"/>
          <w:highlight w:val="yellow"/>
          <w:lang w:val="en-US" w:eastAsia="es-ES"/>
        </w:rPr>
        <w:t xml:space="preserve"> </w:t>
      </w:r>
      <w:r w:rsidR="00954C07">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{"citationID":"eswjnuR9","properties":{"unsorted":false,"formattedCitation":"(35)","plainCitation":"(35)","noteIndex":0},"citationItems":[{"id":2320,"uris":["http://zotero.org/users/10260406/items/2LHM33LI"],"itemData":{"id":2320,"type":"article-journal","abstract":"Los cambios en las ciudades están relacionados con la reestructuración del mercado de trabajo y la consiguiente aparición de nuevas clases sociales. Estos grupos, motivados por un gusto espacial, transforman los espacios urbanos. Este trabajo explora las transformaciones espaciales de clases en Temuco (Chile) entre 1992 y 2002. Obviando los indicadores de segregación residencial, y superando la desterritorialización en los modelos de estratificación social, se observan cambios importantes en la ciudad. Entre ellos, un periurbano de encuentro entre clases muy distintas entre sí, antiguas zonas obreras que suben en la escala socioespacial, y diversificación espacial de la clase media.\n          , \n            The changes experienced by cities are related to the restructuring of the labor market and the consequent emergence of new social classes. These groups, motivated by spatial preferences, transform urban spaces. This paper explores the spatial transformations of classes in the city of Temuco (Chile) between 1992 and 2002. Leaving aside the traditional indicators of residential segregation and overcoming deterritorialization in social stratification models, important changes are observed in the city. Among them, a peri-urban encounter between very different classes, former worker zones that rise in the socio-spatial scale, and the spatial diversification of the ascending middle class.","container-title":"Estudios Demográficos y Urbanos","DOI":"10.24201/edu.v36i3.1919","ISSN":"2448-6515, 0186-7210","issue":"3","journalAbbreviation":"EDU","license":"http://creativecommons.org/licenses/by-nc-nd/4.0","page":"825-863","source":"DOI.org (Crossref)","title":"Las clases sociales y el modelamiento socioespacial de Temuco, Chile, a finales del siglo XX","volume":"36","author":[{"family":"Rojo Mendoza","given":"Félix"},{"family":"Hidalgo Dattwyler","given":"Rodrigo"}],"issued":{"date-parts":[["2021",9,17]]}}}],"schema":"https://github.com/citation-style-language/schema/raw/master/csl-citation.json"} </w:instrText>
      </w:r>
      <w:r w:rsidR="00954C07">
        <w:rPr>
          <w:rFonts w:ascii="Arial" w:hAnsi="Arial" w:cs="Arial"/>
          <w:highlight w:val="yellow"/>
          <w:lang w:val="en-US" w:eastAsia="es-ES"/>
        </w:rPr>
        <w:fldChar w:fldCharType="separate"/>
      </w:r>
      <w:r w:rsidR="00954C07">
        <w:rPr>
          <w:rFonts w:ascii="Arial" w:hAnsi="Arial" w:cs="Arial"/>
          <w:noProof/>
          <w:highlight w:val="yellow"/>
          <w:lang w:val="en-US" w:eastAsia="es-ES"/>
        </w:rPr>
        <w:t>(35)</w:t>
      </w:r>
      <w:r w:rsidR="00954C07">
        <w:rPr>
          <w:rFonts w:ascii="Arial" w:hAnsi="Arial" w:cs="Arial"/>
          <w:highlight w:val="yellow"/>
          <w:lang w:val="en-US" w:eastAsia="es-ES"/>
        </w:rPr>
        <w:fldChar w:fldCharType="end"/>
      </w:r>
      <w:r w:rsidR="00170776" w:rsidRPr="00206E80">
        <w:rPr>
          <w:rFonts w:ascii="Arial" w:hAnsi="Arial" w:cs="Arial"/>
          <w:highlight w:val="yellow"/>
          <w:lang w:val="en-US" w:eastAsia="es-ES"/>
        </w:rPr>
        <w:t xml:space="preserve">. </w:t>
      </w:r>
      <w:r w:rsidR="00170776" w:rsidRPr="00EE4451">
        <w:rPr>
          <w:rFonts w:ascii="Arial" w:hAnsi="Arial" w:cs="Arial"/>
          <w:highlight w:val="yellow"/>
          <w:lang w:val="en-US" w:eastAsia="es-ES"/>
        </w:rPr>
        <w:t xml:space="preserve">These characteristics </w:t>
      </w:r>
      <w:r w:rsidR="00170776" w:rsidRPr="00206E80">
        <w:rPr>
          <w:rFonts w:ascii="Arial" w:hAnsi="Arial" w:cs="Arial"/>
          <w:highlight w:val="yellow"/>
          <w:lang w:val="en-US" w:eastAsia="es-ES"/>
        </w:rPr>
        <w:t>com</w:t>
      </w:r>
      <w:r w:rsidR="00170776">
        <w:rPr>
          <w:rFonts w:ascii="Arial" w:hAnsi="Arial" w:cs="Arial"/>
          <w:highlight w:val="yellow"/>
          <w:lang w:val="en-US" w:eastAsia="es-ES"/>
        </w:rPr>
        <w:t>bined with climatic variability</w:t>
      </w:r>
      <w:r w:rsidR="00170776" w:rsidRPr="00206E80">
        <w:rPr>
          <w:rFonts w:ascii="Arial" w:hAnsi="Arial" w:cs="Arial"/>
          <w:highlight w:val="yellow"/>
          <w:lang w:val="en-US" w:eastAsia="es-ES"/>
        </w:rPr>
        <w:t xml:space="preserve"> mean that different contexts can be observed within the urban area in terms of exposure to environmental pollution</w:t>
      </w:r>
      <w:r w:rsidR="00170776">
        <w:rPr>
          <w:rFonts w:ascii="Arial" w:hAnsi="Arial" w:cs="Arial"/>
          <w:highlight w:val="yellow"/>
          <w:lang w:val="en-US" w:eastAsia="es-ES"/>
        </w:rPr>
        <w:t xml:space="preserve"> and its effects on health</w:t>
      </w:r>
      <w:r w:rsidR="00673934">
        <w:rPr>
          <w:rFonts w:ascii="Arial" w:hAnsi="Arial" w:cs="Arial"/>
          <w:highlight w:val="yellow"/>
          <w:lang w:val="en-US" w:eastAsia="es-ES"/>
        </w:rPr>
        <w:t xml:space="preserve"> </w:t>
      </w:r>
      <w:r w:rsidR="00673934">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{"citationID":"IdPvRVA8","properties":{"unsorted":false,"formattedCitation":"(36)","plainCitation":"(36)","noteIndex":0},"citationItems":[{"id":2321,"uris":["http://zotero.org/users/10260406/items/RNJKVIEZ"],"itemData":{"id":2321,"type":"article-journal","container-title":"Human Ecology","DOI":"10.1007/s10745-019-00100-z","ISSN":"0300-7839, 1572-9915","issue":"4","journalAbbreviation":"Hum Ecol","language":"en","page":"589-600","source":"DOI.org (Crossref)","title":"The Home Halo Effect: how Air Quality Perception is Influenced by Place Attachment","title-short":"The Home Halo Effect","volume":"47","author":[{"family":"Hofflinger","given":"Álvaro"},{"family":"Boso","given":"Àlex"},{"family":"Oltra","given":"Christian"}],"issued":{"date-parts":[["2019",8]]}}}],"schema":"https://github.com/citation-style-language/schema/raw/master/csl-citation.json"} </w:instrText>
      </w:r>
      <w:r w:rsidR="00673934">
        <w:rPr>
          <w:rFonts w:ascii="Arial" w:hAnsi="Arial" w:cs="Arial"/>
          <w:highlight w:val="yellow"/>
          <w:lang w:val="en-US" w:eastAsia="es-ES"/>
        </w:rPr>
        <w:fldChar w:fldCharType="separate"/>
      </w:r>
      <w:r w:rsidR="00673934">
        <w:rPr>
          <w:rFonts w:ascii="Arial" w:hAnsi="Arial" w:cs="Arial"/>
          <w:noProof/>
          <w:highlight w:val="yellow"/>
          <w:lang w:val="en-US" w:eastAsia="es-ES"/>
        </w:rPr>
        <w:t>(36)</w:t>
      </w:r>
      <w:r w:rsidR="00673934">
        <w:rPr>
          <w:rFonts w:ascii="Arial" w:hAnsi="Arial" w:cs="Arial"/>
          <w:highlight w:val="yellow"/>
          <w:lang w:val="en-US" w:eastAsia="es-ES"/>
        </w:rPr>
        <w:fldChar w:fldCharType="end"/>
      </w:r>
      <w:r w:rsidR="00170776">
        <w:rPr>
          <w:rFonts w:ascii="Arial" w:hAnsi="Arial" w:cs="Arial"/>
          <w:lang w:val="en-US" w:eastAsia="es-ES"/>
        </w:rPr>
        <w:t xml:space="preserve">. </w:t>
      </w:r>
      <w:r w:rsidR="00170776">
        <w:rPr>
          <w:rFonts w:ascii="Arial" w:hAnsi="Arial" w:cs="Arial"/>
          <w:highlight w:val="yellow"/>
          <w:lang w:val="en-US" w:eastAsia="es-ES"/>
        </w:rPr>
        <w:t xml:space="preserve"> </w:t>
      </w:r>
      <w:r w:rsidR="00170776" w:rsidRPr="00253D89">
        <w:rPr>
          <w:rFonts w:ascii="Arial" w:hAnsi="Arial" w:cs="Arial"/>
          <w:highlight w:val="yellow"/>
          <w:lang w:val="en-US" w:eastAsia="es-ES"/>
        </w:rPr>
        <w:t>In addition to the above, there is data from comprehensive measurements of air pollution and pregnancies, along with their outcomes over an extended period, which means that the conurbation can be regarded as a continuous empirical ecosystem for research</w:t>
      </w:r>
    </w:p>
    <w:p w14:paraId="0BE8D3B5" w14:textId="77777777" w:rsidR="00BC4760" w:rsidRDefault="00BC4760" w:rsidP="00C15B8A">
      <w:pPr>
        <w:spacing w:after="0" w:line="480" w:lineRule="auto"/>
        <w:jc w:val="both"/>
        <w:rPr>
          <w:rFonts w:ascii="Arial" w:hAnsi="Arial" w:cs="Arial"/>
          <w:lang w:val="en-US" w:eastAsia="es-ES"/>
        </w:rPr>
      </w:pPr>
    </w:p>
    <w:p w14:paraId="542FD759" w14:textId="67B5D4CA" w:rsidR="00C15B8A" w:rsidRDefault="00F55186" w:rsidP="00C15B8A">
      <w:pPr>
        <w:spacing w:after="0" w:line="480" w:lineRule="auto"/>
        <w:jc w:val="both"/>
        <w:rPr>
          <w:rFonts w:ascii="Arial" w:hAnsi="Arial" w:cs="Arial"/>
          <w:lang w:val="en-US" w:eastAsia="es-ES"/>
        </w:rPr>
      </w:pPr>
      <w:r w:rsidRPr="40081650">
        <w:rPr>
          <w:rFonts w:ascii="Arial" w:hAnsi="Arial" w:cs="Arial"/>
          <w:lang w:val="en-US" w:eastAsia="es-ES"/>
        </w:rPr>
        <w:t xml:space="preserve">The current analysis was conducted using secondary data from two previous studies </w:t>
      </w:r>
      <w:r w:rsidR="00013640">
        <w:rPr>
          <w:rFonts w:ascii="Arial" w:hAnsi="Arial" w:cs="Arial"/>
          <w:lang w:val="en-US" w:eastAsia="es-ES"/>
        </w:rPr>
        <w:t>conducted at</w:t>
      </w:r>
      <w:r w:rsidRPr="40081650">
        <w:rPr>
          <w:rFonts w:ascii="Arial" w:hAnsi="Arial" w:cs="Arial"/>
          <w:lang w:val="en-US" w:eastAsia="es-ES"/>
        </w:rPr>
        <w:t xml:space="preserve"> the regional hospital in Temuco, the only tertiary-level public hospital serving the area</w:t>
      </w:r>
      <w:r>
        <w:rPr>
          <w:rFonts w:ascii="Arial" w:hAnsi="Arial" w:cs="Arial"/>
          <w:lang w:val="en-US" w:eastAsia="es-ES"/>
        </w:rPr>
        <w:t xml:space="preserve">. </w:t>
      </w:r>
      <w:r w:rsidR="00696B5E">
        <w:rPr>
          <w:rFonts w:ascii="Arial" w:hAnsi="Arial" w:cs="Arial"/>
          <w:lang w:val="en-US" w:eastAsia="es-ES"/>
        </w:rPr>
        <w:t>Study one</w:t>
      </w:r>
      <w:r w:rsidR="005146A3" w:rsidRPr="005146A3">
        <w:rPr>
          <w:rFonts w:ascii="Arial" w:hAnsi="Arial" w:cs="Arial"/>
          <w:lang w:val="en-US" w:eastAsia="es-ES"/>
        </w:rPr>
        <w:t xml:space="preserve"> </w:t>
      </w:r>
      <w:r w:rsidR="005146A3">
        <w:rPr>
          <w:rFonts w:ascii="Arial" w:hAnsi="Arial" w:cs="Arial"/>
          <w:lang w:val="en-US" w:eastAsia="es-ES"/>
        </w:rPr>
        <w:t xml:space="preserve">was a retrospective birth cohort based on medical records from all births between 2009 and 2016 and </w:t>
      </w:r>
      <w:r w:rsidR="00A365B5">
        <w:rPr>
          <w:rFonts w:ascii="Arial" w:hAnsi="Arial" w:cs="Arial"/>
          <w:lang w:val="en-US" w:eastAsia="es-ES"/>
        </w:rPr>
        <w:t>provide</w:t>
      </w:r>
      <w:r w:rsidR="00AC7653">
        <w:rPr>
          <w:rFonts w:ascii="Arial" w:hAnsi="Arial" w:cs="Arial"/>
          <w:lang w:val="en-US" w:eastAsia="es-ES"/>
        </w:rPr>
        <w:t>d</w:t>
      </w:r>
      <w:r w:rsidR="00A365B5">
        <w:rPr>
          <w:rFonts w:ascii="Arial" w:hAnsi="Arial" w:cs="Arial"/>
          <w:lang w:val="en-US" w:eastAsia="es-ES"/>
        </w:rPr>
        <w:t xml:space="preserve"> </w:t>
      </w:r>
      <w:r w:rsidR="005146A3">
        <w:rPr>
          <w:rFonts w:ascii="Arial" w:hAnsi="Arial" w:cs="Arial"/>
          <w:lang w:val="en-US" w:eastAsia="es-ES"/>
        </w:rPr>
        <w:t>individual-level birth information as well as air pollution exposure estimates</w:t>
      </w:r>
      <w:r w:rsidR="00A365B5">
        <w:rPr>
          <w:rFonts w:ascii="Arial" w:hAnsi="Arial" w:cs="Arial"/>
          <w:lang w:val="en-US" w:eastAsia="es-ES"/>
        </w:rPr>
        <w:t xml:space="preserve"> </w:t>
      </w:r>
      <w:r w:rsidR="004841FB">
        <w:rPr>
          <w:rFonts w:ascii="Arial" w:hAnsi="Arial" w:cs="Arial"/>
          <w:lang w:val="en-US" w:eastAsia="es-ES"/>
        </w:rPr>
        <w:fldChar w:fldCharType="begin"/>
      </w:r>
      <w:r w:rsidR="00BF6083">
        <w:rPr>
          <w:rFonts w:ascii="Arial" w:hAnsi="Arial" w:cs="Arial"/>
          <w:lang w:val="en-US" w:eastAsia="es-ES"/>
        </w:rPr>
        <w:instrText xml:space="preserve"> ADDIN ZOTERO_ITEM CSL_CITATION {"citationID":"ZzlEsG07","properties":{"formattedCitation":"(29,37)","plainCitation":"(29,37)","noteIndex":0},"citationItems":[{"id":1394,"uris":["http://zotero.org/users/10260406/items/4TDBG7ZR"],"itemData":{"id":1394,"type":"article-journal","container-title":"Journal of Urban Health","DOI":"10.1007/s11524-023-00733-y","ISSN":"1099-3460, 1468-2869","issue":"3","journalAbbreviation":"J Urban Health","language":"en","page":"513-524","source":"DOI.org (Crossref)","title":"Temporal and Spatial Trends of Adverse Pregnancy and Birth Outcomes in a Sample of Births from a Public Hospital in Chile","volume":"100","author":[{"family":"Blanco","given":"Estela"},{"family":"Ruiz-Rudolph","given":"Pablo"},{"family":"Yohannessen","given":"Karla"},{"family":"Ayala","given":"Salvador"},{"family":"Quinteros","given":"María Elisa"},{"family":"Delgado-Saborit","given":"Juana Maria"},{"family":"Blazquez","given":"Carola A."},{"family":"Iglesias","given":"Verónica"},{"family":"Zapata","given":"Diana Alcántara"},{"family":"Bartington","given":"Suzanne E."},{"family":"Harrison","given":"Roy M."},{"family":"Ossa","given":"Ximena"}],"issued":{"date-parts":[["2023",6]]}}},{"id":965,"uris":["http://zotero.org/users/10260406/items/8ICEI8YE"],"itemData":{"id":965,"type":"article-journal","abstract":"Land use regression models have been widely employed in environmental epidemiology to predict spatiotemporal variation of air pollution. The spatial variability of fine particulate (PM2.5) due to wood-burning has not been studied in Chile. In this study, we used data from a sampling campaign to develop a Land-Use Regression (LUR) model in a city heavily impacted by wood-burning: Temuco, Chile. Models were built based on a field campaign similar following the ESCAPE protocol. The campaign included sampling at 40 fixed sites in parallel with sampling at a central site located at a government monitoring station to control for background levels. Sites tried to maximize the spatial distribution of likely predictors such as number of residential dwellings, number of wood-stoves, PM2.5 concentrations and traffic impact. Two-weeks PM2.5 samples were collected at each site and repeated in 4 sessions covering a whole year. Samples were analyzed for mass and the wood-burning tracers levoglucosan and soluble potassium. To predict the spatio-temporal PM2.5 concentrations and wood tracers, land use regression models were built using average concentrations from the air pollutant campaign as response variable, and potential spatial and temporal predictors including meteorological variables, pollutants concentrations from the air quality network, traffic, urban green areas, land use, among other. The results show that the LUR model was capable of explaining 0.94 of the variation in PM2.5. The population density, houses with coal stoves density, household density and length of local road were positively correlated with PM2.5 concentrations, whereas the no residential areas, density of woodstoves, traffic, electric stoves, elevation, temperature, and precipitation were negatively correlated with PM2.5. This work is the first LUR study in a city heavily impacted by residential air pollution in Chile. The performance of the model was higher than wood burning LUR models reported previously.","container-title":"Environmental Epidemiology","DOI":"10.1097/01.ee9.0000609512.80652.77","ISSN":"2474-7882","title":"Development of Land-Use Regression Models for Particulate Matter due to residential wood burning in Temuco, Chile","author":[{"family":"M","given":"Quinteros Caceres"},{"family":"C","given":"Blazquez"},{"family":"F","given":"Rosas"},{"family":"J","given":"Cardenas"},{"family":"X","given":"Ossa"},{"family":"J","given":"Delgado"},{"family":"R","given":"Harrison"},{"family":"P","given":"Ruiz"}],"issued":{"date-parts":[["2019"]]}}}],"schema":"https://github.com/citation-style-language/schema/raw/master/csl-citation.json"} </w:instrText>
      </w:r>
      <w:r w:rsidR="004841FB">
        <w:rPr>
          <w:rFonts w:ascii="Arial" w:hAnsi="Arial" w:cs="Arial"/>
          <w:lang w:val="en-US" w:eastAsia="es-ES"/>
        </w:rPr>
        <w:fldChar w:fldCharType="separate"/>
      </w:r>
      <w:r w:rsidR="00954C07">
        <w:rPr>
          <w:rFonts w:ascii="Arial" w:hAnsi="Arial" w:cs="Arial"/>
          <w:noProof/>
          <w:lang w:val="en-US" w:eastAsia="es-ES"/>
        </w:rPr>
        <w:t>(29,37)</w:t>
      </w:r>
      <w:r w:rsidR="004841FB">
        <w:rPr>
          <w:rFonts w:ascii="Arial" w:hAnsi="Arial" w:cs="Arial"/>
          <w:lang w:val="en-US" w:eastAsia="es-ES"/>
        </w:rPr>
        <w:fldChar w:fldCharType="end"/>
      </w:r>
      <w:r w:rsidR="00696B5E">
        <w:rPr>
          <w:rFonts w:ascii="Arial" w:hAnsi="Arial" w:cs="Arial"/>
          <w:lang w:val="en-US" w:eastAsia="es-ES"/>
        </w:rPr>
        <w:t>. Study two</w:t>
      </w:r>
      <w:r w:rsidR="005146A3" w:rsidRPr="005146A3">
        <w:rPr>
          <w:rFonts w:ascii="Arial" w:hAnsi="Arial" w:cs="Arial"/>
          <w:lang w:val="en-US" w:eastAsia="es-ES"/>
        </w:rPr>
        <w:t xml:space="preserve"> </w:t>
      </w:r>
      <w:r w:rsidR="005146A3">
        <w:rPr>
          <w:rFonts w:ascii="Arial" w:hAnsi="Arial" w:cs="Arial"/>
          <w:lang w:val="en-US" w:eastAsia="es-ES"/>
        </w:rPr>
        <w:t xml:space="preserve">was a prevalence study of congenital malformations conducted between 2009 and 2018 and </w:t>
      </w:r>
      <w:r w:rsidR="00A365B5">
        <w:rPr>
          <w:rFonts w:ascii="Arial" w:hAnsi="Arial" w:cs="Arial"/>
          <w:lang w:val="en-US" w:eastAsia="es-ES"/>
        </w:rPr>
        <w:t>provide</w:t>
      </w:r>
      <w:r w:rsidR="00D12199">
        <w:rPr>
          <w:rFonts w:ascii="Arial" w:hAnsi="Arial" w:cs="Arial"/>
          <w:lang w:val="en-US" w:eastAsia="es-ES"/>
        </w:rPr>
        <w:t>d</w:t>
      </w:r>
      <w:r w:rsidR="00A365B5">
        <w:rPr>
          <w:rFonts w:ascii="Arial" w:hAnsi="Arial" w:cs="Arial"/>
          <w:lang w:val="en-US" w:eastAsia="es-ES"/>
        </w:rPr>
        <w:t xml:space="preserve"> </w:t>
      </w:r>
      <w:r w:rsidR="005146A3">
        <w:rPr>
          <w:rFonts w:ascii="Arial" w:hAnsi="Arial" w:cs="Arial"/>
          <w:lang w:val="en-US" w:eastAsia="es-ES"/>
        </w:rPr>
        <w:t xml:space="preserve">detailed information on congenital malformation diagnoses </w:t>
      </w:r>
      <w:r w:rsidR="005B7CDC">
        <w:rPr>
          <w:rFonts w:ascii="Arial" w:hAnsi="Arial" w:cs="Arial"/>
          <w:lang w:val="en-US" w:eastAsia="es-ES"/>
        </w:rPr>
        <w:fldChar w:fldCharType="begin"/>
      </w:r>
      <w:r w:rsidR="00BF6083">
        <w:rPr>
          <w:rFonts w:ascii="Arial" w:hAnsi="Arial" w:cs="Arial"/>
          <w:lang w:val="en-US" w:eastAsia="es-ES"/>
        </w:rPr>
        <w:instrText xml:space="preserve"> ADDIN ZOTERO_ITEM CSL_CITATION {"citationID":"WwqqRNOx","properties":{"formattedCitation":"(32)","plainCitation":"(32)","noteIndex":0},"citationItems":[{"id":2119,"uris":["http://zotero.org/users/10260406/items/A53JAG73"],"itemData":{"id":2119,"type":"article-journal","abstract":"Anualmente 7,9 millones de neonatos en el mundo presentan anomalías del desarrollo. Junto a la prematurez, constituyen las principales causas de mortalidad durante el primer año de vida en los países desarrollados o en vías de desarrollo. En Chile, se estima una prevalencia de 3,9% del total de nacidos vivos. No existen reportes de prevalencia de malformaciones en la Región de La Araucanía. Objetivo: Estimar la prevalencia al nacer de malformaciones congénitas en neonatos hospitalizados en un Servicio de Neonatología. Pacientes y Método: Estudio de corte transversal. Población de referencia: 54.241 nacidos vivos, en el Hospital Regional de Temuco en un periodo de 10 años. Los casos provienen de la base de datos de egresos hospitalarios de neonatología según clasificación CIE 10, desde el 1 de enero del 2009 al 31 de diciembre del 2018. Se realizó estadística descriptiva y analítica con el software STATA 15. Resultados: se identificaron 949 neonatos portadores de una o más malformaciones congénitas. La prevalencia global de neonatos con malformaciones fue de 1,7% siendo las de mayor prevalencia: defecto del tabique ventricular 40,9 x 10.000 recién nacidos vivos (RNV), defecto del tabique auricular 21,5 x 10.000 RNV, fisura labial y palatina 14,0 x 10.000 RRNV, cardiomiopatías hipertróficas congénitas 8,1 x 10.000, ausencia, atresia y estenosis congénita del ano 7,9 x 10.000 RNV. Conclusiones: La prevalencia global de malformaciones es similar a la reportada para el país. Al analizar por tipo se encontraron frecuencias significativamente mayores a los reportados en estudios previos.","container-title":"Andes Pediatrica","DOI":"10.32641/andespediatr.v93i3.3854","ISSN":"2452-6053, 2452-6053","issue":"3","journalAbbreviation":"Andes pediatr","page":"383-391","source":"DOI.org (Crossref)","title":"Prevalencia de malformaciones congénitas en recién nacidos de la región de la Araucanía","volume":"93","author":[{"family":"Muñoz M.","given":"Maribel"},{"family":"Kilchemmann F.","given":"Carlos"},{"family":"Román N.","given":"Andrés"},{"family":"Baeza W.","given":"Bernardita"}],"issued":{"date-parts":[["2022",6,10]]}}}],"schema":"https://github.com/citation-style-language/schema/raw/master/csl-citation.json"} </w:instrText>
      </w:r>
      <w:r w:rsidR="005B7CDC">
        <w:rPr>
          <w:rFonts w:ascii="Arial" w:hAnsi="Arial" w:cs="Arial"/>
          <w:lang w:val="en-US" w:eastAsia="es-ES"/>
        </w:rPr>
        <w:fldChar w:fldCharType="separate"/>
      </w:r>
      <w:r w:rsidR="003403E5">
        <w:rPr>
          <w:rFonts w:ascii="Arial" w:hAnsi="Arial" w:cs="Arial"/>
          <w:noProof/>
          <w:lang w:val="en-US" w:eastAsia="es-ES"/>
        </w:rPr>
        <w:t>(32)</w:t>
      </w:r>
      <w:r w:rsidR="005B7CDC">
        <w:rPr>
          <w:rFonts w:ascii="Arial" w:hAnsi="Arial" w:cs="Arial"/>
          <w:lang w:val="en-US" w:eastAsia="es-ES"/>
        </w:rPr>
        <w:fldChar w:fldCharType="end"/>
      </w:r>
      <w:r w:rsidR="00A0798A">
        <w:rPr>
          <w:rFonts w:ascii="Arial" w:hAnsi="Arial" w:cs="Arial"/>
          <w:lang w:val="en-US" w:eastAsia="es-ES"/>
        </w:rPr>
        <w:t xml:space="preserve">. </w:t>
      </w:r>
      <w:r w:rsidR="007443DE" w:rsidRPr="00BF6083">
        <w:rPr>
          <w:rFonts w:ascii="Arial" w:hAnsi="Arial" w:cs="Arial"/>
          <w:highlight w:val="yellow"/>
          <w:lang w:val="en-US" w:eastAsia="es-ES"/>
        </w:rPr>
        <w:t xml:space="preserve">Based on national birth records and our sample size, we estimate that </w:t>
      </w:r>
      <w:r w:rsidR="00ED5875" w:rsidRPr="00BF6083">
        <w:rPr>
          <w:rFonts w:ascii="Arial" w:hAnsi="Arial" w:cs="Arial"/>
          <w:highlight w:val="yellow"/>
          <w:lang w:val="en-US" w:eastAsia="es-ES"/>
        </w:rPr>
        <w:t xml:space="preserve">approximately 80% of live births in Temuco and Padre Las Cassas during 2009-2016 </w:t>
      </w:r>
      <w:r w:rsidR="00C73586" w:rsidRPr="00BF6083">
        <w:rPr>
          <w:rFonts w:ascii="Arial" w:hAnsi="Arial" w:cs="Arial"/>
          <w:highlight w:val="yellow"/>
          <w:lang w:val="en-US" w:eastAsia="es-ES"/>
        </w:rPr>
        <w:t>occurred</w:t>
      </w:r>
      <w:r w:rsidR="00ED5875" w:rsidRPr="00BF6083">
        <w:rPr>
          <w:rFonts w:ascii="Arial" w:hAnsi="Arial" w:cs="Arial"/>
          <w:highlight w:val="yellow"/>
          <w:lang w:val="en-US" w:eastAsia="es-ES"/>
        </w:rPr>
        <w:t xml:space="preserve"> at the regional hospital</w:t>
      </w:r>
      <w:r w:rsidR="003C2D1A" w:rsidRPr="00BF6083">
        <w:rPr>
          <w:rFonts w:ascii="Arial" w:hAnsi="Arial" w:cs="Arial"/>
          <w:highlight w:val="yellow"/>
          <w:lang w:val="en-US" w:eastAsia="es-ES"/>
        </w:rPr>
        <w:t xml:space="preserve"> </w:t>
      </w:r>
      <w:r w:rsidR="003D19D8" w:rsidRPr="00BF6083">
        <w:rPr>
          <w:rFonts w:ascii="Arial" w:hAnsi="Arial" w:cs="Arial"/>
          <w:highlight w:val="yellow"/>
          <w:lang w:val="en-US" w:eastAsia="es-ES"/>
        </w:rPr>
        <w:fldChar w:fldCharType="begin"/>
      </w:r>
      <w:r w:rsidR="00BF6083" w:rsidRPr="00BF6083">
        <w:rPr>
          <w:rFonts w:ascii="Arial" w:hAnsi="Arial" w:cs="Arial"/>
          <w:highlight w:val="yellow"/>
          <w:lang w:val="en-US" w:eastAsia="es-ES"/>
        </w:rPr>
        <w:instrText xml:space="preserve"> ADDIN ZOTERO_ITEM CSL_CITATION {"citationID":"kPw0eqYh","properties":{"unsorted":false,"formattedCitation":"(38)","plainCitation":"(38)","noteIndex":0},"citationItems":[{"id":2327,"uris":["http://zotero.org/users/10260406/items/XGRKAX2A"],"itemData":{"id":2327,"type":"report","title":"Serie de Tasa Natalidad","URL":"https://informesdeis.minsal.cl/SASVisualAnalytics/?reportUri=%2Freports%2Freports%2Fa39b6235-6172-4b09-a8b1-ab5f87c72ea0&amp;sectionIndex=1&amp;sso_guest=true&amp;reportViewOnly=true&amp;reportContextBar=false&amp;sas-welcome=false&amp;utm_source=chatgpt.com","author":[{"family":"DEIS, Ministerio de Salud","given":""}],"accessed":{"date-parts":[["2026",10,26]]}}}],"schema":"https://github.com/citation-style-language/schema/raw/master/csl-citation.json"} </w:instrText>
      </w:r>
      <w:r w:rsidR="003D19D8" w:rsidRPr="00BF6083">
        <w:rPr>
          <w:rFonts w:ascii="Arial" w:hAnsi="Arial" w:cs="Arial"/>
          <w:highlight w:val="yellow"/>
          <w:lang w:val="en-US" w:eastAsia="es-ES"/>
        </w:rPr>
        <w:fldChar w:fldCharType="separate"/>
      </w:r>
      <w:r w:rsidR="00BF6083" w:rsidRPr="00BF6083">
        <w:rPr>
          <w:rFonts w:ascii="Arial" w:hAnsi="Arial" w:cs="Arial"/>
          <w:noProof/>
          <w:highlight w:val="yellow"/>
          <w:lang w:val="en-US" w:eastAsia="es-ES"/>
        </w:rPr>
        <w:t>(38)</w:t>
      </w:r>
      <w:r w:rsidR="003D19D8" w:rsidRPr="00BF6083">
        <w:rPr>
          <w:rFonts w:ascii="Arial" w:hAnsi="Arial" w:cs="Arial"/>
          <w:highlight w:val="yellow"/>
          <w:lang w:val="en-US" w:eastAsia="es-ES"/>
        </w:rPr>
        <w:fldChar w:fldCharType="end"/>
      </w:r>
      <w:r w:rsidR="00ED5875" w:rsidRPr="00BF6083">
        <w:rPr>
          <w:rFonts w:ascii="Arial" w:hAnsi="Arial" w:cs="Arial"/>
          <w:highlight w:val="yellow"/>
          <w:lang w:val="en-US" w:eastAsia="es-ES"/>
        </w:rPr>
        <w:t>.</w:t>
      </w:r>
      <w:r w:rsidR="00ED5875">
        <w:rPr>
          <w:rFonts w:ascii="Arial" w:hAnsi="Arial" w:cs="Arial"/>
          <w:lang w:val="en-US" w:eastAsia="es-ES"/>
        </w:rPr>
        <w:t xml:space="preserve"> </w:t>
      </w:r>
      <w:r w:rsidR="00F6115B" w:rsidRPr="00FE3088">
        <w:rPr>
          <w:rFonts w:ascii="Arial" w:hAnsi="Arial" w:cs="Arial"/>
          <w:lang w:val="en-US" w:eastAsia="es-ES"/>
        </w:rPr>
        <w:t xml:space="preserve">Each </w:t>
      </w:r>
      <w:r w:rsidR="00A0798A">
        <w:rPr>
          <w:rFonts w:ascii="Arial" w:hAnsi="Arial" w:cs="Arial"/>
          <w:lang w:val="en-US" w:eastAsia="es-ES"/>
        </w:rPr>
        <w:t>study</w:t>
      </w:r>
      <w:r w:rsidR="00F6115B">
        <w:rPr>
          <w:rFonts w:ascii="Arial" w:hAnsi="Arial" w:cs="Arial"/>
          <w:lang w:val="en-US" w:eastAsia="es-ES"/>
        </w:rPr>
        <w:t xml:space="preserve"> </w:t>
      </w:r>
      <w:r w:rsidR="00F6115B" w:rsidRPr="00FE3088">
        <w:rPr>
          <w:rFonts w:ascii="Arial" w:hAnsi="Arial" w:cs="Arial"/>
          <w:lang w:val="en-US" w:eastAsia="es-ES"/>
        </w:rPr>
        <w:t xml:space="preserve">received ethical </w:t>
      </w:r>
      <w:r w:rsidR="00F6115B" w:rsidRPr="00FE3088">
        <w:rPr>
          <w:rFonts w:ascii="Arial" w:hAnsi="Arial" w:cs="Arial"/>
          <w:lang w:val="en-US" w:eastAsia="es-ES"/>
        </w:rPr>
        <w:lastRenderedPageBreak/>
        <w:t xml:space="preserve">approval, and an additional, independent ethical review and approval was obtained for the current secondary analysis from </w:t>
      </w:r>
      <w:r w:rsidR="00F6115B">
        <w:rPr>
          <w:rFonts w:ascii="Arial" w:hAnsi="Arial" w:cs="Arial"/>
          <w:lang w:val="en-US" w:eastAsia="es-ES"/>
        </w:rPr>
        <w:t xml:space="preserve">the Ethics Committee at </w:t>
      </w:r>
      <w:r w:rsidR="00F6115B" w:rsidRPr="00FE3088">
        <w:rPr>
          <w:rFonts w:ascii="Arial" w:hAnsi="Arial" w:cs="Arial"/>
          <w:lang w:val="en-US" w:eastAsia="es-ES"/>
        </w:rPr>
        <w:t>Universidad Mayor (</w:t>
      </w:r>
      <w:r w:rsidR="00F6115B">
        <w:rPr>
          <w:rFonts w:ascii="Arial" w:hAnsi="Arial" w:cs="Arial"/>
          <w:lang w:val="en-US" w:eastAsia="es-ES"/>
        </w:rPr>
        <w:t>N</w:t>
      </w:r>
      <w:r w:rsidR="00F6115B" w:rsidRPr="009D5EF3">
        <w:rPr>
          <w:rFonts w:ascii="Arial" w:hAnsi="Arial" w:cs="Arial"/>
          <w:vertAlign w:val="superscript"/>
          <w:lang w:val="en-US" w:eastAsia="es-ES"/>
        </w:rPr>
        <w:t>0</w:t>
      </w:r>
      <w:r w:rsidR="00F6115B">
        <w:rPr>
          <w:rFonts w:ascii="Arial" w:hAnsi="Arial" w:cs="Arial"/>
          <w:lang w:val="en-US" w:eastAsia="es-ES"/>
        </w:rPr>
        <w:t>0504</w:t>
      </w:r>
      <w:r w:rsidR="00F6115B" w:rsidRPr="00FE3088">
        <w:rPr>
          <w:rFonts w:ascii="Arial" w:hAnsi="Arial" w:cs="Arial"/>
          <w:lang w:val="en-US" w:eastAsia="es-ES"/>
        </w:rPr>
        <w:t>).</w:t>
      </w:r>
    </w:p>
    <w:p w14:paraId="4C6BCE80" w14:textId="77777777" w:rsidR="00F65F03" w:rsidRDefault="00F65F03" w:rsidP="00C15B8A">
      <w:pPr>
        <w:spacing w:after="0" w:line="480" w:lineRule="auto"/>
        <w:jc w:val="both"/>
        <w:rPr>
          <w:rFonts w:ascii="Arial" w:hAnsi="Arial" w:cs="Arial"/>
          <w:b/>
          <w:bCs/>
          <w:lang w:val="en-US" w:eastAsia="es-ES"/>
        </w:rPr>
      </w:pPr>
    </w:p>
    <w:p w14:paraId="5267E560" w14:textId="08868717" w:rsidR="00A32B3F" w:rsidRDefault="00FE6CBA" w:rsidP="00C15B8A">
      <w:pPr>
        <w:spacing w:after="0" w:line="480" w:lineRule="auto"/>
        <w:jc w:val="both"/>
        <w:rPr>
          <w:rFonts w:ascii="Arial" w:hAnsi="Arial" w:cs="Arial"/>
          <w:b/>
          <w:bCs/>
          <w:lang w:val="en-US" w:eastAsia="es-ES"/>
        </w:rPr>
      </w:pPr>
      <w:r>
        <w:rPr>
          <w:rFonts w:ascii="Arial" w:hAnsi="Arial" w:cs="Arial"/>
          <w:b/>
          <w:bCs/>
          <w:lang w:val="en-US" w:eastAsia="es-ES"/>
        </w:rPr>
        <w:t>[</w:t>
      </w:r>
      <w:r w:rsidR="007475A8">
        <w:rPr>
          <w:rFonts w:ascii="Arial" w:hAnsi="Arial" w:cs="Arial"/>
          <w:b/>
          <w:bCs/>
          <w:lang w:val="en-US" w:eastAsia="es-ES"/>
        </w:rPr>
        <w:t>FIGURA 1 ABOUT HERE</w:t>
      </w:r>
      <w:r>
        <w:rPr>
          <w:rFonts w:ascii="Arial" w:hAnsi="Arial" w:cs="Arial"/>
          <w:b/>
          <w:bCs/>
          <w:lang w:val="en-US" w:eastAsia="es-ES"/>
        </w:rPr>
        <w:t>]</w:t>
      </w:r>
    </w:p>
    <w:p w14:paraId="4650E351" w14:textId="256C9106" w:rsidR="007475A8" w:rsidRDefault="007475A8">
      <w:pPr>
        <w:spacing w:after="160" w:line="259" w:lineRule="auto"/>
        <w:rPr>
          <w:rFonts w:ascii="Arial" w:hAnsi="Arial" w:cs="Arial"/>
          <w:b/>
          <w:bCs/>
          <w:lang w:val="en-US" w:eastAsia="es-ES"/>
        </w:rPr>
      </w:pPr>
    </w:p>
    <w:p w14:paraId="26ECEBD2" w14:textId="0245AED5" w:rsidR="00AB122F" w:rsidRPr="00A44EE0" w:rsidRDefault="004B38D9" w:rsidP="00C15B8A">
      <w:pPr>
        <w:spacing w:after="0" w:line="480" w:lineRule="auto"/>
        <w:jc w:val="both"/>
        <w:rPr>
          <w:rFonts w:ascii="Arial" w:hAnsi="Arial" w:cs="Arial"/>
          <w:b/>
          <w:bCs/>
          <w:lang w:val="en-US" w:eastAsia="es-ES"/>
        </w:rPr>
      </w:pPr>
      <w:r w:rsidRPr="00A44EE0">
        <w:rPr>
          <w:rFonts w:ascii="Arial" w:hAnsi="Arial" w:cs="Arial"/>
          <w:b/>
          <w:bCs/>
          <w:lang w:val="en-US" w:eastAsia="es-ES"/>
        </w:rPr>
        <w:t>Sample composition</w:t>
      </w:r>
    </w:p>
    <w:p w14:paraId="4892D29E" w14:textId="52BDDB6B" w:rsidR="000415BF" w:rsidRDefault="00ED111A" w:rsidP="000415BF">
      <w:pPr>
        <w:spacing w:after="0" w:line="480" w:lineRule="auto"/>
        <w:jc w:val="both"/>
        <w:rPr>
          <w:rFonts w:ascii="Arial" w:hAnsi="Arial" w:cs="Arial"/>
          <w:lang w:val="en-US" w:eastAsia="es-ES"/>
        </w:rPr>
      </w:pPr>
      <w:r>
        <w:rPr>
          <w:rFonts w:ascii="Arial" w:hAnsi="Arial" w:cs="Arial"/>
          <w:color w:val="000000" w:themeColor="text1"/>
          <w:lang w:val="en-US" w:eastAsia="es-ES"/>
        </w:rPr>
        <w:t>Sample composition for each study</w:t>
      </w:r>
      <w:r w:rsidR="004922ED">
        <w:rPr>
          <w:rFonts w:ascii="Arial" w:hAnsi="Arial" w:cs="Arial"/>
          <w:color w:val="000000" w:themeColor="text1"/>
          <w:lang w:val="en-US" w:eastAsia="es-ES"/>
        </w:rPr>
        <w:t xml:space="preserve"> </w:t>
      </w:r>
      <w:r w:rsidR="0025357F">
        <w:rPr>
          <w:rFonts w:ascii="Arial" w:hAnsi="Arial" w:cs="Arial"/>
          <w:color w:val="000000" w:themeColor="text1"/>
          <w:lang w:val="en-US" w:eastAsia="es-ES"/>
        </w:rPr>
        <w:t xml:space="preserve">have been previously described </w:t>
      </w:r>
      <w:r w:rsidR="0038525B">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{"citationID":"6TMY3JOg","properties":{"formattedCitation":"(29,32)","plainCitation":"(29,32)","noteIndex":0},"citationItems":[{"id":1394,"uris":["http://zotero.org/users/10260406/items/4TDBG7ZR"],"itemData":{"id":1394,"type":"article-journal","container-title":"Journal of Urban Health","DOI":"10.1007/s11524-023-00733-y","ISSN":"1099-3460, 1468-2869","issue":"3","journalAbbreviation":"J Urban Health","language":"en","page":"513-524","source":"DOI.org (Crossref)","title":"Temporal and Spatial Trends of Adverse Pregnancy and Birth Outcomes in a Sample of Births from a Public Hospital in Chile","volume":"100","author":[{"family":"Blanco","given":"Estela"},{"family":"Ruiz-Rudolph","given":"Pablo"},{"family":"Yohannessen","given":"Karla"},{"family":"Ayala","given":"Salvador"},{"family":"Quinteros","given":"María Elisa"},{"family":"Delgado-Saborit","given":"Juana Maria"},{"family":"Blazquez","given":"Carola A."},{"family":"Iglesias","given":"Verónica"},{"family":"Zapata","given":"Diana Alcántara"},{"family":"Bartington","given":"Suzanne E."},{"family":"Harrison","given":"Roy M."},{"family":"Ossa","given":"Ximena"}],"issued":{"date-parts":[["2023",6]]}}},{"id":2119,"uris":["http://zotero.org/users/10260406/items/A53JAG73"],"itemData":{"id":2119,"type":"article-journal","abstract":"Anualmente 7,9 millones de neonatos en el mundo presentan anomalías del desarrollo. Junto a la prematurez, constituyen las principales causas de mortalidad durante el primer año de vida en los países desarrollados o en vías de desarrollo. En Chile, se estima una prevalencia de 3,9% del total de nacidos vivos. No existen reportes de prevalencia de malformaciones en la Región de La Araucanía. Objetivo: Estimar la prevalencia al nacer de malformaciones congénitas en neonatos hospitalizados en un Servicio de Neonatología. Pacientes y Método: Estudio de corte transversal. Población de referencia: 54.241 nacidos vivos, en el Hospital Regional de Temuco en un periodo de 10 años. Los casos provienen de la base de datos de egresos hospitalarios de neonatología según clasificación CIE 10, desde el 1 de enero del 2009 al 31 de diciembre del 2018. Se realizó estadística descriptiva y analítica con el software STATA 15. Resultados: se identificaron 949 neonatos portadores de una o más malformaciones congénitas. La prevalencia global de neonatos con malformaciones fue de 1,7% siendo las de mayor prevalencia: defecto del tabique ventricular 40,9 x 10.000 recién nacidos vivos (RNV), defecto del tabique auricular 21,5 x 10.000 RNV, fisura labial y palatina 14,0 x 10.000 RRNV, cardiomiopatías hipertróficas congénitas 8,1 x 10.000, ausencia, atresia y estenosis congénita del ano 7,9 x 10.000 RNV. Conclusiones: La prevalencia global de malformaciones es similar a la reportada para el país. Al analizar por tipo se encontraron frecuencias significativamente mayores a los reportados en estudios previos.","container-title":"Andes Pediatrica","DOI":"10.32641/andespediatr.v93i3.3854","ISSN":"2452-6053, 2452-6053","issue":"3","journalAbbreviation":"Andes pediatr","page":"383-391","source":"DOI.org (Crossref)","title":"Prevalencia de malformaciones congénitas en recién nacidos de la región de la Araucanía","volume":"93","author":[{"family":"Muñoz M.","given":"Maribel"},{"family":"Kilchemmann F.","given":"Carlos"},{"family":"Román N.","given":"Andrés"},{"family":"Baeza W.","given":"Bernardita"}],"issued":{"date-parts":[["2022",6,10]]}}}],"schema":"https://github.com/citation-style-language/schema/raw/master/csl-citation.json"} </w:instrText>
      </w:r>
      <w:r w:rsidR="0038525B">
        <w:rPr>
          <w:rFonts w:ascii="Arial" w:hAnsi="Arial" w:cs="Arial"/>
          <w:color w:val="000000" w:themeColor="text1"/>
          <w:lang w:val="en-US" w:eastAsia="es-ES"/>
        </w:rPr>
        <w:fldChar w:fldCharType="separate"/>
      </w:r>
      <w:r w:rsidR="003403E5">
        <w:rPr>
          <w:rFonts w:ascii="Arial" w:hAnsi="Arial" w:cs="Arial"/>
          <w:noProof/>
          <w:color w:val="000000" w:themeColor="text1"/>
          <w:lang w:val="en-US" w:eastAsia="es-ES"/>
        </w:rPr>
        <w:t>(29,32)</w:t>
      </w:r>
      <w:r w:rsidR="0038525B">
        <w:rPr>
          <w:rFonts w:ascii="Arial" w:hAnsi="Arial" w:cs="Arial"/>
          <w:color w:val="000000" w:themeColor="text1"/>
          <w:lang w:val="en-US" w:eastAsia="es-ES"/>
        </w:rPr>
        <w:fldChar w:fldCharType="end"/>
      </w:r>
      <w:r w:rsidR="0025357F">
        <w:rPr>
          <w:rFonts w:ascii="Arial" w:hAnsi="Arial" w:cs="Arial"/>
          <w:color w:val="000000" w:themeColor="text1"/>
          <w:lang w:val="en-US" w:eastAsia="es-ES"/>
        </w:rPr>
        <w:t>.</w:t>
      </w:r>
      <w:r w:rsidR="004922ED">
        <w:rPr>
          <w:rFonts w:ascii="Arial" w:hAnsi="Arial" w:cs="Arial"/>
          <w:color w:val="000000" w:themeColor="text1"/>
          <w:lang w:val="en-US" w:eastAsia="es-ES"/>
        </w:rPr>
        <w:t xml:space="preserve"> </w:t>
      </w:r>
      <w:r w:rsidR="00D86449">
        <w:rPr>
          <w:rFonts w:ascii="Arial" w:hAnsi="Arial" w:cs="Arial"/>
          <w:color w:val="000000" w:themeColor="text1"/>
          <w:lang w:val="en-US" w:eastAsia="es-ES"/>
        </w:rPr>
        <w:t xml:space="preserve">Briefly, </w:t>
      </w:r>
      <w:r w:rsidR="00BF260D">
        <w:rPr>
          <w:rFonts w:ascii="Arial" w:hAnsi="Arial" w:cs="Arial"/>
          <w:color w:val="000000" w:themeColor="text1"/>
          <w:lang w:val="en-US" w:eastAsia="es-ES"/>
        </w:rPr>
        <w:t>f</w:t>
      </w:r>
      <w:r w:rsidR="004922ED">
        <w:rPr>
          <w:rFonts w:ascii="Arial" w:hAnsi="Arial" w:cs="Arial"/>
          <w:color w:val="000000" w:themeColor="text1"/>
          <w:lang w:val="en-US" w:eastAsia="es-ES"/>
        </w:rPr>
        <w:t xml:space="preserve">or study </w:t>
      </w:r>
      <w:r w:rsidR="008E0351">
        <w:rPr>
          <w:rFonts w:ascii="Arial" w:hAnsi="Arial" w:cs="Arial"/>
          <w:color w:val="000000" w:themeColor="text1"/>
          <w:lang w:val="en-US" w:eastAsia="es-ES"/>
        </w:rPr>
        <w:t>one</w:t>
      </w:r>
      <w:r w:rsidR="00BF260D">
        <w:rPr>
          <w:rFonts w:ascii="Arial" w:hAnsi="Arial" w:cs="Arial"/>
          <w:color w:val="000000" w:themeColor="text1"/>
          <w:lang w:val="en-US" w:eastAsia="es-ES"/>
        </w:rPr>
        <w:t xml:space="preserve">, </w:t>
      </w:r>
      <w:r w:rsidR="00D154E3">
        <w:rPr>
          <w:rFonts w:ascii="Arial" w:hAnsi="Arial" w:cs="Arial"/>
          <w:color w:val="000000" w:themeColor="text1"/>
          <w:lang w:val="en-US" w:eastAsia="es-ES"/>
        </w:rPr>
        <w:t>all birth records for the period 2009-2016 were screened for inclusion</w:t>
      </w:r>
      <w:r w:rsidR="00DD7EAB">
        <w:rPr>
          <w:rFonts w:ascii="Arial" w:hAnsi="Arial" w:cs="Arial"/>
          <w:color w:val="000000" w:themeColor="text1"/>
          <w:lang w:val="en-US" w:eastAsia="es-ES"/>
        </w:rPr>
        <w:t xml:space="preserve">. </w:t>
      </w:r>
      <w:r w:rsidR="001B0D0B">
        <w:rPr>
          <w:rFonts w:ascii="Arial" w:hAnsi="Arial" w:cs="Arial"/>
          <w:color w:val="000000" w:themeColor="text1"/>
          <w:lang w:val="en-US" w:eastAsia="es-ES"/>
        </w:rPr>
        <w:t xml:space="preserve">Inclusion criteria included: living in the Temuco urban area, </w:t>
      </w:r>
      <w:r w:rsidR="003529F8">
        <w:rPr>
          <w:rFonts w:ascii="Arial" w:hAnsi="Arial" w:cs="Arial"/>
          <w:color w:val="000000" w:themeColor="text1"/>
          <w:lang w:val="en-US" w:eastAsia="es-ES"/>
        </w:rPr>
        <w:t>accessible birth record</w:t>
      </w:r>
      <w:r w:rsidR="00AE3EAB">
        <w:rPr>
          <w:rFonts w:ascii="Arial" w:hAnsi="Arial" w:cs="Arial"/>
          <w:color w:val="000000" w:themeColor="text1"/>
          <w:lang w:val="en-US" w:eastAsia="es-ES"/>
        </w:rPr>
        <w:t xml:space="preserve">, </w:t>
      </w:r>
      <w:r w:rsidR="00C81DEA">
        <w:rPr>
          <w:rFonts w:ascii="Arial" w:hAnsi="Arial" w:cs="Arial"/>
          <w:color w:val="000000" w:themeColor="text1"/>
          <w:lang w:val="en-US" w:eastAsia="es-ES"/>
        </w:rPr>
        <w:t>live birth</w:t>
      </w:r>
      <w:r w:rsidR="00885AC3">
        <w:rPr>
          <w:rFonts w:ascii="Arial" w:hAnsi="Arial" w:cs="Arial"/>
          <w:color w:val="000000" w:themeColor="text1"/>
          <w:lang w:val="en-US" w:eastAsia="es-ES"/>
        </w:rPr>
        <w:t xml:space="preserve">, </w:t>
      </w:r>
      <w:r w:rsidR="0079279C">
        <w:rPr>
          <w:rFonts w:ascii="Arial" w:hAnsi="Arial" w:cs="Arial"/>
          <w:color w:val="000000" w:themeColor="text1"/>
          <w:lang w:val="en-US" w:eastAsia="es-ES"/>
        </w:rPr>
        <w:t xml:space="preserve">and sufficient </w:t>
      </w:r>
      <w:r w:rsidR="00885AC3">
        <w:rPr>
          <w:rFonts w:ascii="Arial" w:hAnsi="Arial" w:cs="Arial"/>
          <w:color w:val="000000" w:themeColor="text1"/>
          <w:lang w:val="en-US" w:eastAsia="es-ES"/>
        </w:rPr>
        <w:t>residential information</w:t>
      </w:r>
      <w:r w:rsidR="0079279C">
        <w:rPr>
          <w:rFonts w:ascii="Arial" w:hAnsi="Arial" w:cs="Arial"/>
          <w:color w:val="000000" w:themeColor="text1"/>
          <w:lang w:val="en-US" w:eastAsia="es-ES"/>
        </w:rPr>
        <w:t xml:space="preserve"> for geocoding</w:t>
      </w:r>
      <w:r w:rsidR="00C81DEA">
        <w:rPr>
          <w:rFonts w:ascii="Arial" w:hAnsi="Arial" w:cs="Arial"/>
          <w:color w:val="000000" w:themeColor="text1"/>
          <w:lang w:val="en-US" w:eastAsia="es-ES"/>
        </w:rPr>
        <w:t>.</w:t>
      </w:r>
      <w:r w:rsidR="0079279C">
        <w:rPr>
          <w:rFonts w:ascii="Arial" w:hAnsi="Arial" w:cs="Arial"/>
          <w:color w:val="000000" w:themeColor="text1"/>
          <w:lang w:val="en-US" w:eastAsia="es-ES"/>
        </w:rPr>
        <w:t xml:space="preserve"> For the current analysis, we </w:t>
      </w:r>
      <w:r w:rsidR="00A77C93">
        <w:rPr>
          <w:rFonts w:ascii="Arial" w:hAnsi="Arial" w:cs="Arial"/>
          <w:color w:val="000000" w:themeColor="text1"/>
          <w:lang w:val="en-US" w:eastAsia="es-ES"/>
        </w:rPr>
        <w:t>excluded</w:t>
      </w:r>
      <w:r w:rsidR="00C81DEA">
        <w:rPr>
          <w:rFonts w:ascii="Arial" w:hAnsi="Arial" w:cs="Arial"/>
          <w:color w:val="000000" w:themeColor="text1"/>
          <w:lang w:val="en-US" w:eastAsia="es-ES"/>
        </w:rPr>
        <w:t xml:space="preserve"> </w:t>
      </w:r>
      <w:r w:rsidR="00A77C93">
        <w:rPr>
          <w:rFonts w:ascii="Arial" w:hAnsi="Arial" w:cs="Arial"/>
          <w:lang w:val="en-US" w:eastAsia="es-ES"/>
        </w:rPr>
        <w:t>congenital malformations that did not require hospitalizations (</w:t>
      </w:r>
      <w:r w:rsidR="00A77C93" w:rsidRPr="00EA7532">
        <w:rPr>
          <w:rFonts w:ascii="Arial" w:hAnsi="Arial" w:cs="Arial"/>
          <w:lang w:val="en-US" w:eastAsia="es-ES"/>
        </w:rPr>
        <w:t xml:space="preserve">e.g., </w:t>
      </w:r>
      <w:proofErr w:type="spellStart"/>
      <w:r w:rsidR="00A77C93" w:rsidRPr="00EA7532">
        <w:rPr>
          <w:rFonts w:ascii="Arial" w:hAnsi="Arial" w:cs="Arial"/>
          <w:lang w:val="en-US" w:eastAsia="es-ES"/>
        </w:rPr>
        <w:t>polidactilia</w:t>
      </w:r>
      <w:proofErr w:type="spellEnd"/>
      <w:r w:rsidR="00A77C93">
        <w:rPr>
          <w:rFonts w:ascii="Arial" w:hAnsi="Arial" w:cs="Arial"/>
          <w:lang w:val="en-US" w:eastAsia="es-ES"/>
        </w:rPr>
        <w:t xml:space="preserve">, papilloma, n=307). For study </w:t>
      </w:r>
      <w:r w:rsidR="00772715">
        <w:rPr>
          <w:rFonts w:ascii="Arial" w:hAnsi="Arial" w:cs="Arial"/>
          <w:lang w:val="en-US" w:eastAsia="es-ES"/>
        </w:rPr>
        <w:t>two</w:t>
      </w:r>
      <w:r w:rsidR="00A77C93">
        <w:rPr>
          <w:rFonts w:ascii="Arial" w:hAnsi="Arial" w:cs="Arial"/>
          <w:lang w:val="en-US" w:eastAsia="es-ES"/>
        </w:rPr>
        <w:t xml:space="preserve">, </w:t>
      </w:r>
      <w:r w:rsidR="004922ED">
        <w:rPr>
          <w:rFonts w:ascii="Arial" w:hAnsi="Arial" w:cs="Arial"/>
          <w:color w:val="000000" w:themeColor="text1"/>
          <w:lang w:val="en-US" w:eastAsia="es-ES"/>
        </w:rPr>
        <w:t>t</w:t>
      </w:r>
      <w:r w:rsidR="000415BF" w:rsidRPr="00492BC6">
        <w:rPr>
          <w:rFonts w:ascii="Arial" w:hAnsi="Arial" w:cs="Arial"/>
          <w:color w:val="000000" w:themeColor="text1"/>
          <w:lang w:val="en-US" w:eastAsia="es-ES"/>
        </w:rPr>
        <w:t>he original dataset included 949 hospitalized cases between 2009 and 2018</w:t>
      </w:r>
      <w:r w:rsidR="000415BF">
        <w:rPr>
          <w:rFonts w:ascii="Arial" w:hAnsi="Arial" w:cs="Arial"/>
          <w:color w:val="000000" w:themeColor="text1"/>
          <w:lang w:val="en-US" w:eastAsia="es-ES"/>
        </w:rPr>
        <w:t xml:space="preserve">, restricting to the period 2009-2016 </w:t>
      </w:r>
      <w:r w:rsidR="000415BF" w:rsidRPr="00492BC6">
        <w:rPr>
          <w:rFonts w:ascii="Arial" w:hAnsi="Arial" w:cs="Arial"/>
          <w:color w:val="000000" w:themeColor="text1"/>
          <w:lang w:val="en-US" w:eastAsia="es-ES"/>
        </w:rPr>
        <w:t>result</w:t>
      </w:r>
      <w:r w:rsidR="000415BF">
        <w:rPr>
          <w:rFonts w:ascii="Arial" w:hAnsi="Arial" w:cs="Arial"/>
          <w:color w:val="000000" w:themeColor="text1"/>
          <w:lang w:val="en-US" w:eastAsia="es-ES"/>
        </w:rPr>
        <w:t xml:space="preserve">ed </w:t>
      </w:r>
      <w:r w:rsidR="000415BF" w:rsidRPr="00492BC6">
        <w:rPr>
          <w:rFonts w:ascii="Arial" w:hAnsi="Arial" w:cs="Arial"/>
          <w:color w:val="000000" w:themeColor="text1"/>
          <w:lang w:val="en-US" w:eastAsia="es-ES"/>
        </w:rPr>
        <w:t xml:space="preserve">in 401 </w:t>
      </w:r>
      <w:r w:rsidR="000415BF">
        <w:rPr>
          <w:rFonts w:ascii="Arial" w:hAnsi="Arial" w:cs="Arial"/>
          <w:color w:val="000000" w:themeColor="text1"/>
          <w:lang w:val="en-US" w:eastAsia="es-ES"/>
        </w:rPr>
        <w:t xml:space="preserve">cases of malformation. Of these, </w:t>
      </w:r>
      <w:r w:rsidR="000415BF">
        <w:rPr>
          <w:rFonts w:ascii="Arial" w:hAnsi="Arial" w:cs="Arial"/>
          <w:lang w:val="en-US" w:eastAsia="es-ES"/>
        </w:rPr>
        <w:t xml:space="preserve">105 were excluded because they were outside of the study area (n=86) or could not be geocoded because of unidentified addresses (n=19). </w:t>
      </w:r>
      <w:r w:rsidR="00BD4EF8" w:rsidRPr="0014344D">
        <w:rPr>
          <w:rFonts w:ascii="Arial" w:hAnsi="Arial" w:cs="Arial"/>
          <w:highlight w:val="yellow"/>
          <w:lang w:val="en-US" w:eastAsia="es-ES"/>
        </w:rPr>
        <w:t>Multiple births were eligible for inclusion, and each newborn was analyzed as an individual observation. However, due to the anonymized nature of the secondary hospital database, maternal identifiers were unavailable, precluding the linkage of multiple births to the same pregnancy or the identification of repeated deliveries by the same woman across the study period.</w:t>
      </w:r>
      <w:r w:rsidR="00BD4EF8">
        <w:rPr>
          <w:rFonts w:ascii="Arial" w:hAnsi="Arial" w:cs="Arial"/>
          <w:lang w:val="en-US" w:eastAsia="es-ES"/>
        </w:rPr>
        <w:t xml:space="preserve"> </w:t>
      </w:r>
      <w:r w:rsidR="000415BF" w:rsidRPr="00C07DED">
        <w:rPr>
          <w:rFonts w:ascii="Arial" w:hAnsi="Arial" w:cs="Arial"/>
          <w:lang w:val="en-US" w:eastAsia="es-ES"/>
        </w:rPr>
        <w:t>In addition, because</w:t>
      </w:r>
      <w:r w:rsidR="000415BF" w:rsidRPr="00296DA7">
        <w:rPr>
          <w:rFonts w:ascii="Arial" w:hAnsi="Arial" w:cs="Arial"/>
          <w:lang w:val="en-US" w:eastAsia="es-ES"/>
        </w:rPr>
        <w:t xml:space="preserve"> PM</w:t>
      </w:r>
      <w:r w:rsidR="000415BF" w:rsidRPr="00296DA7">
        <w:rPr>
          <w:rFonts w:ascii="Cambria Math" w:hAnsi="Cambria Math" w:cs="Cambria Math"/>
          <w:lang w:val="en-US" w:eastAsia="es-ES"/>
        </w:rPr>
        <w:t>₂</w:t>
      </w:r>
      <w:r w:rsidR="000415BF" w:rsidRPr="00296DA7">
        <w:rPr>
          <w:rFonts w:ascii="Arial" w:hAnsi="Arial" w:cs="Arial"/>
          <w:lang w:val="en-US" w:eastAsia="es-ES"/>
        </w:rPr>
        <w:t>.</w:t>
      </w:r>
      <w:r w:rsidR="000415BF" w:rsidRPr="00296DA7">
        <w:rPr>
          <w:rFonts w:ascii="Cambria Math" w:hAnsi="Cambria Math" w:cs="Cambria Math"/>
          <w:lang w:val="en-US" w:eastAsia="es-ES"/>
        </w:rPr>
        <w:t>₅</w:t>
      </w:r>
      <w:r w:rsidR="000415BF" w:rsidRPr="00296DA7">
        <w:rPr>
          <w:rFonts w:ascii="Arial" w:hAnsi="Arial" w:cs="Arial"/>
          <w:lang w:val="en-US" w:eastAsia="es-ES"/>
        </w:rPr>
        <w:t xml:space="preserve"> was not measured in Temuco prior to 2009</w:t>
      </w:r>
      <w:r w:rsidR="000415BF">
        <w:rPr>
          <w:rFonts w:ascii="Arial" w:hAnsi="Arial" w:cs="Arial"/>
          <w:lang w:val="en-US" w:eastAsia="es-ES"/>
        </w:rPr>
        <w:t xml:space="preserve"> </w:t>
      </w:r>
      <w:r w:rsidR="000415BF">
        <w:rPr>
          <w:rFonts w:ascii="Arial" w:hAnsi="Arial" w:cs="Arial"/>
          <w:lang w:val="en-US" w:eastAsia="es-ES"/>
        </w:rPr>
        <w:fldChar w:fldCharType="begin"/>
      </w:r>
      <w:r w:rsidR="00BF6083">
        <w:rPr>
          <w:rFonts w:ascii="Arial" w:hAnsi="Arial" w:cs="Arial"/>
          <w:lang w:val="en-US" w:eastAsia="es-ES"/>
        </w:rPr>
        <w:instrText xml:space="preserve"> ADDIN ZOTERO_ITEM CSL_CITATION {"citationID":"ZlO0JH1c","properties":{"formattedCitation":"(39)","plainCitation":"(39)","noteIndex":0},"citationItems":[{"id":251,"uris":["http://zotero.org/users/10260406/items/YUEFDU8V"],"itemData":{"id":251,"type":"article-journal","container-title":"Atmospheric Environment","DOI":"10.1016/j.atmosenv.2022.119529","ISSN":"13522310","journalAbbreviation":"Atmospheric Environment","language":"en","page":"119529","source":"DOI.org (Crossref)","title":"Spatio-temporal distribution of particulate matter and wood-smoke tracers in Temuco, Chile: A city heavily impacted by residential wood-burning","title-short":"Spatio-temporal distribution of particulate matter and wood-smoke tracers in Temuco, Chile","volume":"294","author":[{"family":"Quinteros","given":"Maria Elisa"},{"family":"Blanco","given":"Estela"},{"family":"Sanabria","given":"Janeet"},{"family":"Rosas-Diaz","given":"Felipe"},{"family":"Blazquez","given":"Carola A."},{"family":"Ayala","given":"Salvador"},{"family":"Cárdenas-R","given":"Juan Pablo"},{"family":"Stone","given":"Elizabeth A."},{"family":"Sybesma","given":"Keely"},{"family":"Delgado-Saborit","given":"Juana Maria"},{"family":"Harrison","given":"Roy M."},{"family":"Ruiz-Rudolph","given":"Pablo"}],"issued":{"date-parts":[["2023",2]]}}}],"schema":"https://github.com/citation-style-language/schema/raw/master/csl-citation.json"} </w:instrText>
      </w:r>
      <w:r w:rsidR="000415BF">
        <w:rPr>
          <w:rFonts w:ascii="Arial" w:hAnsi="Arial" w:cs="Arial"/>
          <w:lang w:val="en-US" w:eastAsia="es-ES"/>
        </w:rPr>
        <w:fldChar w:fldCharType="separate"/>
      </w:r>
      <w:r w:rsidR="00BF6083">
        <w:rPr>
          <w:rFonts w:ascii="Arial" w:hAnsi="Arial" w:cs="Arial"/>
          <w:noProof/>
          <w:lang w:val="en-US" w:eastAsia="es-ES"/>
        </w:rPr>
        <w:t>(39)</w:t>
      </w:r>
      <w:r w:rsidR="000415BF">
        <w:rPr>
          <w:rFonts w:ascii="Arial" w:hAnsi="Arial" w:cs="Arial"/>
          <w:lang w:val="en-US" w:eastAsia="es-ES"/>
        </w:rPr>
        <w:fldChar w:fldCharType="end"/>
      </w:r>
      <w:r w:rsidR="000415BF" w:rsidRPr="00296DA7">
        <w:rPr>
          <w:rFonts w:ascii="Arial" w:hAnsi="Arial" w:cs="Arial"/>
          <w:lang w:val="en-US" w:eastAsia="es-ES"/>
        </w:rPr>
        <w:t>, we further restricted the sample to births whose entire gestational period occurred in 2009 or later, regardless of year of delivery</w:t>
      </w:r>
      <w:r w:rsidR="000415BF">
        <w:rPr>
          <w:rFonts w:ascii="Arial" w:hAnsi="Arial" w:cs="Arial"/>
          <w:lang w:val="en-US" w:eastAsia="es-ES"/>
        </w:rPr>
        <w:t xml:space="preserve"> (n=1,720 excluded from study one and n=12 from study </w:t>
      </w:r>
      <w:r w:rsidR="008E0351">
        <w:rPr>
          <w:rFonts w:ascii="Arial" w:hAnsi="Arial" w:cs="Arial"/>
          <w:lang w:val="en-US" w:eastAsia="es-ES"/>
        </w:rPr>
        <w:t>two</w:t>
      </w:r>
      <w:r w:rsidR="000415BF">
        <w:rPr>
          <w:rFonts w:ascii="Arial" w:hAnsi="Arial" w:cs="Arial"/>
          <w:lang w:val="en-US" w:eastAsia="es-ES"/>
        </w:rPr>
        <w:t>)</w:t>
      </w:r>
      <w:r w:rsidR="000415BF" w:rsidRPr="00296DA7">
        <w:rPr>
          <w:rFonts w:ascii="Arial" w:hAnsi="Arial" w:cs="Arial"/>
          <w:lang w:val="en-US" w:eastAsia="es-ES"/>
        </w:rPr>
        <w:t>.</w:t>
      </w:r>
      <w:r w:rsidR="000415BF">
        <w:rPr>
          <w:rFonts w:ascii="Arial" w:hAnsi="Arial" w:cs="Arial"/>
          <w:lang w:val="en-US" w:eastAsia="es-ES"/>
        </w:rPr>
        <w:t xml:space="preserve"> </w:t>
      </w:r>
      <w:r w:rsidR="00AC06F2">
        <w:rPr>
          <w:rFonts w:ascii="Arial" w:hAnsi="Arial" w:cs="Arial"/>
          <w:lang w:val="en-US" w:eastAsia="es-ES"/>
        </w:rPr>
        <w:t>Our final combined retrospective cohort included 15,452 observations.</w:t>
      </w:r>
    </w:p>
    <w:p w14:paraId="7AB7EC68" w14:textId="77777777" w:rsidR="00C525B2" w:rsidRDefault="00C525B2" w:rsidP="000415BF">
      <w:pPr>
        <w:spacing w:after="0" w:line="480" w:lineRule="auto"/>
        <w:jc w:val="both"/>
        <w:rPr>
          <w:rFonts w:ascii="Arial" w:hAnsi="Arial" w:cs="Arial"/>
          <w:lang w:val="en-US" w:eastAsia="es-ES"/>
        </w:rPr>
      </w:pPr>
    </w:p>
    <w:p w14:paraId="5AA30D43" w14:textId="77777777" w:rsidR="00C525B2" w:rsidRPr="008867A6" w:rsidRDefault="00C525B2" w:rsidP="00C525B2">
      <w:pPr>
        <w:spacing w:after="0" w:line="480" w:lineRule="auto"/>
        <w:jc w:val="both"/>
        <w:rPr>
          <w:rFonts w:ascii="Arial" w:hAnsi="Arial" w:cs="Arial"/>
          <w:b/>
          <w:bCs/>
          <w:lang w:val="en-US" w:eastAsia="es-ES"/>
        </w:rPr>
      </w:pPr>
      <w:r w:rsidRPr="008867A6">
        <w:rPr>
          <w:rFonts w:ascii="Arial" w:hAnsi="Arial" w:cs="Arial"/>
          <w:b/>
          <w:bCs/>
          <w:lang w:val="en-US" w:eastAsia="es-ES"/>
        </w:rPr>
        <w:t>Outcome</w:t>
      </w:r>
    </w:p>
    <w:p w14:paraId="3C40AFD6" w14:textId="2D5F8FA5" w:rsidR="00C525B2" w:rsidRPr="00287550" w:rsidRDefault="00C525B2" w:rsidP="00C525B2">
      <w:pPr>
        <w:spacing w:after="0" w:line="480" w:lineRule="auto"/>
        <w:jc w:val="both"/>
        <w:rPr>
          <w:rFonts w:ascii="Arial" w:eastAsia="Arial" w:hAnsi="Arial" w:cs="Arial"/>
          <w:lang w:val="en-US"/>
        </w:rPr>
      </w:pPr>
      <w:r>
        <w:rPr>
          <w:rFonts w:ascii="Arial" w:eastAsia="Arial" w:hAnsi="Arial" w:cs="Arial"/>
          <w:lang w:val="en-US"/>
        </w:rPr>
        <w:lastRenderedPageBreak/>
        <w:t>C</w:t>
      </w:r>
      <w:r w:rsidRPr="00465AE7">
        <w:rPr>
          <w:rFonts w:ascii="Arial" w:eastAsia="Arial" w:hAnsi="Arial" w:cs="Arial"/>
          <w:lang w:val="en-US"/>
        </w:rPr>
        <w:t xml:space="preserve">ongenital malformations were identified through clinical diagnosis performed by neonatologists and pediatric specialists; </w:t>
      </w:r>
      <w:r w:rsidR="004E637D">
        <w:rPr>
          <w:rFonts w:ascii="Arial" w:eastAsia="Arial" w:hAnsi="Arial" w:cs="Arial"/>
          <w:lang w:val="en-US"/>
        </w:rPr>
        <w:t xml:space="preserve">with </w:t>
      </w:r>
      <w:r w:rsidRPr="00465AE7">
        <w:rPr>
          <w:rFonts w:ascii="Arial" w:eastAsia="Arial" w:hAnsi="Arial" w:cs="Arial"/>
          <w:lang w:val="en-US"/>
        </w:rPr>
        <w:t xml:space="preserve">congenital heart defects </w:t>
      </w:r>
      <w:r w:rsidR="004E637D">
        <w:rPr>
          <w:rFonts w:ascii="Arial" w:eastAsia="Arial" w:hAnsi="Arial" w:cs="Arial"/>
          <w:lang w:val="en-US"/>
        </w:rPr>
        <w:t>being</w:t>
      </w:r>
      <w:r w:rsidR="004E637D" w:rsidRPr="00465AE7">
        <w:rPr>
          <w:rFonts w:ascii="Arial" w:eastAsia="Arial" w:hAnsi="Arial" w:cs="Arial"/>
          <w:lang w:val="en-US"/>
        </w:rPr>
        <w:t xml:space="preserve"> </w:t>
      </w:r>
      <w:r w:rsidRPr="00465AE7">
        <w:rPr>
          <w:rFonts w:ascii="Arial" w:eastAsia="Arial" w:hAnsi="Arial" w:cs="Arial"/>
          <w:lang w:val="en-US"/>
        </w:rPr>
        <w:t>diagnosed by pediatric cardiologists</w:t>
      </w:r>
      <w:r>
        <w:rPr>
          <w:rFonts w:ascii="Arial" w:eastAsia="Arial" w:hAnsi="Arial" w:cs="Arial"/>
          <w:lang w:val="en-US"/>
        </w:rPr>
        <w:t xml:space="preserve"> </w:t>
      </w:r>
      <w:r>
        <w:rPr>
          <w:rFonts w:ascii="Arial" w:hAnsi="Arial" w:cs="Arial"/>
          <w:lang w:val="en-US" w:eastAsia="es-ES"/>
        </w:rPr>
        <w:fldChar w:fldCharType="begin"/>
      </w:r>
      <w:r w:rsidR="00BF6083">
        <w:rPr>
          <w:rFonts w:ascii="Arial" w:hAnsi="Arial" w:cs="Arial"/>
          <w:lang w:val="en-US" w:eastAsia="es-ES"/>
        </w:rPr>
        <w:instrText xml:space="preserve"> ADDIN ZOTERO_ITEM CSL_CITATION {"citationID":"1ySV7hvg","properties":{"formattedCitation":"(32)","plainCitation":"(32)","noteIndex":0},"citationItems":[{"id":2119,"uris":["http://zotero.org/users/10260406/items/A53JAG73"],"itemData":{"id":2119,"type":"article-journal","abstract":"Anualmente 7,9 millones de neonatos en el mundo presentan anomalías del desarrollo. Junto a la prematurez, constituyen las principales causas de mortalidad durante el primer año de vida en los países desarrollados o en vías de desarrollo. En Chile, se estima una prevalencia de 3,9% del total de nacidos vivos. No existen reportes de prevalencia de malformaciones en la Región de La Araucanía. Objetivo: Estimar la prevalencia al nacer de malformaciones congénitas en neonatos hospitalizados en un Servicio de Neonatología. Pacientes y Método: Estudio de corte transversal. Población de referencia: 54.241 nacidos vivos, en el Hospital Regional de Temuco en un periodo de 10 años. Los casos provienen de la base de datos de egresos hospitalarios de neonatología según clasificación CIE 10, desde el 1 de enero del 2009 al 31 de diciembre del 2018. Se realizó estadística descriptiva y analítica con el software STATA 15. Resultados: se identificaron 949 neonatos portadores de una o más malformaciones congénitas. La prevalencia global de neonatos con malformaciones fue de 1,7% siendo las de mayor prevalencia: defecto del tabique ventricular 40,9 x 10.000 recién nacidos vivos (RNV), defecto del tabique auricular 21,5 x 10.000 RNV, fisura labial y palatina 14,0 x 10.000 RRNV, cardiomiopatías hipertróficas congénitas 8,1 x 10.000, ausencia, atresia y estenosis congénita del ano 7,9 x 10.000 RNV. Conclusiones: La prevalencia global de malformaciones es similar a la reportada para el país. Al analizar por tipo se encontraron frecuencias significativamente mayores a los reportados en estudios previos.","container-title":"Andes Pediatrica","DOI":"10.32641/andespediatr.v93i3.3854","ISSN":"2452-6053, 2452-6053","issue":"3","journalAbbreviation":"Andes pediatr","page":"383-391","source":"DOI.org (Crossref)","title":"Prevalencia de malformaciones congénitas en recién nacidos de la región de la Araucanía","volume":"93","author":[{"family":"Muñoz M.","given":"Maribel"},{"family":"Kilchemmann F.","given":"Carlos"},{"family":"Román N.","given":"Andrés"},{"family":"Baeza W.","given":"Bernardita"}],"issued":{"date-parts":[["2022",6,10]]}}}],"schema":"https://github.com/citation-style-language/schema/raw/master/csl-citation.json"} </w:instrText>
      </w:r>
      <w:r>
        <w:rPr>
          <w:rFonts w:ascii="Arial" w:hAnsi="Arial" w:cs="Arial"/>
          <w:lang w:val="en-US" w:eastAsia="es-ES"/>
        </w:rPr>
        <w:fldChar w:fldCharType="separate"/>
      </w:r>
      <w:r w:rsidR="003403E5">
        <w:rPr>
          <w:rFonts w:ascii="Arial" w:hAnsi="Arial" w:cs="Arial"/>
          <w:noProof/>
          <w:lang w:val="en-US" w:eastAsia="es-ES"/>
        </w:rPr>
        <w:t>(32)</w:t>
      </w:r>
      <w:r>
        <w:rPr>
          <w:rFonts w:ascii="Arial" w:hAnsi="Arial" w:cs="Arial"/>
          <w:lang w:val="en-US" w:eastAsia="es-ES"/>
        </w:rPr>
        <w:fldChar w:fldCharType="end"/>
      </w:r>
      <w:r w:rsidR="00D85B25">
        <w:rPr>
          <w:rFonts w:ascii="Arial" w:hAnsi="Arial" w:cs="Arial"/>
          <w:lang w:val="en-US" w:eastAsia="es-ES"/>
        </w:rPr>
        <w:t xml:space="preserve"> in the neonatal unit</w:t>
      </w:r>
      <w:r w:rsidRPr="00465AE7">
        <w:rPr>
          <w:rFonts w:ascii="Arial" w:eastAsia="Arial" w:hAnsi="Arial" w:cs="Arial"/>
          <w:lang w:val="en-US"/>
        </w:rPr>
        <w:t>. Diagnoses were recorded in hospital medical charts</w:t>
      </w:r>
      <w:r>
        <w:rPr>
          <w:rFonts w:ascii="Arial" w:eastAsia="Arial" w:hAnsi="Arial" w:cs="Arial"/>
          <w:lang w:val="en-US"/>
        </w:rPr>
        <w:t xml:space="preserve">, </w:t>
      </w:r>
      <w:r w:rsidR="004E637D">
        <w:rPr>
          <w:rFonts w:ascii="Arial" w:eastAsia="Arial" w:hAnsi="Arial" w:cs="Arial"/>
          <w:lang w:val="en-US"/>
        </w:rPr>
        <w:t>capturing</w:t>
      </w:r>
      <w:r w:rsidRPr="00465AE7">
        <w:rPr>
          <w:rFonts w:ascii="Arial" w:eastAsia="Arial" w:hAnsi="Arial" w:cs="Arial"/>
          <w:lang w:val="en-US"/>
        </w:rPr>
        <w:t xml:space="preserve"> major congenital malformations </w:t>
      </w:r>
      <w:r w:rsidR="004E637D" w:rsidRPr="00465AE7">
        <w:rPr>
          <w:rFonts w:ascii="Arial" w:eastAsia="Arial" w:hAnsi="Arial" w:cs="Arial"/>
          <w:lang w:val="en-US"/>
        </w:rPr>
        <w:t>diagnos</w:t>
      </w:r>
      <w:r w:rsidR="004E637D">
        <w:rPr>
          <w:rFonts w:ascii="Arial" w:eastAsia="Arial" w:hAnsi="Arial" w:cs="Arial"/>
          <w:lang w:val="en-US"/>
        </w:rPr>
        <w:t>es</w:t>
      </w:r>
      <w:r w:rsidR="004E637D" w:rsidRPr="00465AE7">
        <w:rPr>
          <w:rFonts w:ascii="Arial" w:eastAsia="Arial" w:hAnsi="Arial" w:cs="Arial"/>
          <w:lang w:val="en-US"/>
        </w:rPr>
        <w:t xml:space="preserve"> </w:t>
      </w:r>
      <w:r w:rsidRPr="00465AE7">
        <w:rPr>
          <w:rFonts w:ascii="Arial" w:eastAsia="Arial" w:hAnsi="Arial" w:cs="Arial"/>
          <w:lang w:val="en-US"/>
        </w:rPr>
        <w:t>at birth or during the neonatal period.</w:t>
      </w:r>
      <w:r>
        <w:rPr>
          <w:rFonts w:ascii="Arial" w:eastAsia="Arial" w:hAnsi="Arial" w:cs="Arial"/>
          <w:lang w:val="en-US"/>
        </w:rPr>
        <w:t xml:space="preserve"> </w:t>
      </w:r>
      <w:r>
        <w:rPr>
          <w:rFonts w:ascii="Arial" w:hAnsi="Arial" w:cs="Arial"/>
          <w:lang w:val="en-US" w:eastAsia="es-ES"/>
        </w:rPr>
        <w:t xml:space="preserve">The neonatal </w:t>
      </w:r>
      <w:r w:rsidRPr="00495450">
        <w:rPr>
          <w:rFonts w:ascii="Arial" w:hAnsi="Arial" w:cs="Arial"/>
          <w:lang w:val="en-US" w:eastAsia="es-ES"/>
        </w:rPr>
        <w:t xml:space="preserve">unit </w:t>
      </w:r>
      <w:r>
        <w:rPr>
          <w:rFonts w:ascii="Arial" w:hAnsi="Arial" w:cs="Arial"/>
          <w:lang w:val="en-US" w:eastAsia="es-ES"/>
        </w:rPr>
        <w:t xml:space="preserve">in the </w:t>
      </w:r>
      <w:r w:rsidR="00081737">
        <w:rPr>
          <w:rFonts w:ascii="Arial" w:hAnsi="Arial" w:cs="Arial"/>
          <w:lang w:val="en-US" w:eastAsia="es-ES"/>
        </w:rPr>
        <w:t xml:space="preserve">regional </w:t>
      </w:r>
      <w:r>
        <w:rPr>
          <w:rFonts w:ascii="Arial" w:hAnsi="Arial" w:cs="Arial"/>
          <w:lang w:val="en-US" w:eastAsia="es-ES"/>
        </w:rPr>
        <w:t xml:space="preserve">hospital </w:t>
      </w:r>
      <w:r w:rsidRPr="00495450">
        <w:rPr>
          <w:rFonts w:ascii="Arial" w:hAnsi="Arial" w:cs="Arial"/>
          <w:lang w:val="en-US" w:eastAsia="es-ES"/>
        </w:rPr>
        <w:t>comprises 16 Neonatal Intensive Care Unit (NICU) beds and 32 Neonatal Intermediate Care Unit beds, providing comprehensive care for critically ill and high-risk newborns.</w:t>
      </w:r>
      <w:r>
        <w:rPr>
          <w:rFonts w:ascii="Arial" w:hAnsi="Arial" w:cs="Arial"/>
          <w:lang w:val="en-US" w:eastAsia="es-ES"/>
        </w:rPr>
        <w:t xml:space="preserve"> </w:t>
      </w:r>
    </w:p>
    <w:p w14:paraId="18A67F2F" w14:textId="77777777" w:rsidR="00C525B2" w:rsidRDefault="00C525B2" w:rsidP="00C525B2">
      <w:pPr>
        <w:spacing w:after="0" w:line="480" w:lineRule="auto"/>
        <w:jc w:val="both"/>
        <w:rPr>
          <w:rFonts w:ascii="Arial" w:hAnsi="Arial" w:cs="Arial"/>
          <w:i/>
          <w:iCs/>
          <w:lang w:val="en-US" w:eastAsia="es-ES"/>
        </w:rPr>
      </w:pPr>
    </w:p>
    <w:p w14:paraId="4669EAC4" w14:textId="77777777" w:rsidR="00C525B2" w:rsidRPr="008E0351" w:rsidRDefault="00C525B2" w:rsidP="00C525B2">
      <w:pPr>
        <w:spacing w:after="0" w:line="480" w:lineRule="auto"/>
        <w:jc w:val="both"/>
        <w:rPr>
          <w:rFonts w:ascii="Arial" w:hAnsi="Arial" w:cs="Arial"/>
          <w:b/>
          <w:bCs/>
          <w:lang w:val="en-US" w:eastAsia="es-ES"/>
        </w:rPr>
      </w:pPr>
      <w:r w:rsidRPr="00A147A3">
        <w:rPr>
          <w:rFonts w:ascii="Arial" w:hAnsi="Arial" w:cs="Arial"/>
          <w:b/>
          <w:bCs/>
          <w:highlight w:val="yellow"/>
          <w:lang w:val="en-US" w:eastAsia="es-ES"/>
        </w:rPr>
        <w:t>Exposure</w:t>
      </w:r>
    </w:p>
    <w:p w14:paraId="5318091A" w14:textId="2BFF853B" w:rsidR="007F3A31" w:rsidRDefault="00C525B2" w:rsidP="00C525B2">
      <w:pPr>
        <w:spacing w:after="0" w:line="480" w:lineRule="auto"/>
        <w:jc w:val="both"/>
        <w:rPr>
          <w:rFonts w:ascii="Arial" w:hAnsi="Arial" w:cs="Arial"/>
          <w:lang w:val="en-US"/>
        </w:rPr>
      </w:pPr>
      <w:r w:rsidRPr="008E4E93">
        <w:rPr>
          <w:rFonts w:ascii="Arial" w:hAnsi="Arial" w:cs="Arial"/>
          <w:highlight w:val="yellow"/>
          <w:lang w:val="en-US" w:eastAsia="es-ES"/>
        </w:rPr>
        <w:t>Exposure to PM</w:t>
      </w:r>
      <w:r w:rsidRPr="008E4E93">
        <w:rPr>
          <w:rFonts w:ascii="Arial" w:hAnsi="Arial" w:cs="Arial"/>
          <w:highlight w:val="yellow"/>
          <w:vertAlign w:val="subscript"/>
          <w:lang w:val="en-US" w:eastAsia="es-ES"/>
        </w:rPr>
        <w:t>2.5</w:t>
      </w:r>
      <w:r w:rsidRPr="008E4E93">
        <w:rPr>
          <w:rFonts w:ascii="Arial" w:hAnsi="Arial" w:cs="Arial"/>
          <w:highlight w:val="yellow"/>
          <w:lang w:val="en-US" w:eastAsia="es-ES"/>
        </w:rPr>
        <w:t xml:space="preserve"> </w:t>
      </w:r>
      <w:r w:rsidR="00205A55" w:rsidRPr="008E4E93">
        <w:rPr>
          <w:rFonts w:ascii="Arial" w:hAnsi="Arial" w:cs="Arial"/>
          <w:highlight w:val="yellow"/>
          <w:lang w:val="en-US" w:eastAsia="es-ES"/>
        </w:rPr>
        <w:t>and wood-burning tracers, as indication of exposure to fresh emissions</w:t>
      </w:r>
      <w:r w:rsidR="0069747F" w:rsidRPr="008E4E93">
        <w:rPr>
          <w:rFonts w:ascii="Arial" w:hAnsi="Arial" w:cs="Arial"/>
          <w:highlight w:val="yellow"/>
          <w:lang w:val="en-US" w:eastAsia="es-ES"/>
        </w:rPr>
        <w:t xml:space="preserve"> </w:t>
      </w:r>
      <w:r w:rsidR="0069747F" w:rsidRPr="008E4E93">
        <w:rPr>
          <w:rFonts w:ascii="Arial" w:hAnsi="Arial" w:cs="Arial"/>
          <w:highlight w:val="yellow"/>
          <w:lang w:val="en-US" w:eastAsia="es-ES"/>
        </w:rPr>
        <w:fldChar w:fldCharType="begin"/>
      </w:r>
      <w:r w:rsidR="00BF6083" w:rsidRPr="008E4E93">
        <w:rPr>
          <w:rFonts w:ascii="Arial" w:hAnsi="Arial" w:cs="Arial"/>
          <w:highlight w:val="yellow"/>
          <w:lang w:val="en-US" w:eastAsia="es-ES"/>
        </w:rPr>
        <w:instrText xml:space="preserve"> ADDIN ZOTERO_ITEM CSL_CITATION {"citationID":"zbbzJlZ7","properties":{"unsorted":false,"formattedCitation":"(39,40)","plainCitation":"(39,40)","noteIndex":0},"citationItems":[{"id":251,"uris":["http://zotero.org/users/10260406/items/YUEFDU8V"],"itemData":{"id":251,"type":"article-journal","container-title":"Atmospheric Environment","DOI":"10.1016/j.atmosenv.2022.119529","ISSN":"13522310","journalAbbreviation":"Atmospheric Environment","language":"en","page":"119529","source":"DOI.org (Crossref)","title":"Spatio-temporal distribution of particulate matter and wood-smoke tracers in Temuco, Chile: A city heavily impacted by residential wood-burning","title-short":"Spatio-temporal distribution of particulate matter and wood-smoke tracers in Temuco, Chile","volume":"294","author":[{"family":"Quinteros","given":"Maria Elisa"},{"family":"Blanco","given":"Estela"},{"family":"Sanabria","given":"Janeet"},{"family":"Rosas-Diaz","given":"Felipe"},{"family":"Blazquez","given":"Carola A."},{"family":"Ayala","given":"Salvador"},{"family":"Cárdenas-R","given":"Juan Pablo"},{"family":"Stone","given":"Elizabeth A."},{"family":"Sybesma","given":"Keely"},{"family":"Delgado-Saborit","given":"Juana Maria"},{"family":"Harrison","given":"Roy M."},{"family":"Ruiz-Rudolph","given":"Pablo"}],"issued":{"date-parts":[["2023",2]]}}},{"id":2322,"uris":["http://zotero.org/users/10260406/items/4V2ZQI39"],"itemData":{"id":2322,"type":"article-journal","container-title":"Environmental Science &amp; Technology","DOI":"10.1021/acs.est.3c00720","ISSN":"0013-936X, 1520-5851","issue":"48","journalAbbreviation":"Environ. Sci. Technol.","language":"en","license":"https://doi.org/10.15223/policy-029","page":"19473-19486","source":"DOI.org (Crossref)","title":"Development of Spatio-Temporal Land Use Regression Models for Fine Particulate Matter and Wood-Burning Tracers in Temuco, Chile","volume":"57","author":[{"family":"Quinteros","given":"María Elisa"},{"family":"Blazquez","given":"Carola"},{"family":"Ayala","given":"Salvador"},{"family":"Kilby","given":"Dylan"},{"family":"Cárdenas-R","given":"Juan Pablo"},{"family":"Ossa","given":"Ximena"},{"family":"Rosas-Diaz","given":"Felipe"},{"family":"Stone","given":"Elizabeth A."},{"family":"Blanco","given":"Estela"},{"family":"Delgado-Saborit","given":"Juana-María"},{"family":"Harrison","given":"Roy M"},{"family":"Ruiz-Rudolph","given":"Pablo"}],"issued":{"date-parts":[["2023",12,5]]}}}],"schema":"https://github.com/citation-style-language/schema/raw/master/csl-citation.json"} </w:instrText>
      </w:r>
      <w:r w:rsidR="0069747F" w:rsidRPr="008E4E93">
        <w:rPr>
          <w:rFonts w:ascii="Arial" w:hAnsi="Arial" w:cs="Arial"/>
          <w:highlight w:val="yellow"/>
          <w:lang w:val="en-US" w:eastAsia="es-ES"/>
        </w:rPr>
        <w:fldChar w:fldCharType="separate"/>
      </w:r>
      <w:r w:rsidR="00BF6083" w:rsidRPr="008E4E93">
        <w:rPr>
          <w:rFonts w:ascii="Arial" w:hAnsi="Arial" w:cs="Arial"/>
          <w:noProof/>
          <w:highlight w:val="yellow"/>
          <w:lang w:val="en-US" w:eastAsia="es-ES"/>
        </w:rPr>
        <w:t>(39,40)</w:t>
      </w:r>
      <w:r w:rsidR="0069747F" w:rsidRPr="008E4E93">
        <w:rPr>
          <w:rFonts w:ascii="Arial" w:hAnsi="Arial" w:cs="Arial"/>
          <w:highlight w:val="yellow"/>
          <w:lang w:val="en-US" w:eastAsia="es-ES"/>
        </w:rPr>
        <w:fldChar w:fldCharType="end"/>
      </w:r>
      <w:r w:rsidR="0069747F" w:rsidRPr="008E4E93">
        <w:rPr>
          <w:rFonts w:ascii="Arial" w:hAnsi="Arial" w:cs="Arial"/>
          <w:highlight w:val="yellow"/>
          <w:lang w:val="en-US" w:eastAsia="es-ES"/>
        </w:rPr>
        <w:t>, were estimated for each observation</w:t>
      </w:r>
      <w:r w:rsidRPr="008E4E93">
        <w:rPr>
          <w:rFonts w:ascii="Arial" w:hAnsi="Arial" w:cs="Arial"/>
          <w:highlight w:val="yellow"/>
          <w:lang w:val="en-US" w:eastAsia="es-ES"/>
        </w:rPr>
        <w:t xml:space="preserve"> using two methods developed </w:t>
      </w:r>
      <w:r w:rsidR="00427069" w:rsidRPr="008E4E93">
        <w:rPr>
          <w:rFonts w:ascii="Arial" w:hAnsi="Arial" w:cs="Arial"/>
          <w:highlight w:val="yellow"/>
          <w:lang w:val="en-US" w:eastAsia="es-ES"/>
        </w:rPr>
        <w:t>previously</w:t>
      </w:r>
      <w:r w:rsidR="008C300D" w:rsidRPr="008E4E93">
        <w:rPr>
          <w:rFonts w:ascii="Arial" w:hAnsi="Arial" w:cs="Arial"/>
          <w:highlight w:val="yellow"/>
          <w:lang w:val="en-US" w:eastAsia="es-ES"/>
        </w:rPr>
        <w:t xml:space="preserve">: </w:t>
      </w:r>
      <w:r w:rsidR="00D02C8A" w:rsidRPr="008E4E93">
        <w:rPr>
          <w:rFonts w:ascii="Arial" w:hAnsi="Arial" w:cs="Arial"/>
          <w:highlight w:val="yellow"/>
          <w:lang w:val="en-US" w:eastAsia="es-ES"/>
        </w:rPr>
        <w:t xml:space="preserve">1) </w:t>
      </w:r>
      <w:r w:rsidR="008C300D" w:rsidRPr="008E4E93">
        <w:rPr>
          <w:rFonts w:ascii="Arial" w:hAnsi="Arial" w:cs="Arial"/>
          <w:highlight w:val="yellow"/>
          <w:lang w:val="en-US" w:eastAsia="es-ES"/>
        </w:rPr>
        <w:t xml:space="preserve">a </w:t>
      </w:r>
      <w:r w:rsidR="004E637D" w:rsidRPr="008E4E93">
        <w:rPr>
          <w:rFonts w:ascii="Arial" w:hAnsi="Arial" w:cs="Arial"/>
          <w:highlight w:val="yellow"/>
          <w:lang w:val="en-US" w:eastAsia="es-ES"/>
        </w:rPr>
        <w:t xml:space="preserve">simple </w:t>
      </w:r>
      <w:r w:rsidR="008C300D" w:rsidRPr="008E4E93">
        <w:rPr>
          <w:rFonts w:ascii="Arial" w:hAnsi="Arial" w:cs="Arial"/>
          <w:highlight w:val="yellow"/>
          <w:lang w:val="en-US" w:eastAsia="es-ES"/>
        </w:rPr>
        <w:t>method</w:t>
      </w:r>
      <w:r w:rsidR="004E637D" w:rsidRPr="008E4E93">
        <w:rPr>
          <w:rFonts w:ascii="Arial" w:hAnsi="Arial" w:cs="Arial"/>
          <w:highlight w:val="yellow"/>
          <w:lang w:val="en-US" w:eastAsia="es-ES"/>
        </w:rPr>
        <w:t xml:space="preserve">, </w:t>
      </w:r>
      <w:r w:rsidR="005F7A30" w:rsidRPr="008E4E93">
        <w:rPr>
          <w:rFonts w:ascii="Arial" w:hAnsi="Arial" w:cs="Arial"/>
          <w:highlight w:val="yellow"/>
          <w:lang w:val="en-US" w:eastAsia="es-ES"/>
        </w:rPr>
        <w:t>considering</w:t>
      </w:r>
      <w:r w:rsidR="008C300D" w:rsidRPr="008E4E93">
        <w:rPr>
          <w:rFonts w:ascii="Arial" w:hAnsi="Arial" w:cs="Arial"/>
          <w:highlight w:val="yellow"/>
          <w:lang w:val="en-US" w:eastAsia="es-ES"/>
        </w:rPr>
        <w:t xml:space="preserve"> temporal variation only</w:t>
      </w:r>
      <w:r w:rsidR="00D02C8A" w:rsidRPr="008E4E93">
        <w:rPr>
          <w:rFonts w:ascii="Arial" w:hAnsi="Arial" w:cs="Arial"/>
          <w:highlight w:val="yellow"/>
          <w:lang w:val="en-US" w:eastAsia="es-ES"/>
        </w:rPr>
        <w:t>; and 2)</w:t>
      </w:r>
      <w:r w:rsidR="008C300D" w:rsidRPr="008E4E93">
        <w:rPr>
          <w:rFonts w:ascii="Arial" w:hAnsi="Arial" w:cs="Arial"/>
          <w:highlight w:val="yellow"/>
          <w:lang w:val="en-US" w:eastAsia="es-ES"/>
        </w:rPr>
        <w:t xml:space="preserve"> a </w:t>
      </w:r>
      <w:r w:rsidR="004E637D" w:rsidRPr="008E4E93">
        <w:rPr>
          <w:rFonts w:ascii="Arial" w:hAnsi="Arial" w:cs="Arial"/>
          <w:highlight w:val="yellow"/>
          <w:lang w:val="en-US" w:eastAsia="es-ES"/>
        </w:rPr>
        <w:t>more complex method</w:t>
      </w:r>
      <w:r w:rsidR="00D02C8A" w:rsidRPr="008E4E93">
        <w:rPr>
          <w:rFonts w:ascii="Arial" w:hAnsi="Arial" w:cs="Arial"/>
          <w:highlight w:val="yellow"/>
          <w:lang w:val="en-US" w:eastAsia="es-ES"/>
        </w:rPr>
        <w:t xml:space="preserve"> using a</w:t>
      </w:r>
      <w:r w:rsidR="004E637D" w:rsidRPr="008E4E93">
        <w:rPr>
          <w:rFonts w:ascii="Arial" w:hAnsi="Arial" w:cs="Arial"/>
          <w:highlight w:val="yellow"/>
          <w:lang w:val="en-US" w:eastAsia="es-ES"/>
        </w:rPr>
        <w:t xml:space="preserve"> </w:t>
      </w:r>
      <w:r w:rsidR="005F7A30" w:rsidRPr="008E4E93">
        <w:rPr>
          <w:rFonts w:ascii="Arial" w:hAnsi="Arial" w:cs="Arial"/>
          <w:highlight w:val="yellow"/>
          <w:lang w:val="en-US" w:eastAsia="es-ES"/>
        </w:rPr>
        <w:t>land-use regression (LUR) model</w:t>
      </w:r>
      <w:r w:rsidR="004E637D" w:rsidRPr="008E4E93">
        <w:rPr>
          <w:rFonts w:ascii="Arial" w:hAnsi="Arial" w:cs="Arial"/>
          <w:highlight w:val="yellow"/>
          <w:lang w:val="en-US" w:eastAsia="es-ES"/>
        </w:rPr>
        <w:t>,</w:t>
      </w:r>
      <w:r w:rsidR="005F7A30" w:rsidRPr="008E4E93">
        <w:rPr>
          <w:rFonts w:ascii="Arial" w:hAnsi="Arial" w:cs="Arial"/>
          <w:highlight w:val="yellow"/>
          <w:lang w:val="en-US" w:eastAsia="es-ES"/>
        </w:rPr>
        <w:t xml:space="preserve"> that considers both temporal and spatial variation</w:t>
      </w:r>
      <w:r w:rsidR="00D46D84" w:rsidRPr="008E4E93">
        <w:rPr>
          <w:rFonts w:ascii="Arial" w:hAnsi="Arial" w:cs="Arial"/>
          <w:highlight w:val="yellow"/>
          <w:lang w:val="en-US" w:eastAsia="es-ES"/>
        </w:rPr>
        <w:t>.</w:t>
      </w:r>
      <w:r w:rsidR="004E637D" w:rsidRPr="008E4E93">
        <w:rPr>
          <w:rFonts w:ascii="Arial" w:hAnsi="Arial" w:cs="Arial"/>
          <w:highlight w:val="yellow"/>
          <w:lang w:val="en-US" w:eastAsia="es-ES"/>
        </w:rPr>
        <w:t xml:space="preserve"> </w:t>
      </w:r>
      <w:r w:rsidR="00174B0B" w:rsidRPr="008E4E93">
        <w:rPr>
          <w:rFonts w:ascii="Arial" w:hAnsi="Arial" w:cs="Arial"/>
          <w:highlight w:val="yellow"/>
          <w:lang w:val="en-US" w:eastAsia="es-ES"/>
        </w:rPr>
        <w:t>T</w:t>
      </w:r>
      <w:r w:rsidR="004E637D" w:rsidRPr="008E4E93">
        <w:rPr>
          <w:rFonts w:ascii="Arial" w:hAnsi="Arial" w:cs="Arial"/>
          <w:highlight w:val="yellow"/>
          <w:lang w:val="en-US" w:eastAsia="es-ES"/>
        </w:rPr>
        <w:t xml:space="preserve">he temporal method </w:t>
      </w:r>
      <w:r w:rsidR="00D46D84" w:rsidRPr="008E4E93">
        <w:rPr>
          <w:rFonts w:ascii="Arial" w:hAnsi="Arial" w:cs="Arial"/>
          <w:highlight w:val="yellow"/>
          <w:lang w:val="en-US" w:eastAsia="es-ES"/>
        </w:rPr>
        <w:t xml:space="preserve">aims to </w:t>
      </w:r>
      <w:r w:rsidR="00174B0B" w:rsidRPr="008E4E93">
        <w:rPr>
          <w:rFonts w:ascii="Arial" w:hAnsi="Arial" w:cs="Arial"/>
          <w:highlight w:val="yellow"/>
          <w:lang w:val="en-US" w:eastAsia="es-ES"/>
        </w:rPr>
        <w:t>capture</w:t>
      </w:r>
      <w:r w:rsidR="004E637D" w:rsidRPr="008E4E93">
        <w:rPr>
          <w:rFonts w:ascii="Arial" w:hAnsi="Arial" w:cs="Arial"/>
          <w:highlight w:val="yellow"/>
          <w:lang w:val="en-US" w:eastAsia="es-ES"/>
        </w:rPr>
        <w:t xml:space="preserve"> seasonal differences in exposures</w:t>
      </w:r>
      <w:r w:rsidR="005A03FA" w:rsidRPr="008E4E93">
        <w:rPr>
          <w:rFonts w:ascii="Arial" w:hAnsi="Arial" w:cs="Arial"/>
          <w:highlight w:val="yellow"/>
          <w:lang w:val="en-US" w:eastAsia="es-ES"/>
        </w:rPr>
        <w:t xml:space="preserve">, </w:t>
      </w:r>
      <w:r w:rsidR="00274ECD" w:rsidRPr="008E4E93">
        <w:rPr>
          <w:rFonts w:ascii="Arial" w:hAnsi="Arial" w:cs="Arial"/>
          <w:highlight w:val="yellow"/>
          <w:lang w:val="en-US" w:eastAsia="es-ES"/>
        </w:rPr>
        <w:t xml:space="preserve">which are considerable in Temuco, and all Southern Chilean cities do to wood burning for residential heating </w:t>
      </w:r>
      <w:r w:rsidR="00274ECD" w:rsidRPr="008E4E93">
        <w:rPr>
          <w:rFonts w:ascii="Arial" w:hAnsi="Arial" w:cs="Arial"/>
          <w:highlight w:val="yellow"/>
          <w:lang w:val="en-US" w:eastAsia="es-ES"/>
        </w:rPr>
        <w:fldChar w:fldCharType="begin"/>
      </w:r>
      <w:r w:rsidR="00BF6083" w:rsidRPr="008E4E93">
        <w:rPr>
          <w:rFonts w:ascii="Arial" w:hAnsi="Arial" w:cs="Arial"/>
          <w:highlight w:val="yellow"/>
          <w:lang w:val="en-US" w:eastAsia="es-ES"/>
        </w:rPr>
        <w:instrText xml:space="preserve"> ADDIN ZOTERO_ITEM CSL_CITATION {"citationID":"wxBz64r2","properties":{"unsorted":false,"formattedCitation":"(39,41)","plainCitation":"(39,41)","noteIndex":0},"citationItems":[{"id":251,"uris":["http://zotero.org/users/10260406/items/YUEFDU8V"],"itemData":{"id":251,"type":"article-journal","container-title":"Atmospheric Environment","DOI":"10.1016/j.atmosenv.2022.119529","ISSN":"13522310","journalAbbreviation":"Atmospheric Environment","language":"en","page":"119529","source":"DOI.org (Crossref)","title":"Spatio-temporal distribution of particulate matter and wood-smoke tracers in Temuco, Chile: A city heavily impacted by residential wood-burning","title-short":"Spatio-temporal distribution of particulate matter and wood-smoke tracers in Temuco, Chile","volume":"294","author":[{"family":"Quinteros","given":"Maria Elisa"},{"family":"Blanco","given":"Estela"},{"family":"Sanabria","given":"Janeet"},{"family":"Rosas-Diaz","given":"Felipe"},{"family":"Blazquez","given":"Carola A."},{"family":"Ayala","given":"Salvador"},{"family":"Cárdenas-R","given":"Juan Pablo"},{"family":"Stone","given":"Elizabeth A."},{"family":"Sybesma","given":"Keely"},{"family":"Delgado-Saborit","given":"Juana Maria"},{"family":"Harrison","given":"Roy M."},{"family":"Ruiz-Rudolph","given":"Pablo"}],"issued":{"date-parts":[["2023",2]]}}},{"id":31,"uris":["http://zotero.org/users/10260406/items/WV7CQWS2"],"itemData":{"id":31,"type":"article-journal","abstract":"Cities in the central-southern area of Chile face serious environmental pollution due to extensive use of firewood for heating. Low energy efficiency of constructions and cold climate increase the problem, which also affects native forests. The aims of this study are to characterize energy consumption in dwellings of this region, investigate the reduction potential, and study social and environmental consequences of high consumption of firewood. Actual energy consumption is studied with information from surveys, potential for reduction is modeled with software and other consequences are analyzed from previous studies. Results for the city of Valdivia show high firewood consumption per household, with a media bulk volume near 12m 3 /year. Thermal regulations are softer compared with other countries. Moreover, around 85% of buildings were built before enforcing codes in 2007, and has almost no thermal protection. The reduction potential due to thermal improvements is found to be very high (62%) if buildings are refurbished to comply with the present Chilean Norm of 2007, but it reaches a 77% reduction if refurbished according to stricter foreign regulations. Therefore, an energy efficiency program strongly addressing existing buildings has the largest potential for reducing firewood use, and therefore mitigate environmental and health impacts. © 2013 Elsevier Ltd.","container-title":"Energy Policy","DOI":"10.1016/j.enpol.2013.08.097","ISSN":"03014215","title":"Reduction of firewood consumption by households in south-central Chile associated with energy efficiency programs","author":[{"family":"Schueftan","given":"Alejandra"},{"family":"González","given":"Alejandro D."}],"issued":{"date-parts":[["2013"]]}}}],"schema":"https://github.com/citation-style-language/schema/raw/master/csl-citation.json"} </w:instrText>
      </w:r>
      <w:r w:rsidR="00274ECD" w:rsidRPr="008E4E93">
        <w:rPr>
          <w:rFonts w:ascii="Arial" w:hAnsi="Arial" w:cs="Arial"/>
          <w:highlight w:val="yellow"/>
          <w:lang w:val="en-US" w:eastAsia="es-ES"/>
        </w:rPr>
        <w:fldChar w:fldCharType="separate"/>
      </w:r>
      <w:r w:rsidR="00BF6083" w:rsidRPr="008E4E93">
        <w:rPr>
          <w:rFonts w:ascii="Arial" w:hAnsi="Arial" w:cs="Arial"/>
          <w:noProof/>
          <w:highlight w:val="yellow"/>
          <w:lang w:val="en-US" w:eastAsia="es-ES"/>
        </w:rPr>
        <w:t>(39,41)</w:t>
      </w:r>
      <w:r w:rsidR="00274ECD" w:rsidRPr="008E4E93">
        <w:rPr>
          <w:rFonts w:ascii="Arial" w:hAnsi="Arial" w:cs="Arial"/>
          <w:highlight w:val="yellow"/>
          <w:lang w:val="en-US" w:eastAsia="es-ES"/>
        </w:rPr>
        <w:fldChar w:fldCharType="end"/>
      </w:r>
      <w:r w:rsidR="00490754" w:rsidRPr="008E4E93">
        <w:rPr>
          <w:rFonts w:ascii="Arial" w:hAnsi="Arial" w:cs="Arial"/>
          <w:highlight w:val="yellow"/>
          <w:lang w:val="en-US" w:eastAsia="es-ES"/>
        </w:rPr>
        <w:t xml:space="preserve">. </w:t>
      </w:r>
      <w:r w:rsidR="00374A59" w:rsidRPr="008E4E93">
        <w:rPr>
          <w:rFonts w:ascii="Arial" w:hAnsi="Arial" w:cs="Arial"/>
          <w:highlight w:val="yellow"/>
          <w:lang w:val="en-US" w:eastAsia="es-ES"/>
        </w:rPr>
        <w:t>In this method, PM</w:t>
      </w:r>
      <w:r w:rsidR="00374A59" w:rsidRPr="008E4E93">
        <w:rPr>
          <w:rFonts w:ascii="Arial" w:hAnsi="Arial" w:cs="Arial"/>
          <w:highlight w:val="yellow"/>
          <w:vertAlign w:val="subscript"/>
          <w:lang w:val="en-US" w:eastAsia="es-ES"/>
        </w:rPr>
        <w:t>2.5</w:t>
      </w:r>
      <w:r w:rsidR="00374A59" w:rsidRPr="008E4E93">
        <w:rPr>
          <w:rFonts w:ascii="Arial" w:hAnsi="Arial" w:cs="Arial"/>
          <w:highlight w:val="yellow"/>
          <w:lang w:val="en-US" w:eastAsia="es-ES"/>
        </w:rPr>
        <w:t xml:space="preserve"> exposure were estimated from </w:t>
      </w:r>
      <w:r w:rsidRPr="008E4E93">
        <w:rPr>
          <w:rFonts w:ascii="Arial" w:hAnsi="Arial" w:cs="Arial"/>
          <w:highlight w:val="yellow"/>
          <w:lang w:val="en-US" w:eastAsia="es-ES"/>
        </w:rPr>
        <w:t>daily averages of hourly measurements</w:t>
      </w:r>
      <w:r w:rsidR="00CC1B68" w:rsidRPr="008E4E93">
        <w:rPr>
          <w:rFonts w:ascii="Arial" w:hAnsi="Arial" w:cs="Arial"/>
          <w:highlight w:val="yellow"/>
          <w:lang w:val="en-US" w:eastAsia="es-ES"/>
        </w:rPr>
        <w:t xml:space="preserve"> available</w:t>
      </w:r>
      <w:r w:rsidRPr="008E4E93">
        <w:rPr>
          <w:rFonts w:ascii="Arial" w:hAnsi="Arial" w:cs="Arial"/>
          <w:highlight w:val="yellow"/>
          <w:lang w:val="en-US" w:eastAsia="es-ES"/>
        </w:rPr>
        <w:t xml:space="preserve"> from a </w:t>
      </w:r>
      <w:proofErr w:type="gramStart"/>
      <w:r w:rsidRPr="008E4E93">
        <w:rPr>
          <w:rFonts w:ascii="Arial" w:hAnsi="Arial" w:cs="Arial"/>
          <w:highlight w:val="yellow"/>
          <w:lang w:val="en-US" w:eastAsia="es-ES"/>
        </w:rPr>
        <w:t>centrally</w:t>
      </w:r>
      <w:r w:rsidR="00CC1B68" w:rsidRPr="008E4E93">
        <w:rPr>
          <w:rFonts w:ascii="Arial" w:hAnsi="Arial" w:cs="Arial"/>
          <w:highlight w:val="yellow"/>
          <w:lang w:val="en-US" w:eastAsia="es-ES"/>
        </w:rPr>
        <w:t>-</w:t>
      </w:r>
      <w:r w:rsidRPr="008E4E93">
        <w:rPr>
          <w:rFonts w:ascii="Arial" w:hAnsi="Arial" w:cs="Arial"/>
          <w:highlight w:val="yellow"/>
          <w:lang w:val="en-US" w:eastAsia="es-ES"/>
        </w:rPr>
        <w:t>located</w:t>
      </w:r>
      <w:proofErr w:type="gramEnd"/>
      <w:r w:rsidRPr="008E4E93">
        <w:rPr>
          <w:rFonts w:ascii="Arial" w:hAnsi="Arial" w:cs="Arial"/>
          <w:highlight w:val="yellow"/>
          <w:lang w:val="en-US" w:eastAsia="es-ES"/>
        </w:rPr>
        <w:t xml:space="preserve"> </w:t>
      </w:r>
      <w:r w:rsidR="00CC1B68" w:rsidRPr="008E4E93">
        <w:rPr>
          <w:rFonts w:ascii="Arial" w:hAnsi="Arial" w:cs="Arial"/>
          <w:highlight w:val="yellow"/>
          <w:lang w:val="en-US" w:eastAsia="es-ES"/>
        </w:rPr>
        <w:t xml:space="preserve">government-maintained </w:t>
      </w:r>
      <w:r w:rsidRPr="008E4E93">
        <w:rPr>
          <w:rFonts w:ascii="Arial" w:hAnsi="Arial" w:cs="Arial"/>
          <w:highlight w:val="yellow"/>
          <w:lang w:val="en-US" w:eastAsia="es-ES"/>
        </w:rPr>
        <w:t xml:space="preserve">fixed monitoring </w:t>
      </w:r>
      <w:r w:rsidR="00222464" w:rsidRPr="008E4E93">
        <w:rPr>
          <w:rFonts w:ascii="Arial" w:hAnsi="Arial" w:cs="Arial"/>
          <w:highlight w:val="yellow"/>
          <w:lang w:val="en-US" w:eastAsia="es-ES"/>
        </w:rPr>
        <w:t>site</w:t>
      </w:r>
      <w:r w:rsidR="001B0060" w:rsidRPr="008E4E93">
        <w:rPr>
          <w:rFonts w:ascii="Arial" w:hAnsi="Arial" w:cs="Arial"/>
          <w:highlight w:val="yellow"/>
          <w:lang w:val="en-US" w:eastAsia="es-ES"/>
        </w:rPr>
        <w:t xml:space="preserve"> (Figure 1)</w:t>
      </w:r>
      <w:r w:rsidR="00CC1B68" w:rsidRPr="008E4E93">
        <w:rPr>
          <w:rFonts w:ascii="Arial" w:hAnsi="Arial" w:cs="Arial"/>
          <w:highlight w:val="yellow"/>
          <w:lang w:val="en-US" w:eastAsia="es-ES"/>
        </w:rPr>
        <w:t>. F</w:t>
      </w:r>
      <w:r w:rsidR="0019583E" w:rsidRPr="008E4E93">
        <w:rPr>
          <w:rFonts w:ascii="Arial" w:hAnsi="Arial" w:cs="Arial"/>
          <w:highlight w:val="yellow"/>
          <w:lang w:val="en-US" w:eastAsia="es-ES"/>
        </w:rPr>
        <w:t xml:space="preserve">or wood-smoke tracers </w:t>
      </w:r>
      <w:r w:rsidR="0019583E" w:rsidRPr="008E4E93">
        <w:rPr>
          <w:rFonts w:ascii="Arial" w:eastAsiaTheme="minorEastAsia" w:hAnsi="Arial" w:cs="Arial"/>
          <w:highlight w:val="yellow"/>
          <w:lang w:val="en-US"/>
        </w:rPr>
        <w:t>–</w:t>
      </w:r>
      <w:r w:rsidR="0019583E" w:rsidRPr="008E4E93">
        <w:rPr>
          <w:rFonts w:ascii="Arial" w:hAnsi="Arial" w:cs="Arial"/>
          <w:highlight w:val="yellow"/>
          <w:lang w:val="en-US" w:eastAsia="es-ES"/>
        </w:rPr>
        <w:t xml:space="preserve"> levoglucosan (</w:t>
      </w:r>
      <w:proofErr w:type="spellStart"/>
      <w:r w:rsidR="0019583E" w:rsidRPr="008E4E93">
        <w:rPr>
          <w:rFonts w:ascii="Arial" w:hAnsi="Arial" w:cs="Arial"/>
          <w:highlight w:val="yellow"/>
          <w:lang w:val="en-US" w:eastAsia="es-ES"/>
        </w:rPr>
        <w:t>levo</w:t>
      </w:r>
      <w:proofErr w:type="spellEnd"/>
      <w:r w:rsidR="0019583E" w:rsidRPr="008E4E93">
        <w:rPr>
          <w:rFonts w:ascii="Arial" w:hAnsi="Arial" w:cs="Arial"/>
          <w:highlight w:val="yellow"/>
          <w:lang w:val="en-US" w:eastAsia="es-ES"/>
        </w:rPr>
        <w:t>) and water-soluble potassium (</w:t>
      </w:r>
      <w:proofErr w:type="spellStart"/>
      <w:r w:rsidR="0019583E" w:rsidRPr="008E4E93">
        <w:rPr>
          <w:rFonts w:ascii="Arial" w:hAnsi="Arial" w:cs="Arial"/>
          <w:highlight w:val="yellow"/>
          <w:lang w:val="en-US" w:eastAsia="es-ES"/>
        </w:rPr>
        <w:t>Ksol</w:t>
      </w:r>
      <w:proofErr w:type="spellEnd"/>
      <w:r w:rsidR="0019583E" w:rsidRPr="008E4E93">
        <w:rPr>
          <w:rFonts w:ascii="Arial" w:hAnsi="Arial" w:cs="Arial"/>
          <w:highlight w:val="yellow"/>
          <w:lang w:val="en-US" w:eastAsia="es-ES"/>
        </w:rPr>
        <w:t>),</w:t>
      </w:r>
      <w:r w:rsidR="00946A26" w:rsidRPr="008E4E93">
        <w:rPr>
          <w:rFonts w:ascii="Arial" w:hAnsi="Arial" w:cs="Arial"/>
          <w:highlight w:val="yellow"/>
          <w:lang w:val="en-US" w:eastAsia="es-ES"/>
        </w:rPr>
        <w:t xml:space="preserve"> </w:t>
      </w:r>
      <w:r w:rsidR="00047BB3" w:rsidRPr="008E4E93">
        <w:rPr>
          <w:rFonts w:ascii="Arial" w:hAnsi="Arial" w:cs="Arial"/>
          <w:highlight w:val="yellow"/>
          <w:lang w:val="en-US" w:eastAsia="es-ES"/>
        </w:rPr>
        <w:t xml:space="preserve">as there is no regular monitoring for these species, concentrations were estimated from a regression </w:t>
      </w:r>
      <w:r w:rsidR="0019583E" w:rsidRPr="008E4E93">
        <w:rPr>
          <w:rFonts w:ascii="Arial" w:eastAsiaTheme="minorEastAsia" w:hAnsi="Arial" w:cs="Arial"/>
          <w:highlight w:val="yellow"/>
          <w:lang w:val="en-US"/>
        </w:rPr>
        <w:t>model</w:t>
      </w:r>
      <w:r w:rsidR="00C548C1" w:rsidRPr="008E4E93">
        <w:rPr>
          <w:rFonts w:ascii="Arial" w:eastAsiaTheme="minorEastAsia" w:hAnsi="Arial" w:cs="Arial"/>
          <w:highlight w:val="yellow"/>
          <w:lang w:val="en-US"/>
        </w:rPr>
        <w:t xml:space="preserve"> using central site data predictors. Briefly, </w:t>
      </w:r>
      <w:r w:rsidR="008544D8" w:rsidRPr="008E4E93">
        <w:rPr>
          <w:rFonts w:ascii="Arial" w:eastAsiaTheme="minorEastAsia" w:hAnsi="Arial" w:cs="Arial"/>
          <w:highlight w:val="yellow"/>
          <w:lang w:val="en-US"/>
        </w:rPr>
        <w:t xml:space="preserve">the model was trained using </w:t>
      </w:r>
      <w:proofErr w:type="spellStart"/>
      <w:r w:rsidR="008544D8" w:rsidRPr="008E4E93">
        <w:rPr>
          <w:rFonts w:ascii="Arial" w:eastAsiaTheme="minorEastAsia" w:hAnsi="Arial" w:cs="Arial"/>
          <w:highlight w:val="yellow"/>
          <w:lang w:val="en-US"/>
        </w:rPr>
        <w:t>levo</w:t>
      </w:r>
      <w:proofErr w:type="spellEnd"/>
      <w:r w:rsidR="008544D8" w:rsidRPr="008E4E93">
        <w:rPr>
          <w:rFonts w:ascii="Arial" w:eastAsiaTheme="minorEastAsia" w:hAnsi="Arial" w:cs="Arial"/>
          <w:highlight w:val="yellow"/>
          <w:lang w:val="en-US"/>
        </w:rPr>
        <w:t xml:space="preserve"> and </w:t>
      </w:r>
      <w:proofErr w:type="spellStart"/>
      <w:r w:rsidR="008544D8" w:rsidRPr="008E4E93">
        <w:rPr>
          <w:rFonts w:ascii="Arial" w:eastAsiaTheme="minorEastAsia" w:hAnsi="Arial" w:cs="Arial"/>
          <w:highlight w:val="yellow"/>
          <w:lang w:val="en-US"/>
        </w:rPr>
        <w:t>Ksol</w:t>
      </w:r>
      <w:proofErr w:type="spellEnd"/>
      <w:r w:rsidR="008544D8" w:rsidRPr="008E4E93">
        <w:rPr>
          <w:rFonts w:ascii="Arial" w:eastAsiaTheme="minorEastAsia" w:hAnsi="Arial" w:cs="Arial"/>
          <w:highlight w:val="yellow"/>
          <w:lang w:val="en-US"/>
        </w:rPr>
        <w:t xml:space="preserve"> measurements sampled at the central site, and PM</w:t>
      </w:r>
      <w:r w:rsidR="008544D8" w:rsidRPr="008E4E93">
        <w:rPr>
          <w:rFonts w:ascii="Arial" w:eastAsiaTheme="minorEastAsia" w:hAnsi="Arial" w:cs="Arial"/>
          <w:highlight w:val="yellow"/>
          <w:vertAlign w:val="subscript"/>
          <w:lang w:val="en-US"/>
        </w:rPr>
        <w:t>2.5</w:t>
      </w:r>
      <w:r w:rsidR="008544D8" w:rsidRPr="008E4E93">
        <w:rPr>
          <w:rFonts w:ascii="Arial" w:eastAsiaTheme="minorEastAsia" w:hAnsi="Arial" w:cs="Arial"/>
          <w:highlight w:val="yellow"/>
          <w:lang w:val="en-US"/>
        </w:rPr>
        <w:t xml:space="preserve"> monitoring and temperature as predictors</w:t>
      </w:r>
      <w:r w:rsidR="0019583E" w:rsidRPr="008E4E93">
        <w:rPr>
          <w:rFonts w:ascii="Arial" w:eastAsiaTheme="minorEastAsia" w:hAnsi="Arial" w:cs="Arial"/>
          <w:highlight w:val="yellow"/>
          <w:lang w:val="en-US"/>
        </w:rPr>
        <w:t xml:space="preserve"> </w:t>
      </w:r>
      <w:r w:rsidR="0019583E" w:rsidRPr="008E4E93">
        <w:rPr>
          <w:rFonts w:ascii="Arial" w:hAnsi="Arial" w:cs="Arial"/>
          <w:highlight w:val="yellow"/>
          <w:lang w:val="en-US" w:eastAsia="es-ES"/>
        </w:rPr>
        <w:fldChar w:fldCharType="begin"/>
      </w:r>
      <w:r w:rsidR="00BF6083" w:rsidRPr="008E4E93">
        <w:rPr>
          <w:rFonts w:ascii="Arial" w:hAnsi="Arial" w:cs="Arial"/>
          <w:highlight w:val="yellow"/>
          <w:lang w:val="en-US" w:eastAsia="es-ES"/>
        </w:rPr>
        <w:instrText xml:space="preserve"> ADDIN ZOTERO_ITEM CSL_CITATION {"citationID":"uMxyIQCi","properties":{"unsorted":false,"formattedCitation":"(37)","plainCitation":"(37)","noteIndex":0},"citationItems":[{"id":965,"uris":["http://zotero.org/users/10260406/items/8ICEI8YE"],"itemData":{"id":965,"type":"article-journal","abstract":"Land use regression models have been widely employed in environmental epidemiology to predict spatiotemporal variation of air pollution. The spatial variability of fine particulate (PM2.5) due to wood-burning has not been studied in Chile. In this study, we used data from a sampling campaign to develop a Land-Use Regression (LUR) model in a city heavily impacted by wood-burning: Temuco, Chile. Models were built based on a field campaign similar following the ESCAPE protocol. The campaign included sampling at 40 fixed sites in parallel with sampling at a central site located at a government monitoring station to control for background levels. Sites tried to maximize the spatial distribution of likely predictors such as number of residential dwellings, number of wood-stoves, PM2.5 concentrations and traffic impact. Two-weeks PM2.5 samples were collected at each site and repeated in 4 sessions covering a whole year. Samples were analyzed for mass and the wood-burning tracers levoglucosan and soluble potassium. To predict the spatio-temporal PM2.5 concentrations and wood tracers, land use regression models were built using average concentrations from the air pollutant campaign as response variable, and potential spatial and temporal predictors including meteorological variables, pollutants concentrations from the air quality network, traffic, urban green areas, land use, among other. The results show that the LUR model was capable of explaining 0.94 of the variation in PM2.5. The population density, houses with coal stoves density, household density and length of local road were positively correlated with PM2.5 concentrations, whereas the no residential areas, density of woodstoves, traffic, electric stoves, elevation, temperature, and precipitation were negatively correlated with PM2.5. This work is the first LUR study in a city heavily impacted by residential air pollution in Chile. The performance of the model was higher than wood burning LUR models reported previously.","container-title":"Environmental Epidemiology","DOI":"10.1097/01.ee9.0000609512.80652.77","ISSN":"2474-7882","title":"Development of Land-Use Regression Models for Particulate Matter due to residential wood burning in Temuco, Chile","author":[{"family":"M","given":"Quinteros Caceres"},{"family":"C","given":"Blazquez"},{"family":"F","given":"Rosas"},{"family":"J","given":"Cardenas"},{"family":"X","given":"Ossa"},{"family":"J","given":"Delgado"},{"family":"R","given":"Harrison"},{"family":"P","given":"Ruiz"}],"issued":{"date-parts":[["2019"]]}}}],"schema":"https://github.com/citation-style-language/schema/raw/master/csl-citation.json"} </w:instrText>
      </w:r>
      <w:r w:rsidR="0019583E" w:rsidRPr="008E4E93">
        <w:rPr>
          <w:rFonts w:ascii="Arial" w:hAnsi="Arial" w:cs="Arial"/>
          <w:highlight w:val="yellow"/>
          <w:lang w:val="en-US" w:eastAsia="es-ES"/>
        </w:rPr>
        <w:fldChar w:fldCharType="separate"/>
      </w:r>
      <w:r w:rsidR="00C02353" w:rsidRPr="008E4E93">
        <w:rPr>
          <w:rFonts w:ascii="Arial" w:hAnsi="Arial" w:cs="Arial"/>
          <w:noProof/>
          <w:highlight w:val="yellow"/>
          <w:lang w:val="en-US" w:eastAsia="es-ES"/>
        </w:rPr>
        <w:t>(37)</w:t>
      </w:r>
      <w:r w:rsidR="0019583E" w:rsidRPr="008E4E93">
        <w:rPr>
          <w:rFonts w:ascii="Arial" w:hAnsi="Arial" w:cs="Arial"/>
          <w:highlight w:val="yellow"/>
          <w:lang w:val="en-US" w:eastAsia="es-ES"/>
        </w:rPr>
        <w:fldChar w:fldCharType="end"/>
      </w:r>
      <w:r w:rsidR="00946A26" w:rsidRPr="008E4E93">
        <w:rPr>
          <w:rFonts w:ascii="Arial" w:hAnsi="Arial" w:cs="Arial"/>
          <w:highlight w:val="yellow"/>
          <w:lang w:val="en-US" w:eastAsia="es-ES"/>
        </w:rPr>
        <w:t xml:space="preserve">. </w:t>
      </w:r>
      <w:r w:rsidR="005A2A7C" w:rsidRPr="008E4E93">
        <w:rPr>
          <w:rFonts w:ascii="Arial" w:hAnsi="Arial" w:cs="Arial"/>
          <w:highlight w:val="yellow"/>
          <w:lang w:val="en-US" w:eastAsia="es-ES"/>
        </w:rPr>
        <w:t xml:space="preserve">Then, the model was applied to the current study using available data from the central site for the study period. For the spatial-temporal method, we used a </w:t>
      </w:r>
      <w:r w:rsidRPr="008E4E93">
        <w:rPr>
          <w:rFonts w:ascii="Arial" w:hAnsi="Arial" w:cs="Arial"/>
          <w:highlight w:val="yellow"/>
          <w:lang w:val="en-US" w:eastAsia="es-ES"/>
        </w:rPr>
        <w:t>LUR model</w:t>
      </w:r>
      <w:r w:rsidR="005A2A7C" w:rsidRPr="008E4E93">
        <w:rPr>
          <w:rFonts w:ascii="Arial" w:hAnsi="Arial" w:cs="Arial"/>
          <w:highlight w:val="yellow"/>
          <w:lang w:val="en-US" w:eastAsia="es-ES"/>
        </w:rPr>
        <w:t xml:space="preserve"> that</w:t>
      </w:r>
      <w:r w:rsidR="00AE7F6E" w:rsidRPr="008E4E93">
        <w:rPr>
          <w:rFonts w:ascii="Arial" w:hAnsi="Arial" w:cs="Arial"/>
          <w:highlight w:val="yellow"/>
          <w:lang w:val="en-US" w:eastAsia="es-ES"/>
        </w:rPr>
        <w:t xml:space="preserve"> was developed specifically for the Temuco urban area </w:t>
      </w:r>
      <w:r w:rsidR="00BD367E" w:rsidRPr="008E4E93">
        <w:rPr>
          <w:rFonts w:ascii="Arial" w:hAnsi="Arial" w:cs="Arial"/>
          <w:highlight w:val="yellow"/>
          <w:lang w:val="en-US" w:eastAsia="es-ES"/>
        </w:rPr>
        <w:fldChar w:fldCharType="begin"/>
      </w:r>
      <w:r w:rsidR="00BF6083" w:rsidRPr="008E4E93">
        <w:rPr>
          <w:rFonts w:ascii="Arial" w:hAnsi="Arial" w:cs="Arial"/>
          <w:highlight w:val="yellow"/>
          <w:lang w:val="en-US" w:eastAsia="es-ES"/>
        </w:rPr>
        <w:instrText xml:space="preserve"> ADDIN ZOTERO_ITEM CSL_CITATION {"citationID":"jsMvX3dr","properties":{"formattedCitation":"(37)","plainCitation":"(37)","noteIndex":0},"citationItems":[{"id":965,"uris":["http://zotero.org/users/10260406/items/8ICEI8YE"],"itemData":{"id":965,"type":"article-journal","abstract":"Land use regression models have been widely employed in environmental epidemiology to predict spatiotemporal variation of air pollution. The spatial variability of fine particulate (PM2.5) due to wood-burning has not been studied in Chile. In this study, we used data from a sampling campaign to develop a Land-Use Regression (LUR) model in a city heavily impacted by wood-burning: Temuco, Chile. Models were built based on a field campaign similar following the ESCAPE protocol. The campaign included sampling at 40 fixed sites in parallel with sampling at a central site located at a government monitoring station to control for background levels. Sites tried to maximize the spatial distribution of likely predictors such as number of residential dwellings, number of wood-stoves, PM2.5 concentrations and traffic impact. Two-weeks PM2.5 samples were collected at each site and repeated in 4 sessions covering a whole year. Samples were analyzed for mass and the wood-burning tracers levoglucosan and soluble potassium. To predict the spatio-temporal PM2.5 concentrations and wood tracers, land use regression models were built using average concentrations from the air pollutant campaign as response variable, and potential spatial and temporal predictors including meteorological variables, pollutants concentrations from the air quality network, traffic, urban green areas, land use, among other. The results show that the LUR model was capable of explaining 0.94 of the variation in PM2.5. The population density, houses with coal stoves density, household density and length of local road were positively correlated with PM2.5 concentrations, whereas the no residential areas, density of woodstoves, traffic, electric stoves, elevation, temperature, and precipitation were negatively correlated with PM2.5. This work is the first LUR study in a city heavily impacted by residential air pollution in Chile. The performance of the model was higher than wood burning LUR models reported previously.","container-title":"Environmental Epidemiology","DOI":"10.1097/01.ee9.0000609512.80652.77","ISSN":"2474-7882","title":"Development of Land-Use Regression Models for Particulate Matter due to residential wood burning in Temuco, Chile","author":[{"family":"M","given":"Quinteros Caceres"},{"family":"C","given":"Blazquez"},{"family":"F","given":"Rosas"},{"family":"J","given":"Cardenas"},{"family":"X","given":"Ossa"},{"family":"J","given":"Delgado"},{"family":"R","given":"Harrison"},{"family":"P","given":"Ruiz"}],"issued":{"date-parts":[["2019"]]}}}],"schema":"https://github.com/citation-style-language/schema/raw/master/csl-citation.json"} </w:instrText>
      </w:r>
      <w:r w:rsidR="00BD367E" w:rsidRPr="008E4E93">
        <w:rPr>
          <w:rFonts w:ascii="Arial" w:hAnsi="Arial" w:cs="Arial"/>
          <w:highlight w:val="yellow"/>
          <w:lang w:val="en-US" w:eastAsia="es-ES"/>
        </w:rPr>
        <w:fldChar w:fldCharType="separate"/>
      </w:r>
      <w:r w:rsidR="00954C07" w:rsidRPr="008E4E93">
        <w:rPr>
          <w:rFonts w:ascii="Arial" w:hAnsi="Arial" w:cs="Arial"/>
          <w:noProof/>
          <w:highlight w:val="yellow"/>
          <w:lang w:val="en-US" w:eastAsia="es-ES"/>
        </w:rPr>
        <w:t>(37)</w:t>
      </w:r>
      <w:r w:rsidR="00BD367E" w:rsidRPr="008E4E93">
        <w:rPr>
          <w:rFonts w:ascii="Arial" w:hAnsi="Arial" w:cs="Arial"/>
          <w:highlight w:val="yellow"/>
          <w:lang w:val="en-US" w:eastAsia="es-ES"/>
        </w:rPr>
        <w:fldChar w:fldCharType="end"/>
      </w:r>
      <w:r w:rsidR="00BD367E" w:rsidRPr="008E4E93">
        <w:rPr>
          <w:rFonts w:ascii="Arial" w:hAnsi="Arial" w:cs="Arial"/>
          <w:highlight w:val="yellow"/>
          <w:lang w:val="en-US" w:eastAsia="es-ES"/>
        </w:rPr>
        <w:t xml:space="preserve"> and allows </w:t>
      </w:r>
      <w:r w:rsidR="005F092B" w:rsidRPr="008E4E93">
        <w:rPr>
          <w:rFonts w:ascii="Arial" w:hAnsi="Arial" w:cs="Arial"/>
          <w:highlight w:val="yellow"/>
          <w:lang w:val="en-US" w:eastAsia="es-ES"/>
        </w:rPr>
        <w:t xml:space="preserve">for estimation of </w:t>
      </w:r>
      <w:r w:rsidR="004E637D" w:rsidRPr="008E4E93">
        <w:rPr>
          <w:rFonts w:ascii="Arial" w:hAnsi="Arial" w:cs="Arial"/>
          <w:highlight w:val="yellow"/>
          <w:lang w:val="en-US" w:eastAsia="es-ES"/>
        </w:rPr>
        <w:t xml:space="preserve">temporal and spatial </w:t>
      </w:r>
      <w:r w:rsidR="00B3730E" w:rsidRPr="008E4E93">
        <w:rPr>
          <w:rFonts w:ascii="Arial" w:hAnsi="Arial" w:cs="Arial"/>
          <w:highlight w:val="yellow"/>
          <w:lang w:val="en-US" w:eastAsia="es-ES"/>
        </w:rPr>
        <w:t>exposure</w:t>
      </w:r>
      <w:r w:rsidR="005F092B" w:rsidRPr="008E4E93">
        <w:rPr>
          <w:rFonts w:ascii="Arial" w:hAnsi="Arial" w:cs="Arial"/>
          <w:highlight w:val="yellow"/>
          <w:lang w:val="en-US" w:eastAsia="es-ES"/>
        </w:rPr>
        <w:t>s</w:t>
      </w:r>
      <w:r w:rsidR="00B3730E" w:rsidRPr="008E4E93">
        <w:rPr>
          <w:rFonts w:ascii="Arial" w:hAnsi="Arial" w:cs="Arial"/>
          <w:highlight w:val="yellow"/>
          <w:lang w:val="en-US" w:eastAsia="es-ES"/>
        </w:rPr>
        <w:t xml:space="preserve"> </w:t>
      </w:r>
      <w:r w:rsidR="00BD367E" w:rsidRPr="008E4E93">
        <w:rPr>
          <w:rFonts w:ascii="Arial" w:hAnsi="Arial" w:cs="Arial"/>
          <w:highlight w:val="yellow"/>
          <w:lang w:val="en-US" w:eastAsia="es-ES"/>
        </w:rPr>
        <w:t xml:space="preserve">of </w:t>
      </w:r>
      <w:r w:rsidR="00D30026" w:rsidRPr="008E4E93">
        <w:rPr>
          <w:rFonts w:ascii="Arial" w:eastAsiaTheme="minorEastAsia" w:hAnsi="Arial" w:cs="Arial"/>
          <w:highlight w:val="yellow"/>
          <w:lang w:val="en-US"/>
        </w:rPr>
        <w:t>PM</w:t>
      </w:r>
      <w:r w:rsidR="00D30026" w:rsidRPr="008E4E93">
        <w:rPr>
          <w:rFonts w:ascii="Arial" w:eastAsiaTheme="minorEastAsia" w:hAnsi="Arial" w:cs="Arial"/>
          <w:highlight w:val="yellow"/>
          <w:vertAlign w:val="subscript"/>
          <w:lang w:val="en-US"/>
        </w:rPr>
        <w:t>2.5</w:t>
      </w:r>
      <w:r w:rsidR="00BD367E" w:rsidRPr="008E4E93">
        <w:rPr>
          <w:rFonts w:ascii="Arial" w:hAnsi="Arial" w:cs="Arial"/>
          <w:highlight w:val="yellow"/>
          <w:lang w:val="en-US" w:eastAsia="es-ES"/>
        </w:rPr>
        <w:t xml:space="preserve">, </w:t>
      </w:r>
      <w:proofErr w:type="spellStart"/>
      <w:r w:rsidR="00BD367E" w:rsidRPr="008E4E93">
        <w:rPr>
          <w:rFonts w:ascii="Arial" w:hAnsi="Arial" w:cs="Arial"/>
          <w:highlight w:val="yellow"/>
          <w:lang w:val="en-US" w:eastAsia="es-ES"/>
        </w:rPr>
        <w:t>levo</w:t>
      </w:r>
      <w:proofErr w:type="spellEnd"/>
      <w:r w:rsidR="00BD367E" w:rsidRPr="008E4E93">
        <w:rPr>
          <w:rFonts w:ascii="Arial" w:hAnsi="Arial" w:cs="Arial"/>
          <w:highlight w:val="yellow"/>
          <w:lang w:val="en-US" w:eastAsia="es-ES"/>
        </w:rPr>
        <w:t xml:space="preserve">, and </w:t>
      </w:r>
      <w:proofErr w:type="spellStart"/>
      <w:r w:rsidR="00BD367E" w:rsidRPr="008E4E93">
        <w:rPr>
          <w:rFonts w:ascii="Arial" w:hAnsi="Arial" w:cs="Arial"/>
          <w:highlight w:val="yellow"/>
          <w:lang w:val="en-US" w:eastAsia="es-ES"/>
        </w:rPr>
        <w:t>Ksol</w:t>
      </w:r>
      <w:proofErr w:type="spellEnd"/>
      <w:r w:rsidR="00BD367E" w:rsidRPr="008E4E93">
        <w:rPr>
          <w:rFonts w:ascii="Arial" w:hAnsi="Arial" w:cs="Arial"/>
          <w:highlight w:val="yellow"/>
          <w:lang w:val="en-US" w:eastAsia="es-ES"/>
        </w:rPr>
        <w:t xml:space="preserve"> </w:t>
      </w:r>
      <w:r w:rsidR="005F092B" w:rsidRPr="008E4E93">
        <w:rPr>
          <w:rFonts w:ascii="Arial" w:hAnsi="Arial" w:cs="Arial"/>
          <w:highlight w:val="yellow"/>
          <w:lang w:val="en-US" w:eastAsia="es-ES"/>
        </w:rPr>
        <w:t xml:space="preserve">, adding spatial resolution to the exposures, as it is known that pollution levels are not uniform across the conurbation. </w:t>
      </w:r>
      <w:r w:rsidR="009E34B1" w:rsidRPr="008E4E93">
        <w:rPr>
          <w:rFonts w:ascii="Arial" w:hAnsi="Arial" w:cs="Arial"/>
          <w:highlight w:val="yellow"/>
          <w:lang w:val="en-US" w:eastAsia="es-ES"/>
        </w:rPr>
        <w:lastRenderedPageBreak/>
        <w:fldChar w:fldCharType="begin"/>
      </w:r>
      <w:r w:rsidR="00BF6083" w:rsidRPr="008E4E93">
        <w:rPr>
          <w:rFonts w:ascii="Arial" w:hAnsi="Arial" w:cs="Arial"/>
          <w:highlight w:val="yellow"/>
          <w:lang w:val="en-US" w:eastAsia="es-ES"/>
        </w:rPr>
        <w:instrText xml:space="preserve"> ADDIN ZOTERO_ITEM CSL_CITATION {"citationID":"rbLIgJQd","properties":{"unsorted":false,"formattedCitation":"(25,39,40,42)","plainCitation":"(25,39,40,42)","noteIndex":0},"citationItems":[{"id":219,"uris":["http://zotero.org/users/10260406/items/S72MSPJ4"],"itemData":{"id":219,"type":"article-journal","container-title":"Atmospheric Environment","DOI":"10.1016/j.atmosenv.2022.119255","ISSN":"13522310","journalAbbreviation":"Atmospheric Environment","language":"en","page":"119255","source":"DOI.org (Crossref)","title":"Spatial distribution of particulate matter on winter nights in Temuco, Chile: Studying the impact of residential wood-burning using mobile monitoring","title-short":"Spatial distribution of particulate matter on winter nights in Temuco, Chile","volume":"286","author":[{"family":"Blanco","given":"Estela"},{"family":"Rubilar","given":"Francisco"},{"family":"Quinteros","given":"Maria Elisa"},{"family":"Cayupi","given":"Karen"},{"family":"Ayala","given":"Salvador"},{"family":"Lu","given":"Siyao"},{"family":"Jimenez","given":"Raquel B."},{"family":"Cárdenas","given":"Juan Pablo"},{"family":"Blazquez","given":"Carola A."},{"family":"Delgado-Saborit","given":"Juana Maria"},{"family":"Harrison","given":"Roy M."},{"family":"Ruiz-Rudolph","given":"Pablo"}],"issued":{"date-parts":[["2022",10]]}}},{"id":251,"uris":["http://zotero.org/users/10260406/items/YUEFDU8V"],"itemData":{"id":251,"type":"article-journal","container-title":"Atmospheric Environment","DOI":"10.1016/j.atmosenv.2022.119529","ISSN":"13522310","journalAbbreviation":"Atmospheric Environment","language":"en","page":"119529","source":"DOI.org (Crossref)","title":"Spatio-temporal distribution of particulate matter and wood-smoke tracers in Temuco, Chile: A city heavily impacted by residential wood-burning","title-short":"Spatio-temporal distribution of particulate matter and wood-smoke tracers in Temuco, Chile","volume":"294","author":[{"family":"Quinteros","given":"Maria Elisa"},{"family":"Blanco","given":"Estela"},{"family":"Sanabria","given":"Janeet"},{"family":"Rosas-Diaz","given":"Felipe"},{"family":"Blazquez","given":"Carola A."},{"family":"Ayala","given":"Salvador"},{"family":"Cárdenas-R","given":"Juan Pablo"},{"family":"Stone","given":"Elizabeth A."},{"family":"Sybesma","given":"Keely"},{"family":"Delgado-Saborit","given":"Juana Maria"},{"family":"Harrison","given":"Roy M."},{"family":"Ruiz-Rudolph","given":"Pablo"}],"issued":{"date-parts":[["2023",2]]}}},{"id":2322,"uris":["http://zotero.org/users/10260406/items/4V2ZQI39"],"itemData":{"id":2322,"type":"article-journal","container-title":"Environmental Science &amp; Technology","DOI":"10.1021/acs.est.3c00720","ISSN":"0013-936X, 1520-5851","issue":"48","journalAbbreviation":"Environ. Sci. Technol.","language":"en","license":"https://doi.org/10.15223/policy-029","page":"19473-19486","source":"DOI.org (Crossref)","title":"Development of Spatio-Temporal Land Use Regression Models for Fine Particulate Matter and Wood-Burning Tracers in Temuco, Chile","volume":"57","author":[{"family":"Quinteros","given":"María Elisa"},{"family":"Blazquez","given":"Carola"},{"family":"Ayala","given":"Salvador"},{"family":"Kilby","given":"Dylan"},{"family":"Cárdenas-R","given":"Juan Pablo"},{"family":"Ossa","given":"Ximena"},{"family":"Rosas-Diaz","given":"Felipe"},{"family":"Stone","given":"Elizabeth A."},{"family":"Blanco","given":"Estela"},{"family":"Delgado-Saborit","given":"Juana-María"},{"family":"Harrison","given":"Roy M"},{"family":"Ruiz-Rudolph","given":"Pablo"}],"issued":{"date-parts":[["2023",12,5]]}}},{"id":2120,"uris":["http://zotero.org/users/10260406/items/4DVCRIAQ"],"itemData":{"id":2120,"type":"article-journal","container-title":"Aerosol and Air Quality Research","DOI":"10.4209/aaqr.210110","ISSN":"16808584, 20711409","issue":"11","journalAbbreviation":"Aerosol Air Qual. Res.","language":"en","page":"210110","source":"DOI.org (Crossref)","title":"Impact of Biomass Burning on Air Quality in Temuco City, Chile","volume":"21","author":[{"family":"Reyes","given":"Felipe"},{"family":"Ahumada","given":"Sofía"},{"family":"Rojas","given":"Francisca"},{"family":"Oyola","given":"Pedro"},{"family":"Vásquez","given":"Yeanice"},{"family":"Aguilera","given":"Claudio"},{"family":"Henriquez","given":"Andres"},{"family":"Gramsch","given":"Ernesto"},{"family":"Kang","given":"Choong-Min"},{"family":"Saarikoski","given":"Sanna"},{"family":"Teinilä","given":"Kimmo"},{"family":"Aurela","given":"Minna"},{"family":"Timonen","given":"Hilkka"}],"issued":{"date-parts":[["2021"]]}}}],"schema":"https://github.com/citation-style-language/schema/raw/master/csl-citation.json"} </w:instrText>
      </w:r>
      <w:r w:rsidR="009E34B1" w:rsidRPr="008E4E93">
        <w:rPr>
          <w:rFonts w:ascii="Arial" w:hAnsi="Arial" w:cs="Arial"/>
          <w:highlight w:val="yellow"/>
          <w:lang w:val="en-US" w:eastAsia="es-ES"/>
        </w:rPr>
        <w:fldChar w:fldCharType="separate"/>
      </w:r>
      <w:r w:rsidR="00BF6083" w:rsidRPr="008E4E93">
        <w:rPr>
          <w:rFonts w:ascii="Arial" w:eastAsiaTheme="minorHAnsi" w:hAnsi="Arial" w:cs="Arial"/>
          <w:szCs w:val="24"/>
          <w:highlight w:val="yellow"/>
          <w:lang w:val="en-US"/>
          <w14:ligatures w14:val="standardContextual"/>
        </w:rPr>
        <w:t>(25,39,40,42)</w:t>
      </w:r>
      <w:r w:rsidR="009E34B1" w:rsidRPr="008E4E93">
        <w:rPr>
          <w:rFonts w:ascii="Arial" w:hAnsi="Arial" w:cs="Arial"/>
          <w:highlight w:val="yellow"/>
          <w:lang w:val="en-US" w:eastAsia="es-ES"/>
        </w:rPr>
        <w:fldChar w:fldCharType="end"/>
      </w:r>
      <w:r w:rsidR="009E34B1" w:rsidRPr="008E4E93">
        <w:rPr>
          <w:rFonts w:ascii="Arial" w:hAnsi="Arial" w:cs="Arial"/>
          <w:highlight w:val="yellow"/>
          <w:lang w:val="en-US" w:eastAsia="es-ES"/>
        </w:rPr>
        <w:t xml:space="preserve">. </w:t>
      </w:r>
      <w:r w:rsidR="00007D39" w:rsidRPr="008E4E93">
        <w:rPr>
          <w:rFonts w:ascii="Arial" w:hAnsi="Arial" w:cs="Arial"/>
          <w:highlight w:val="yellow"/>
          <w:lang w:val="en-US" w:eastAsia="es-ES"/>
        </w:rPr>
        <w:t>The model was initially trained using an extensive sampling campaign for PM</w:t>
      </w:r>
      <w:r w:rsidR="00007D39" w:rsidRPr="008E4E93">
        <w:rPr>
          <w:rFonts w:ascii="Arial" w:hAnsi="Arial" w:cs="Arial"/>
          <w:highlight w:val="yellow"/>
          <w:vertAlign w:val="subscript"/>
          <w:lang w:val="en-US" w:eastAsia="es-ES"/>
        </w:rPr>
        <w:t>2.5</w:t>
      </w:r>
      <w:r w:rsidR="00007D39" w:rsidRPr="008E4E93">
        <w:rPr>
          <w:rFonts w:ascii="Arial" w:hAnsi="Arial" w:cs="Arial"/>
          <w:highlight w:val="yellow"/>
          <w:lang w:val="en-US" w:eastAsia="es-ES"/>
        </w:rPr>
        <w:t xml:space="preserve">, </w:t>
      </w:r>
      <w:proofErr w:type="spellStart"/>
      <w:r w:rsidR="00007D39" w:rsidRPr="008E4E93">
        <w:rPr>
          <w:rFonts w:ascii="Arial" w:hAnsi="Arial" w:cs="Arial"/>
          <w:highlight w:val="yellow"/>
          <w:lang w:val="en-US" w:eastAsia="es-ES"/>
        </w:rPr>
        <w:t>levo</w:t>
      </w:r>
      <w:proofErr w:type="spellEnd"/>
      <w:r w:rsidR="00007D39" w:rsidRPr="008E4E93">
        <w:rPr>
          <w:rFonts w:ascii="Arial" w:hAnsi="Arial" w:cs="Arial"/>
          <w:highlight w:val="yellow"/>
          <w:lang w:val="en-US" w:eastAsia="es-ES"/>
        </w:rPr>
        <w:t xml:space="preserve"> and </w:t>
      </w:r>
      <w:proofErr w:type="spellStart"/>
      <w:r w:rsidR="00007D39" w:rsidRPr="008E4E93">
        <w:rPr>
          <w:rFonts w:ascii="Arial" w:hAnsi="Arial" w:cs="Arial"/>
          <w:highlight w:val="yellow"/>
          <w:lang w:val="en-US" w:eastAsia="es-ES"/>
        </w:rPr>
        <w:t>Ksol</w:t>
      </w:r>
      <w:proofErr w:type="spellEnd"/>
      <w:r w:rsidR="00007D39" w:rsidRPr="008E4E93">
        <w:rPr>
          <w:rFonts w:ascii="Arial" w:hAnsi="Arial" w:cs="Arial"/>
          <w:highlight w:val="yellow"/>
          <w:lang w:val="en-US" w:eastAsia="es-ES"/>
        </w:rPr>
        <w:t>, spanning many seasons and covering the whole urban area from Temuco. Model was fitted using central site PM</w:t>
      </w:r>
      <w:r w:rsidR="00007D39" w:rsidRPr="008E4E93">
        <w:rPr>
          <w:rFonts w:ascii="Arial" w:hAnsi="Arial" w:cs="Arial"/>
          <w:highlight w:val="yellow"/>
          <w:vertAlign w:val="subscript"/>
          <w:lang w:val="en-US" w:eastAsia="es-ES"/>
        </w:rPr>
        <w:t>2.5</w:t>
      </w:r>
      <w:r w:rsidR="00007D39" w:rsidRPr="008E4E93">
        <w:rPr>
          <w:rFonts w:ascii="Arial" w:hAnsi="Arial" w:cs="Arial"/>
          <w:highlight w:val="yellow"/>
          <w:lang w:val="en-US" w:eastAsia="es-ES"/>
        </w:rPr>
        <w:t xml:space="preserve"> monitoring and spatial variables derived from sampling locations as predictors</w:t>
      </w:r>
      <w:r w:rsidR="000E5877" w:rsidRPr="008E4E93">
        <w:rPr>
          <w:rFonts w:ascii="Arial" w:hAnsi="Arial" w:cs="Arial"/>
          <w:highlight w:val="yellow"/>
          <w:lang w:val="en-US" w:eastAsia="es-ES"/>
        </w:rPr>
        <w:t xml:space="preserve"> </w:t>
      </w:r>
      <w:r w:rsidR="00653D00" w:rsidRPr="008E4E93">
        <w:rPr>
          <w:rFonts w:ascii="Arial" w:hAnsi="Arial" w:cs="Arial"/>
          <w:highlight w:val="yellow"/>
          <w:lang w:val="en-US" w:eastAsia="es-ES"/>
        </w:rPr>
        <w:fldChar w:fldCharType="begin"/>
      </w:r>
      <w:r w:rsidR="00BF6083" w:rsidRPr="008E4E93">
        <w:rPr>
          <w:rFonts w:ascii="Arial" w:hAnsi="Arial" w:cs="Arial"/>
          <w:highlight w:val="yellow"/>
          <w:lang w:val="en-US" w:eastAsia="es-ES"/>
        </w:rPr>
        <w:instrText xml:space="preserve"> ADDIN ZOTERO_ITEM CSL_CITATION {"citationID":"vHWv8cQJ","properties":{"unsorted":false,"formattedCitation":"(43)","plainCitation":"(43)","noteIndex":0},"citationItems":[{"id":1059,"uris":["http://zotero.org/users/10260406/items/CCZXTENV"],"itemData":{"id":1059,"type":"article-journal","DOI":"10.1590/0102-311X00288920","issue":"1","page":"1-15","title":"Quality of automatic geocoding tools : a study using addresses from hospital record files in Temuco , Chile geocodificación : un estudio usando direcciones de fichas de registro hospitalario en Temuco , Chile A qualidade das ferramentas de geocodificação","volume":"38","author":[{"family":"Quinteros","given":"Maria Elisa"},{"family":"Blazquez","given":"Carola"},{"family":"Rosas","given":"Felipe"},{"family":"Ayala","given":"Salvador"},{"family":"Delgado-saborit","given":"Juana Maria"},{"family":"Harrison","given":"Roy M"},{"family":"Ruiz-rudolph","given":"Pablo"},{"family":"Yohannessen","given":"Karla"}],"issued":{"date-parts":[["2022"]]}}}],"schema":"https://github.com/citation-style-language/schema/raw/master/csl-citation.json"} </w:instrText>
      </w:r>
      <w:r w:rsidR="00653D00" w:rsidRPr="008E4E93">
        <w:rPr>
          <w:rFonts w:ascii="Arial" w:hAnsi="Arial" w:cs="Arial"/>
          <w:highlight w:val="yellow"/>
          <w:lang w:val="en-US" w:eastAsia="es-ES"/>
        </w:rPr>
        <w:fldChar w:fldCharType="separate"/>
      </w:r>
      <w:r w:rsidR="00BF6083" w:rsidRPr="008E4E93">
        <w:rPr>
          <w:rFonts w:ascii="Arial" w:hAnsi="Arial" w:cs="Arial"/>
          <w:noProof/>
          <w:highlight w:val="yellow"/>
          <w:lang w:val="en-US" w:eastAsia="es-ES"/>
        </w:rPr>
        <w:t>(43)</w:t>
      </w:r>
      <w:r w:rsidR="00653D00" w:rsidRPr="008E4E93">
        <w:rPr>
          <w:rFonts w:ascii="Arial" w:hAnsi="Arial" w:cs="Arial"/>
          <w:highlight w:val="yellow"/>
          <w:lang w:val="en-US" w:eastAsia="es-ES"/>
        </w:rPr>
        <w:fldChar w:fldCharType="end"/>
      </w:r>
      <w:r w:rsidR="00653D00" w:rsidRPr="008E4E93">
        <w:rPr>
          <w:rFonts w:ascii="Arial" w:hAnsi="Arial" w:cs="Arial"/>
          <w:highlight w:val="yellow"/>
          <w:lang w:val="en-US" w:eastAsia="es-ES"/>
        </w:rPr>
        <w:t>.</w:t>
      </w:r>
      <w:r w:rsidR="00007D39" w:rsidRPr="008E4E93">
        <w:rPr>
          <w:rFonts w:ascii="Arial" w:hAnsi="Arial" w:cs="Arial"/>
          <w:highlight w:val="yellow"/>
          <w:lang w:val="en-US" w:eastAsia="es-ES"/>
        </w:rPr>
        <w:t xml:space="preserve"> </w:t>
      </w:r>
      <w:r w:rsidR="008E0575" w:rsidRPr="008E4E93">
        <w:rPr>
          <w:rFonts w:ascii="Arial" w:hAnsi="Arial" w:cs="Arial"/>
          <w:highlight w:val="yellow"/>
          <w:lang w:val="en-US" w:eastAsia="es-ES"/>
        </w:rPr>
        <w:t>T</w:t>
      </w:r>
      <w:r w:rsidRPr="008E4E93">
        <w:rPr>
          <w:rFonts w:ascii="Arial" w:hAnsi="Arial" w:cs="Arial"/>
          <w:highlight w:val="yellow"/>
          <w:lang w:val="en-US"/>
        </w:rPr>
        <w:t>he LUR model had a satisfactory performance, explaining 88.8%, 87.4%, and 87.3% of the total variance in PM</w:t>
      </w:r>
      <w:r w:rsidRPr="008E4E93">
        <w:rPr>
          <w:rFonts w:ascii="Arial" w:hAnsi="Arial" w:cs="Arial"/>
          <w:highlight w:val="yellow"/>
          <w:vertAlign w:val="subscript"/>
          <w:lang w:val="en-US"/>
        </w:rPr>
        <w:t>2.5</w:t>
      </w:r>
      <w:r w:rsidRPr="008E4E93">
        <w:rPr>
          <w:rFonts w:ascii="Arial" w:hAnsi="Arial" w:cs="Arial"/>
          <w:highlight w:val="yellow"/>
          <w:lang w:val="en-US"/>
        </w:rPr>
        <w:t xml:space="preserve">, </w:t>
      </w:r>
      <w:proofErr w:type="spellStart"/>
      <w:r w:rsidRPr="008E4E93">
        <w:rPr>
          <w:rFonts w:ascii="Arial" w:hAnsi="Arial" w:cs="Arial"/>
          <w:highlight w:val="yellow"/>
          <w:lang w:val="en-US"/>
        </w:rPr>
        <w:t>levo</w:t>
      </w:r>
      <w:proofErr w:type="spellEnd"/>
      <w:r w:rsidRPr="008E4E93">
        <w:rPr>
          <w:rFonts w:ascii="Arial" w:hAnsi="Arial" w:cs="Arial"/>
          <w:highlight w:val="yellow"/>
          <w:lang w:val="en-US"/>
        </w:rPr>
        <w:t xml:space="preserve"> and </w:t>
      </w:r>
      <w:proofErr w:type="spellStart"/>
      <w:r w:rsidRPr="008E4E93">
        <w:rPr>
          <w:rFonts w:ascii="Arial" w:hAnsi="Arial" w:cs="Arial"/>
          <w:highlight w:val="yellow"/>
          <w:lang w:val="en-US"/>
        </w:rPr>
        <w:t>Ksol</w:t>
      </w:r>
      <w:proofErr w:type="spellEnd"/>
      <w:r w:rsidR="006818D0" w:rsidRPr="008E4E93">
        <w:rPr>
          <w:rFonts w:ascii="Arial" w:hAnsi="Arial" w:cs="Arial"/>
          <w:highlight w:val="yellow"/>
          <w:lang w:val="en-US"/>
        </w:rPr>
        <w:t xml:space="preserve"> of the sampling campaign,</w:t>
      </w:r>
      <w:r w:rsidRPr="008E4E93">
        <w:rPr>
          <w:rFonts w:ascii="Arial" w:hAnsi="Arial" w:cs="Arial"/>
          <w:highlight w:val="yellow"/>
          <w:lang w:val="en-US"/>
        </w:rPr>
        <w:t xml:space="preserve"> respectively</w:t>
      </w:r>
      <w:r w:rsidR="006818D0" w:rsidRPr="008E4E93">
        <w:rPr>
          <w:rFonts w:ascii="Arial" w:hAnsi="Arial" w:cs="Arial"/>
          <w:highlight w:val="yellow"/>
          <w:lang w:val="en-US"/>
        </w:rPr>
        <w:t xml:space="preserve"> </w:t>
      </w:r>
      <w:r w:rsidRPr="008E4E93">
        <w:rPr>
          <w:rFonts w:ascii="Arial" w:hAnsi="Arial" w:cs="Arial"/>
          <w:highlight w:val="yellow"/>
          <w:lang w:val="en-US"/>
        </w:rPr>
        <w:fldChar w:fldCharType="begin"/>
      </w:r>
      <w:r w:rsidR="00BF6083" w:rsidRPr="008E4E93">
        <w:rPr>
          <w:rFonts w:ascii="Arial" w:hAnsi="Arial" w:cs="Arial"/>
          <w:highlight w:val="yellow"/>
          <w:lang w:val="en-US"/>
        </w:rPr>
        <w:instrText xml:space="preserve"> ADDIN ZOTERO_ITEM CSL_CITATION {"citationID":"Km3inBfk","properties":{"unsorted":false,"formattedCitation":"(40)","plainCitation":"(40)","noteIndex":0},"citationItems":[{"id":2322,"uris":["http://zotero.org/users/10260406/items/4V2ZQI39"],"itemData":{"id":2322,"type":"article-journal","container-title":"Environmental Science &amp; Technology","DOI":"10.1021/acs.est.3c00720","ISSN":"0013-936X, 1520-5851","issue":"48","journalAbbreviation":"Environ. Sci. Technol.","language":"en","license":"https://doi.org/10.15223/policy-029","page":"19473-19486","source":"DOI.org (Crossref)","title":"Development of Spatio-Temporal Land Use Regression Models for Fine Particulate Matter and Wood-Burning Tracers in Temuco, Chile","volume":"57","author":[{"family":"Quinteros","given":"María Elisa"},{"family":"Blazquez","given":"Carola"},{"family":"Ayala","given":"Salvador"},{"family":"Kilby","given":"Dylan"},{"family":"Cárdenas-R","given":"Juan Pablo"},{"family":"Ossa","given":"Ximena"},{"family":"Rosas-Diaz","given":"Felipe"},{"family":"Stone","given":"Elizabeth A."},{"family":"Blanco","given":"Estela"},{"family":"Delgado-Saborit","given":"Juana-María"},{"family":"Harrison","given":"Roy M"},{"family":"Ruiz-Rudolph","given":"Pablo"}],"issued":{"date-parts":[["2023",12,5]]}}}],"schema":"https://github.com/citation-style-language/schema/raw/master/csl-citation.json"} </w:instrText>
      </w:r>
      <w:r w:rsidRPr="008E4E93">
        <w:rPr>
          <w:rFonts w:ascii="Arial" w:hAnsi="Arial" w:cs="Arial"/>
          <w:highlight w:val="yellow"/>
          <w:lang w:val="en-US"/>
        </w:rPr>
        <w:fldChar w:fldCharType="separate"/>
      </w:r>
      <w:r w:rsidR="00BF6083" w:rsidRPr="008E4E93">
        <w:rPr>
          <w:rFonts w:ascii="Arial" w:hAnsi="Arial" w:cs="Arial"/>
          <w:noProof/>
          <w:highlight w:val="yellow"/>
          <w:lang w:val="en-US"/>
        </w:rPr>
        <w:t>(40)</w:t>
      </w:r>
      <w:r w:rsidRPr="008E4E93">
        <w:rPr>
          <w:rFonts w:ascii="Arial" w:hAnsi="Arial" w:cs="Arial"/>
          <w:highlight w:val="yellow"/>
          <w:lang w:val="en-US"/>
        </w:rPr>
        <w:fldChar w:fldCharType="end"/>
      </w:r>
      <w:r w:rsidRPr="008E4E93">
        <w:rPr>
          <w:rFonts w:ascii="Arial" w:hAnsi="Arial" w:cs="Arial"/>
          <w:highlight w:val="yellow"/>
          <w:lang w:val="en-US"/>
        </w:rPr>
        <w:t xml:space="preserve">. </w:t>
      </w:r>
      <w:r w:rsidR="0037449E" w:rsidRPr="008E4E93">
        <w:rPr>
          <w:rFonts w:ascii="Arial" w:hAnsi="Arial" w:cs="Arial"/>
          <w:highlight w:val="yellow"/>
          <w:lang w:val="en-US" w:eastAsia="es-ES"/>
        </w:rPr>
        <w:t>In this study, the model was applied using the required spatial predictors of the model, obtained from the residential addresses of the participants, and PM</w:t>
      </w:r>
      <w:r w:rsidR="0037449E" w:rsidRPr="008E4E93">
        <w:rPr>
          <w:rFonts w:ascii="Arial" w:hAnsi="Arial" w:cs="Arial"/>
          <w:highlight w:val="yellow"/>
          <w:vertAlign w:val="subscript"/>
          <w:lang w:val="en-US" w:eastAsia="es-ES"/>
        </w:rPr>
        <w:t>2.5</w:t>
      </w:r>
      <w:r w:rsidR="0037449E" w:rsidRPr="008E4E93">
        <w:rPr>
          <w:rFonts w:ascii="Arial" w:hAnsi="Arial" w:cs="Arial"/>
          <w:highlight w:val="yellow"/>
          <w:lang w:val="en-US" w:eastAsia="es-ES"/>
        </w:rPr>
        <w:t xml:space="preserve"> central site concentrations estimated from the exposure windows for each participant.</w:t>
      </w:r>
    </w:p>
    <w:p w14:paraId="21DA015F" w14:textId="77777777" w:rsidR="007F3A31" w:rsidRDefault="007F3A31" w:rsidP="00C525B2">
      <w:pPr>
        <w:spacing w:after="0" w:line="480" w:lineRule="auto"/>
        <w:jc w:val="both"/>
        <w:rPr>
          <w:rFonts w:ascii="Arial" w:hAnsi="Arial" w:cs="Arial"/>
          <w:lang w:val="en-US"/>
        </w:rPr>
      </w:pPr>
    </w:p>
    <w:p w14:paraId="68603FFC" w14:textId="3D56C8B8" w:rsidR="00C525B2" w:rsidRDefault="002C43FF" w:rsidP="34029698">
      <w:pPr>
        <w:spacing w:after="0" w:line="480" w:lineRule="auto"/>
        <w:jc w:val="both"/>
        <w:rPr>
          <w:rFonts w:ascii="Arial" w:hAnsi="Arial" w:cs="Arial"/>
          <w:lang w:val="en-US"/>
        </w:rPr>
      </w:pPr>
      <w:r w:rsidRPr="34029698">
        <w:rPr>
          <w:rFonts w:ascii="Arial" w:hAnsi="Arial" w:cs="Arial"/>
          <w:lang w:val="en-US"/>
        </w:rPr>
        <w:t xml:space="preserve">To estimate the windows of exposures, </w:t>
      </w:r>
      <w:r w:rsidRPr="34029698">
        <w:rPr>
          <w:rFonts w:ascii="Arial" w:hAnsi="Arial" w:cs="Arial"/>
          <w:lang w:val="en-US" w:eastAsia="es-ES"/>
        </w:rPr>
        <w:t>g</w:t>
      </w:r>
      <w:r w:rsidR="00C525B2" w:rsidRPr="34029698">
        <w:rPr>
          <w:rFonts w:ascii="Arial" w:hAnsi="Arial" w:cs="Arial"/>
          <w:lang w:val="en-US" w:eastAsia="es-ES"/>
        </w:rPr>
        <w:t xml:space="preserve">estational age documented in medical charts </w:t>
      </w:r>
      <w:r w:rsidR="00107B1A" w:rsidRPr="34029698">
        <w:rPr>
          <w:rFonts w:ascii="Arial" w:hAnsi="Arial" w:cs="Arial"/>
          <w:lang w:val="en-US" w:eastAsia="es-ES"/>
        </w:rPr>
        <w:t>wa</w:t>
      </w:r>
      <w:r w:rsidR="00C525B2" w:rsidRPr="34029698">
        <w:rPr>
          <w:rFonts w:ascii="Arial" w:hAnsi="Arial" w:cs="Arial"/>
          <w:lang w:val="en-US" w:eastAsia="es-ES"/>
        </w:rPr>
        <w:t xml:space="preserve">s determined using reported date of last menstrual period and via ultrasound conducted in the first trimester in the primary care setting </w:t>
      </w:r>
      <w:r w:rsidRPr="34029698">
        <w:rPr>
          <w:rFonts w:ascii="Arial" w:hAnsi="Arial" w:cs="Arial"/>
          <w:lang w:val="en-US" w:eastAsia="es-ES"/>
        </w:rPr>
        <w:fldChar w:fldCharType="begin"/>
      </w:r>
      <w:r w:rsidRPr="34029698">
        <w:rPr>
          <w:rFonts w:ascii="Arial" w:hAnsi="Arial" w:cs="Arial"/>
          <w:lang w:val="en-US" w:eastAsia="es-ES"/>
        </w:rPr>
        <w:instrText xml:space="preserve"> ADDIN ZOTERO_ITEM CSL_CITATION {"citationID":"WrUagVy4","properties":{"formattedCitation":"(29)","plainCitation":"(29)","noteIndex":0},"citationItems":[{"id":1394,"uris":["http://zotero.org/users/10260406/items/4TDBG7ZR"],"itemData":{"id":1394,"type":"article-journal","container-title":"Journal of Urban Health","DOI":"10.1007/s11524-023-00733-y","ISSN":"1099-3460, 1468-2869","issue":"3","journalAbbreviation":"J Urban Health","language":"en","page":"513-524","source":"DOI.org (Crossref)","title":"Temporal and Spatial Trends of Adverse Pregnancy and Birth Outcomes in a Sample of Births from a Public Hospital in Chile","volume":"100","author":[{"family":"Blanco","given":"Estela"},{"family":"Ruiz-Rudolph","given":"Pablo"},{"family":"Yohannessen","given":"Karla"},{"family":"Ayala","given":"Salvador"},{"family":"Quinteros","given":"María Elisa"},{"family":"Delgado-Saborit","given":"Juana Maria"},{"family":"Blazquez","given":"Carola A."},{"family":"Iglesias","given":"Verónica"},{"family":"Zapata","given":"Diana Alcántara"},{"family":"Bartington","given":"Suzanne E."},{"family":"Harrison","given":"Roy M."},{"family":"Ossa","given":"Ximena"}],"issued":{"date-parts":[["2023",6]]}}}],"schema":"https://github.com/citation-style-language/schema/raw/master/csl-citation.json"} </w:instrText>
      </w:r>
      <w:r w:rsidRPr="34029698">
        <w:rPr>
          <w:rFonts w:ascii="Arial" w:hAnsi="Arial" w:cs="Arial"/>
          <w:lang w:val="en-US" w:eastAsia="es-ES"/>
        </w:rPr>
        <w:fldChar w:fldCharType="separate"/>
      </w:r>
      <w:r w:rsidR="003403E5" w:rsidRPr="34029698">
        <w:rPr>
          <w:rFonts w:ascii="Arial" w:hAnsi="Arial" w:cs="Arial"/>
          <w:noProof/>
          <w:lang w:val="en-US" w:eastAsia="es-ES"/>
        </w:rPr>
        <w:t>(29)</w:t>
      </w:r>
      <w:r w:rsidRPr="34029698">
        <w:rPr>
          <w:rFonts w:ascii="Arial" w:hAnsi="Arial" w:cs="Arial"/>
          <w:lang w:val="en-US" w:eastAsia="es-ES"/>
        </w:rPr>
        <w:fldChar w:fldCharType="end"/>
      </w:r>
      <w:r w:rsidR="00C525B2" w:rsidRPr="34029698">
        <w:rPr>
          <w:rFonts w:ascii="Arial" w:hAnsi="Arial" w:cs="Arial"/>
          <w:lang w:val="en-US" w:eastAsia="es-ES"/>
        </w:rPr>
        <w:t xml:space="preserve">. </w:t>
      </w:r>
      <w:r w:rsidR="00C525B2" w:rsidRPr="34029698">
        <w:rPr>
          <w:rFonts w:ascii="Arial" w:hAnsi="Arial" w:cs="Arial"/>
          <w:highlight w:val="yellow"/>
          <w:lang w:val="en-US" w:eastAsia="es-ES"/>
        </w:rPr>
        <w:t xml:space="preserve">Using information from the medical chart on gestational age and date of </w:t>
      </w:r>
      <w:r w:rsidR="4186B94B" w:rsidRPr="34029698">
        <w:rPr>
          <w:rFonts w:ascii="Arial" w:hAnsi="Arial" w:cs="Arial"/>
          <w:highlight w:val="yellow"/>
          <w:lang w:val="en-US" w:eastAsia="es-ES"/>
        </w:rPr>
        <w:t>birth,</w:t>
      </w:r>
      <w:r w:rsidR="00C525B2" w:rsidRPr="34029698">
        <w:rPr>
          <w:rFonts w:ascii="Arial" w:hAnsi="Arial" w:cs="Arial"/>
          <w:highlight w:val="yellow"/>
          <w:lang w:val="en-US" w:eastAsia="es-ES"/>
        </w:rPr>
        <w:t xml:space="preserve"> we </w:t>
      </w:r>
      <w:r w:rsidR="000A13A6" w:rsidRPr="34029698">
        <w:rPr>
          <w:rFonts w:ascii="Arial" w:hAnsi="Arial" w:cs="Arial"/>
          <w:highlight w:val="yellow"/>
          <w:lang w:val="en-US" w:eastAsia="es-ES"/>
        </w:rPr>
        <w:t>determined</w:t>
      </w:r>
      <w:r w:rsidR="00C525B2" w:rsidRPr="34029698">
        <w:rPr>
          <w:rFonts w:ascii="Arial" w:hAnsi="Arial" w:cs="Arial"/>
          <w:highlight w:val="yellow"/>
          <w:lang w:val="en-US" w:eastAsia="es-ES"/>
        </w:rPr>
        <w:t xml:space="preserve"> </w:t>
      </w:r>
      <w:r w:rsidR="000A13A6" w:rsidRPr="34029698">
        <w:rPr>
          <w:rFonts w:ascii="Arial" w:hAnsi="Arial" w:cs="Arial"/>
          <w:highlight w:val="yellow"/>
          <w:lang w:val="en-US" w:eastAsia="es-ES"/>
        </w:rPr>
        <w:t>weeks of gestation for each participant</w:t>
      </w:r>
      <w:r w:rsidR="5EE9416F" w:rsidRPr="34029698">
        <w:rPr>
          <w:rFonts w:ascii="Arial" w:hAnsi="Arial" w:cs="Arial"/>
          <w:highlight w:val="yellow"/>
          <w:lang w:val="en-US" w:eastAsia="es-ES"/>
        </w:rPr>
        <w:t xml:space="preserve">. Gestational weeks were operationalized as consecutive 7-day intervals beginning on the estimated start date of </w:t>
      </w:r>
      <w:r w:rsidR="69C808DD" w:rsidRPr="34029698">
        <w:rPr>
          <w:rFonts w:ascii="Arial" w:hAnsi="Arial" w:cs="Arial"/>
          <w:highlight w:val="yellow"/>
          <w:lang w:val="en-US" w:eastAsia="es-ES"/>
        </w:rPr>
        <w:t>pregnancy</w:t>
      </w:r>
      <w:r w:rsidR="20EAC552" w:rsidRPr="34029698">
        <w:rPr>
          <w:rFonts w:ascii="Arial" w:hAnsi="Arial" w:cs="Arial"/>
          <w:highlight w:val="yellow"/>
          <w:lang w:val="en-US" w:eastAsia="es-ES"/>
        </w:rPr>
        <w:t>, defined as the start of week 1</w:t>
      </w:r>
      <w:r w:rsidR="5EE9416F" w:rsidRPr="34029698">
        <w:rPr>
          <w:rFonts w:ascii="Arial" w:hAnsi="Arial" w:cs="Arial"/>
          <w:highlight w:val="yellow"/>
          <w:lang w:val="en-US" w:eastAsia="es-ES"/>
        </w:rPr>
        <w:t>.</w:t>
      </w:r>
      <w:r w:rsidR="6A80654C" w:rsidRPr="34029698">
        <w:rPr>
          <w:rFonts w:ascii="Arial" w:hAnsi="Arial" w:cs="Arial"/>
          <w:highlight w:val="yellow"/>
          <w:lang w:val="en-US" w:eastAsia="es-ES"/>
        </w:rPr>
        <w:t xml:space="preserve"> A</w:t>
      </w:r>
      <w:r w:rsidR="007D5B1D" w:rsidRPr="34029698">
        <w:rPr>
          <w:rFonts w:ascii="Arial" w:hAnsi="Arial" w:cs="Arial"/>
          <w:highlight w:val="yellow"/>
          <w:lang w:val="en-US" w:eastAsia="es-ES"/>
        </w:rPr>
        <w:t xml:space="preserve">pplying the methods described above, we estimated </w:t>
      </w:r>
      <w:r w:rsidR="00C525B2" w:rsidRPr="34029698">
        <w:rPr>
          <w:rFonts w:ascii="Arial" w:hAnsi="Arial" w:cs="Arial"/>
          <w:highlight w:val="yellow"/>
          <w:lang w:val="en-US" w:eastAsia="es-ES"/>
        </w:rPr>
        <w:t>exposure for</w:t>
      </w:r>
      <w:r w:rsidR="007D5B1D" w:rsidRPr="34029698">
        <w:rPr>
          <w:rFonts w:ascii="Arial" w:hAnsi="Arial" w:cs="Arial"/>
          <w:highlight w:val="yellow"/>
          <w:lang w:val="en-US" w:eastAsia="es-ES"/>
        </w:rPr>
        <w:t>:</w:t>
      </w:r>
      <w:r w:rsidR="00C525B2" w:rsidRPr="34029698">
        <w:rPr>
          <w:rFonts w:ascii="Arial" w:hAnsi="Arial" w:cs="Arial"/>
          <w:highlight w:val="yellow"/>
          <w:lang w:val="en-US" w:eastAsia="es-ES"/>
        </w:rPr>
        <w:t xml:space="preserve"> the total gestational period, each trimester (trimester 1</w:t>
      </w:r>
      <w:r w:rsidR="61E2548E" w:rsidRPr="34029698">
        <w:rPr>
          <w:rFonts w:ascii="Arial" w:hAnsi="Arial" w:cs="Arial"/>
          <w:highlight w:val="yellow"/>
          <w:lang w:val="en-US" w:eastAsia="es-ES"/>
        </w:rPr>
        <w:t xml:space="preserve">: </w:t>
      </w:r>
      <w:r w:rsidR="35BA5D80" w:rsidRPr="34029698">
        <w:rPr>
          <w:rFonts w:ascii="Arial" w:hAnsi="Arial" w:cs="Arial"/>
          <w:highlight w:val="yellow"/>
          <w:lang w:val="en-US" w:eastAsia="es-ES"/>
        </w:rPr>
        <w:t xml:space="preserve">weeks 1-13 </w:t>
      </w:r>
      <w:r w:rsidR="35BA5D80" w:rsidRPr="34029698">
        <w:rPr>
          <w:rFonts w:ascii="Arial" w:hAnsi="Arial" w:cs="Arial"/>
          <w:highlight w:val="yellow"/>
          <w:lang w:val="en-US"/>
        </w:rPr>
        <w:t>[days 0-90]</w:t>
      </w:r>
      <w:r w:rsidR="61E2548E" w:rsidRPr="34029698">
        <w:rPr>
          <w:rFonts w:ascii="Arial" w:hAnsi="Arial" w:cs="Arial"/>
          <w:highlight w:val="yellow"/>
          <w:lang w:val="en-US" w:eastAsia="es-ES"/>
        </w:rPr>
        <w:t xml:space="preserve">; </w:t>
      </w:r>
      <w:r w:rsidR="00C525B2" w:rsidRPr="34029698">
        <w:rPr>
          <w:rFonts w:ascii="Arial" w:hAnsi="Arial" w:cs="Arial"/>
          <w:highlight w:val="yellow"/>
          <w:lang w:val="en-US" w:eastAsia="es-ES"/>
        </w:rPr>
        <w:t xml:space="preserve">trimester 2: </w:t>
      </w:r>
      <w:r w:rsidR="1371E344" w:rsidRPr="34029698">
        <w:rPr>
          <w:rFonts w:ascii="Arial" w:hAnsi="Arial" w:cs="Arial"/>
          <w:highlight w:val="yellow"/>
          <w:lang w:val="en-US" w:eastAsia="es-ES"/>
        </w:rPr>
        <w:t xml:space="preserve">weeks 14-27 </w:t>
      </w:r>
      <w:r w:rsidR="5D8D30F7" w:rsidRPr="34029698">
        <w:rPr>
          <w:rFonts w:ascii="Arial" w:hAnsi="Arial" w:cs="Arial"/>
          <w:highlight w:val="yellow"/>
          <w:lang w:val="en-US"/>
        </w:rPr>
        <w:t>[days 91-188]</w:t>
      </w:r>
      <w:r w:rsidR="1B58A082" w:rsidRPr="34029698">
        <w:rPr>
          <w:rFonts w:ascii="Arial" w:hAnsi="Arial" w:cs="Arial"/>
          <w:highlight w:val="yellow"/>
          <w:lang w:val="en-US" w:eastAsia="es-ES"/>
        </w:rPr>
        <w:t xml:space="preserve">; </w:t>
      </w:r>
      <w:r w:rsidR="00C525B2" w:rsidRPr="34029698">
        <w:rPr>
          <w:rFonts w:ascii="Arial" w:hAnsi="Arial" w:cs="Arial"/>
          <w:highlight w:val="yellow"/>
          <w:lang w:val="en-US" w:eastAsia="es-ES"/>
        </w:rPr>
        <w:t xml:space="preserve">trimester 3: </w:t>
      </w:r>
      <w:r w:rsidR="43FD372E" w:rsidRPr="34029698">
        <w:rPr>
          <w:rFonts w:ascii="Arial" w:hAnsi="Arial" w:cs="Arial"/>
          <w:highlight w:val="yellow"/>
          <w:lang w:val="en-US" w:eastAsia="es-ES"/>
        </w:rPr>
        <w:t xml:space="preserve">week 28 </w:t>
      </w:r>
      <w:r w:rsidR="648B6E80" w:rsidRPr="34029698">
        <w:rPr>
          <w:rFonts w:ascii="Arial" w:hAnsi="Arial" w:cs="Arial"/>
          <w:highlight w:val="yellow"/>
          <w:lang w:val="en-US" w:eastAsia="es-ES"/>
        </w:rPr>
        <w:t xml:space="preserve">to </w:t>
      </w:r>
      <w:r w:rsidR="00C525B2" w:rsidRPr="34029698">
        <w:rPr>
          <w:rFonts w:ascii="Arial" w:hAnsi="Arial" w:cs="Arial"/>
          <w:highlight w:val="yellow"/>
          <w:lang w:val="en-US" w:eastAsia="es-ES"/>
        </w:rPr>
        <w:t>da</w:t>
      </w:r>
      <w:r w:rsidR="29E6A5BA" w:rsidRPr="34029698">
        <w:rPr>
          <w:rFonts w:ascii="Arial" w:hAnsi="Arial" w:cs="Arial"/>
          <w:highlight w:val="yellow"/>
          <w:lang w:val="en-US" w:eastAsia="es-ES"/>
        </w:rPr>
        <w:t xml:space="preserve">te </w:t>
      </w:r>
      <w:r w:rsidR="00C525B2" w:rsidRPr="34029698">
        <w:rPr>
          <w:rFonts w:ascii="Arial" w:hAnsi="Arial" w:cs="Arial"/>
          <w:highlight w:val="yellow"/>
          <w:lang w:val="en-US" w:eastAsia="es-ES"/>
        </w:rPr>
        <w:t>of birth)</w:t>
      </w:r>
      <w:r w:rsidR="00C525B2" w:rsidRPr="34029698">
        <w:rPr>
          <w:rFonts w:ascii="Arial" w:hAnsi="Arial" w:cs="Arial"/>
          <w:lang w:val="en-US" w:eastAsia="es-ES"/>
        </w:rPr>
        <w:t>, and the 12 weeks prior to week 1 (</w:t>
      </w:r>
      <w:r w:rsidR="002C36C8" w:rsidRPr="34029698">
        <w:rPr>
          <w:rFonts w:ascii="Arial" w:hAnsi="Arial" w:cs="Arial"/>
          <w:lang w:val="en-US" w:eastAsia="es-ES"/>
        </w:rPr>
        <w:t>preconception</w:t>
      </w:r>
      <w:r w:rsidR="00C525B2" w:rsidRPr="34029698">
        <w:rPr>
          <w:rFonts w:ascii="Arial" w:hAnsi="Arial" w:cs="Arial"/>
          <w:lang w:val="en-US" w:eastAsia="es-ES"/>
        </w:rPr>
        <w:t xml:space="preserve"> period). </w:t>
      </w:r>
    </w:p>
    <w:p w14:paraId="0756544C" w14:textId="77777777" w:rsidR="00C525B2" w:rsidRDefault="00C525B2" w:rsidP="00C525B2">
      <w:pPr>
        <w:spacing w:after="0" w:line="480" w:lineRule="auto"/>
        <w:jc w:val="both"/>
        <w:rPr>
          <w:rFonts w:ascii="Arial" w:hAnsi="Arial" w:cs="Arial"/>
          <w:lang w:val="en-US" w:eastAsia="es-ES"/>
        </w:rPr>
      </w:pPr>
    </w:p>
    <w:p w14:paraId="15ECA833" w14:textId="77777777" w:rsidR="00C525B2" w:rsidRPr="00070FA3" w:rsidRDefault="00C525B2" w:rsidP="00C525B2">
      <w:pPr>
        <w:spacing w:after="0" w:line="480" w:lineRule="auto"/>
        <w:jc w:val="both"/>
        <w:rPr>
          <w:rFonts w:ascii="Arial" w:hAnsi="Arial" w:cs="Arial"/>
          <w:b/>
          <w:bCs/>
          <w:lang w:val="en-US" w:eastAsia="es-ES"/>
        </w:rPr>
      </w:pPr>
      <w:r w:rsidRPr="00070FA3">
        <w:rPr>
          <w:rFonts w:ascii="Arial" w:hAnsi="Arial" w:cs="Arial"/>
          <w:b/>
          <w:bCs/>
          <w:lang w:val="en-US" w:eastAsia="es-ES"/>
        </w:rPr>
        <w:t>Covariates</w:t>
      </w:r>
    </w:p>
    <w:p w14:paraId="40DD1154" w14:textId="54897E31" w:rsidR="009903AF" w:rsidRPr="00514147" w:rsidRDefault="009903AF" w:rsidP="009903AF">
      <w:pPr>
        <w:spacing w:after="0" w:line="480" w:lineRule="auto"/>
        <w:jc w:val="both"/>
        <w:rPr>
          <w:rFonts w:ascii="Arial" w:hAnsi="Arial" w:cs="Arial"/>
          <w:highlight w:val="yellow"/>
          <w:lang w:val="en-US" w:eastAsia="es-ES"/>
        </w:rPr>
      </w:pPr>
      <w:r w:rsidRPr="00514147">
        <w:rPr>
          <w:rFonts w:ascii="Arial" w:hAnsi="Arial" w:cs="Arial"/>
          <w:highlight w:val="yellow"/>
          <w:lang w:val="en-US" w:eastAsia="es-ES"/>
        </w:rPr>
        <w:t>To ensure appropriate adjustment for temporal and demographic confounding, four covariates were included in all final adjusted statistical models: maternal age (continuous in years), infant sex (categorical: male/female), year of birth (categorical: 2009–2016), and season of conception (categorical: Summer, Fall, Winter, Spring). Year of birth and season of conception were derived from the reported date of birth and documented gestational age.</w:t>
      </w:r>
    </w:p>
    <w:p w14:paraId="32FD7608" w14:textId="5737641E" w:rsidR="00C525B2" w:rsidRPr="00E17576" w:rsidRDefault="009903AF" w:rsidP="009903AF">
      <w:pPr>
        <w:spacing w:after="0" w:line="480" w:lineRule="auto"/>
        <w:jc w:val="both"/>
        <w:rPr>
          <w:rFonts w:ascii="Arial" w:hAnsi="Arial" w:cs="Arial"/>
          <w:lang w:val="en-US" w:eastAsia="es-ES"/>
        </w:rPr>
      </w:pPr>
      <w:r w:rsidRPr="00514147">
        <w:rPr>
          <w:rFonts w:ascii="Arial" w:hAnsi="Arial" w:cs="Arial"/>
          <w:highlight w:val="yellow"/>
          <w:lang w:val="en-US" w:eastAsia="es-ES"/>
        </w:rPr>
        <w:lastRenderedPageBreak/>
        <w:t>Covariate selection was guided by prior epidemiological literature and a directed causal framework identifying potential confounders of the relationship between prenatal air pollution exposure and congenital malformations. Maternal age was included as an established demographic risk factor for congenital anomalies that may also correlate with maternal socioeconomic status or environmental exposures</w:t>
      </w:r>
      <w:r w:rsidR="00462CF9" w:rsidRPr="00514147">
        <w:rPr>
          <w:rFonts w:ascii="Arial" w:hAnsi="Arial" w:cs="Arial"/>
          <w:highlight w:val="yellow"/>
          <w:lang w:val="en-US" w:eastAsia="es-ES"/>
        </w:rPr>
        <w:t xml:space="preserve"> </w:t>
      </w:r>
      <w:r w:rsidR="00462CF9" w:rsidRPr="00514147">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{"citationID":"eb31p8jk","properties":{"unsorted":false,"formattedCitation":"(15)","plainCitation":"(15)","noteIndex":0},"citationItems":[{"id":2126,"uris":["http://zotero.org/users/10260406/items/LDEFCLVH"],"itemData":{"id":2126,"type":"article-journal","abstract":"Abstract\n            \n              Background\n              The occurrence of orofacial Clefts (OFCs) is a congenital disease caused by many factors. According to recent studies, air pollution has a strong correlation with the occurrence of OFCs. However, there are still some controversies about the current research results, and there is no relevant research to review the latest results in recent years.\n            \n            \n              Objective\n              In this paper, the authors conducted a systematic review and meta-analysis to explore the correlation between ambient air pollution and the occurrence of neonatal OFCs deformity.\n            \n            \n              Methods\n              We searched Pubmed, Web of science, and Embase databases from the establishment of the database to May 2023. We included observational studies on the relationship between prenatal exposure to fine particulate matter 2.5 (PM2.5), fine particulate matter 10 (PM10), sulfur dioxide (SO2), nitrogen dioxide (NO2), ozone (O3), carbon monoxide (CO) and the risk of cleft lip (CL), cleft palate (CP), cleft lip with or without palate (CL/P). the Newcastle-Ottawa quality assessment scale (NOS) was used to evaluate the quality of the literature. Funnel plot and Egger’s regression were used to verify the publication bias. Random effect model or fixed effect model was used to estimate the combined relative risk (RR) and 95% confidence interval (95%CI).\n            \n            \n              Results\n              \n                A total of eleven studies were included in this study, including four cohort studies and seven case-control studies, including 22,453 cases of OFCs. Ten studies had low risk of bias and only one study had high risk of bias. Three studies reported that PM\n                2.5\n                was positively correlated with CL and CP, with a combined RR and 95%CI of 1.287(1.174,1.411) and 1.267 (1.105,1.454). Two studies reported a positive correlation between O\n                3\n                and CL, with a combined RR and 95%CI of 1.132(1.047,1.225). Two studies reported a positive correlation between PM\n                10\n                and CL, with a combined RR and 95%CI of 1.108 (1.017,1.206). No association was found between SO\n                2\n                , CO, NO\n                2\n                exposure during pregnancy and the risk of OFCs.\n              \n            \n            \n              Conclusion\n              \n                The results of this study showed that there was a significant statistical correlation between exposure to PM\n                10\n                , PM\n                2.5\n                , O\n                3\n                and the risk of OFCs in the second month of pregnancy. Exposure assessment, research methods and mechanisms need to be further explored.","container-title":"BMC Pregnancy and Childbirth","DOI":"10.1186/s12884-023-06104-4","ISSN":"1471-2393","issue":"1","journalAbbreviation":"BMC Pregnancy Childbirth","language":"en","page":"829","source":"DOI.org (Crossref)","title":"Association between gestational exposure and risk of orofacial clefts: a systematic review and meta-analysis","title-short":"Association between gestational exposure and risk of orofacial clefts","volume":"23","author":[{"family":"Huang","given":"ZhiMeng"},{"family":"Wu","given":"JinZhun"},{"family":"Qiu","given":"Yue"},{"family":"Lin","given":"Jiayan"},{"family":"Huang","given":"Wanting"},{"family":"Ma","given":"Xiaohui"},{"family":"Zhang","given":"Huifen"},{"family":"Yang","given":"Xiaoqing"}],"issued":{"date-parts":[["2023",12,1]]}}}],"schema":"https://github.com/citation-style-language/schema/raw/master/csl-citation.json"} </w:instrText>
      </w:r>
      <w:r w:rsidR="00462CF9" w:rsidRPr="00514147">
        <w:rPr>
          <w:rFonts w:ascii="Arial" w:hAnsi="Arial" w:cs="Arial"/>
          <w:highlight w:val="yellow"/>
          <w:lang w:val="en-US" w:eastAsia="es-ES"/>
        </w:rPr>
        <w:fldChar w:fldCharType="separate"/>
      </w:r>
      <w:r w:rsidR="00F9132E" w:rsidRPr="00514147">
        <w:rPr>
          <w:rFonts w:ascii="Arial" w:hAnsi="Arial" w:cs="Arial"/>
          <w:noProof/>
          <w:highlight w:val="yellow"/>
          <w:lang w:val="en-US" w:eastAsia="es-ES"/>
        </w:rPr>
        <w:t>(15)</w:t>
      </w:r>
      <w:r w:rsidR="00462CF9" w:rsidRPr="00514147">
        <w:rPr>
          <w:rFonts w:ascii="Arial" w:hAnsi="Arial" w:cs="Arial"/>
          <w:highlight w:val="yellow"/>
          <w:lang w:val="en-US" w:eastAsia="es-ES"/>
        </w:rPr>
        <w:fldChar w:fldCharType="end"/>
      </w:r>
      <w:r w:rsidRPr="00514147">
        <w:rPr>
          <w:rFonts w:ascii="Arial" w:hAnsi="Arial" w:cs="Arial"/>
          <w:highlight w:val="yellow"/>
          <w:lang w:val="en-US" w:eastAsia="es-ES"/>
        </w:rPr>
        <w:t>. Infant sex was adjusted for to control for baseline biological differences in fetal susceptibility and differential incidence rates of congenital malformations between male and female newborns</w:t>
      </w:r>
      <w:r w:rsidR="00B6533E" w:rsidRPr="00514147">
        <w:rPr>
          <w:rFonts w:ascii="Arial" w:hAnsi="Arial" w:cs="Arial"/>
          <w:highlight w:val="yellow"/>
          <w:lang w:val="en-US" w:eastAsia="es-ES"/>
        </w:rPr>
        <w:t xml:space="preserve"> </w:t>
      </w:r>
      <w:r w:rsidR="00B6533E" w:rsidRPr="00514147">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g3yCGJE3","properties":{"unsorted":false,"formattedCitation":"(15,32)","plainCitation":"(15,32)","noteIndex":0},"citationItems":[{"id":2126,"uris":["http://zotero.org/users/10260406/items/LDEFCLVH"],"itemData":{"id":2126,"type":"article-journal","abstract":"Abstract\n            \n              Background\n              The occurrence of orofacial Clefts (OFCs) is a congenital disease caused by many factors. According to recent studies, air pollution has a strong correlation with the occurrence of OFCs. However, there are still some controversies about the current research results, and there is no relevant research to review the latest results in recent years.\n            \n            \n              Objective\n              In this paper, the authors conducted a systematic review and meta-analysis to explore the correlation between ambient air pollution and the occurrence of neonatal OFCs deformity.\n            \n            \n              Methods\n              We searched Pubmed, Web of science, and Embase databases from the establishment of the database to May 2023. We included observational studies on the relationship between prenatal exposure to fine particulate matter 2.5 (PM2.5), fine particulate matter 10 (PM10), sulfur dioxide (SO2), nitrogen dioxide (NO2), ozone (O3), carbon monoxide (CO) and the risk of cleft lip (CL), cleft palate (CP), cleft lip with or without palate (CL/P). the Newcastle-Ottawa quality assessment scale (NOS) was used to evaluate the quality of the literature. Funnel plot and Egger’s regression were used to verify the publication bias. Random effect model or fixed effect model was used to estimate the combined relative risk (RR) and 95% confidence interval (95%CI).\n            \n            \n              Results\n              \n                A total of eleven studies were included in this study, including four cohort studies and seven case-control studies, including 22,453 cases of OFCs. Ten studies had low risk of bias and only one study had high risk of bias. Three studies reported that PM\n                2.5\n                was positively correlated with CL and CP, with a combined RR and 95%CI of 1.287(1.174,1.411) and 1.267 (1.105,1.454). Two studies reported a positive correlation between O\n                3\n                and CL, with a combined RR and 95%CI of 1.132(1.047,1.225). Two studies reported a positive correlation between PM\n                10\n                and CL, with a combined RR and 95%CI of 1.108 (1.017,1.206). No association was found between SO\n                2\n                , CO, NO\n                2\n                exposure during pregnancy and the risk of OFCs.\n              \n            \n            \n              Conclusion\n              \n                The results of this study showed that there was a significant statistical correlation between exposure to PM\n                10\n                , PM\n                2.5\n                , O\n                3\n                and the risk of OFCs in the second month of pregnancy. Exposure assessment, research methods and mechanisms need to be further explored.","container-title":"BMC Pregnancy and Childbirth","DOI":"10.1186/s12884-023-06104-4","ISSN":"1471-2393","issue":"1","journalAbbreviation":"BMC Pregnancy Childbirth","language":"en","page":"829","source":"DOI.org (Crossref)","title":"Association between gestational exposure and risk of orofacial clefts: a systematic review and meta-analysis","title-short":"Association between gestational exposure and risk of orofacial clefts","volume":"23","author":[{"family":"Huang","given":"ZhiMeng"},{"family":"Wu","given":"JinZhun"},{"family":"Qiu","given":"Yue"},{"family":"Lin","given":"Jiayan"},{"family":"Huang","given":"Wanting"},{"family":"Ma","given":"Xiaohui"},{"family":"Zhang","given":"Huifen"},{"family":"Yang","given":"Xiaoqing"}],"issued":{"date-parts":[["2023",12,1]]}}},{"id":2119,"uris":["http://zotero.org/users/10260406/items/A53JAG73"],"itemData":{"id":2119,"type":"article-journal","abstract":"Anualmente 7,9 millones de neonatos en el mundo presentan anomalías del desarrollo. Junto a la prematurez, constituyen las principales causas de mortalidad durante el primer año de vida en los países desarrollados o en vías de desarrollo. En Chile, se estima una prevalencia de 3,9% del total de nacidos vivos. No existen reportes de prevalencia de malformaciones en la Región de La Araucanía. Objetivo: Estimar la prevalencia al nacer de malformaciones congénitas en neonatos hospitalizados en un Servicio de Neonatología. Pacientes y Método: Estudio de corte transversal. Población de referencia: 54.241 nacidos vivos, en el Hospital Regional de Temuco en un periodo de 10 años. Los casos provienen de la base de datos de egresos hospitalarios de neonatología según clasificación CIE 10, desde el 1 de enero del 2009 al 31 de diciembre del 2018. Se realizó estadística descriptiva y analítica con el software STATA 15. Resultados: se identificaron 949 neonatos portadores de una o más malformaciones congénitas. La prevalencia global de neonatos con malformaciones fue de 1,7% siendo las de mayor prevalencia: defecto del tabique ventricular 40,9 x 10.000 recién nacidos vivos (RNV), defecto del tabique auricular 21,5 x 10.000 RNV, fisura labial y palatina 14,0 x 10.000 RRNV, cardiomiopatías hipertróficas congénitas 8,1 x 10.000, ausencia, atresia y estenosis congénita del ano 7,9 x 10.000 RNV. Conclusiones: La prevalencia global de malformaciones es similar a la reportada para el país. Al analizar por tipo se encontraron frecuencias significativamente mayores a los reportados en estudios previos.","container-title":"Andes Pediatrica","DOI":"10.32641/andespediatr.v93i3.3854","ISSN":"2452-6053, 2452-6053","issue":"3","journalAbbreviation":"Andes pediatr","page":"383-391","source":"DOI.org (Crossref)","title":"Prevalencia de malformaciones congénitas en recién nacidos de la región de la Araucanía","volume":"93","author":[{"family":"Muñoz M.","given":"Maribel"},{"family":"Kilchemmann F.","given":"Carlos"},{"family":"Román N.","given":"Andrés"},{"family":"Baeza W.","given":"Bernardita"}],"issued":{"date-parts":[["2022",6,10]]}}}],"schema":"https://github.com/citation-style-language/schema/raw/master/csl-citation.json"} </w:instrText>
      </w:r>
      <w:r w:rsidR="00B6533E" w:rsidRPr="00514147">
        <w:rPr>
          <w:rFonts w:ascii="Arial" w:hAnsi="Arial" w:cs="Arial"/>
          <w:highlight w:val="yellow"/>
          <w:lang w:val="en-US" w:eastAsia="es-ES"/>
        </w:rPr>
        <w:fldChar w:fldCharType="separate"/>
      </w:r>
      <w:r w:rsidR="002C655C" w:rsidRPr="00514147">
        <w:rPr>
          <w:rFonts w:ascii="Arial" w:hAnsi="Arial" w:cs="Arial"/>
          <w:noProof/>
          <w:highlight w:val="yellow"/>
          <w:lang w:val="en-US" w:eastAsia="es-ES"/>
        </w:rPr>
        <w:t>(15,32)</w:t>
      </w:r>
      <w:r w:rsidR="00B6533E" w:rsidRPr="00514147">
        <w:rPr>
          <w:rFonts w:ascii="Arial" w:hAnsi="Arial" w:cs="Arial"/>
          <w:highlight w:val="yellow"/>
          <w:lang w:val="en-US" w:eastAsia="es-ES"/>
        </w:rPr>
        <w:fldChar w:fldCharType="end"/>
      </w:r>
      <w:r w:rsidRPr="00514147">
        <w:rPr>
          <w:rFonts w:ascii="Arial" w:hAnsi="Arial" w:cs="Arial"/>
          <w:highlight w:val="yellow"/>
          <w:lang w:val="en-US" w:eastAsia="es-ES"/>
        </w:rPr>
        <w:t>. Season of conception was controlled for to account for marked seasonal fluctuations in ambient wood-burning air pollution</w:t>
      </w:r>
      <w:r w:rsidR="00A161EC" w:rsidRPr="00514147">
        <w:rPr>
          <w:rFonts w:ascii="Arial" w:hAnsi="Arial" w:cs="Arial"/>
          <w:highlight w:val="yellow"/>
          <w:lang w:val="en-US" w:eastAsia="es-ES"/>
        </w:rPr>
        <w:t xml:space="preserve"> and </w:t>
      </w:r>
      <w:r w:rsidRPr="00514147">
        <w:rPr>
          <w:rFonts w:ascii="Arial" w:hAnsi="Arial" w:cs="Arial"/>
          <w:highlight w:val="yellow"/>
          <w:lang w:val="en-US" w:eastAsia="es-ES"/>
        </w:rPr>
        <w:t>meteorological factors</w:t>
      </w:r>
      <w:r w:rsidR="00A161EC" w:rsidRPr="00514147">
        <w:rPr>
          <w:rFonts w:ascii="Arial" w:hAnsi="Arial" w:cs="Arial"/>
          <w:highlight w:val="yellow"/>
          <w:lang w:val="en-US" w:eastAsia="es-ES"/>
        </w:rPr>
        <w:t xml:space="preserve"> </w:t>
      </w:r>
      <w:r w:rsidRPr="00514147">
        <w:rPr>
          <w:rFonts w:ascii="Arial" w:hAnsi="Arial" w:cs="Arial"/>
          <w:highlight w:val="yellow"/>
          <w:lang w:val="en-US" w:eastAsia="es-ES"/>
        </w:rPr>
        <w:t>in Southern Chile</w:t>
      </w:r>
      <w:r w:rsidR="0047388D" w:rsidRPr="00514147">
        <w:rPr>
          <w:rFonts w:ascii="Arial" w:hAnsi="Arial" w:cs="Arial"/>
          <w:highlight w:val="yellow"/>
          <w:lang w:val="en-US" w:eastAsia="es-ES"/>
        </w:rPr>
        <w:t xml:space="preserve"> </w:t>
      </w:r>
      <w:r w:rsidR="008C3DBF" w:rsidRPr="00514147">
        <w:rPr>
          <w:rFonts w:ascii="Arial" w:hAnsi="Arial" w:cs="Arial"/>
          <w:highlight w:val="yellow"/>
          <w:lang w:val="en-US" w:eastAsia="es-ES"/>
        </w:rPr>
        <w:fldChar w:fldCharType="begin"/>
      </w:r>
      <w:r w:rsidR="00BF6083">
        <w:rPr>
          <w:rFonts w:ascii="Arial" w:hAnsi="Arial" w:cs="Arial"/>
          <w:highlight w:val="yellow"/>
          <w:lang w:val="en-US" w:eastAsia="es-ES"/>
        </w:rPr>
        <w:instrText xml:space="preserve"> ADDIN ZOTERO_ITEM CSL_CITATION {"citationID":"YuYOxiHB","properties":{"unsorted":false,"formattedCitation":"(22\\uc0\\u8211{}24)","plainCitation":"(22–24)","noteIndex":0},"citationItems":[{"id":632,"uris":["http://zotero.org/users/10260406/items/LVX82G7G"],"itemData":{"id":632,"type":"article-journal","abstract":"Temuco is a mid-size city representative of severe wood smoke pollution in southern Chile; i.e., ambient 24-h PM2.5 concentrations have exceeded 150 μg/m(3) in the winter season and the top concentration reached 372 μg/m(3) in 2010. Annual mean concentrations have decreased but are still above 30 μg/m(3). For the very first time, a molecular marker source apportionment of ambient organic carbon (OC) and PM2.5 was conducted in Temuco. Primary resolved sources for PM2.5 were wood smoke (37.5%), coal combustion (4.4%), diesel vehicles (3.3%), dust (2.2%) and vegetative detritus (0.7%). Secondary inorganic PM2.5 (sulfates, nitrates and ammonium) contributed 4.8% and unresolved organic aerosols (generated from volatile emissions from incomplete wood combustion), including secondary organic aerosols, contributed 47.1%. Adding the contributions of unresolved organic aerosols to those from primary wood smoke implies that wood burning is responsible for 84.6% of the ambient PM2.5 in Temuco. This predominance of wood smoke is ultimately due to widespread poverty and a lack of efficient household heating methods. The government has been implementing emission abatement policies but achieving compliance with ambient air quality standards for PM2.5 in southern Chile remains a challenge.","container-title":"Environmental Pollution","DOI":"10.1016/j.envpol.2017.02.069","ISSN":"02697491","page":"514-523","PMID":"28318790","title":"Wood burning pollution in southern Chile: PM 2.5 source apportionment using CMB and molecular markers","volume":"225","author":[{"family":"Villalobos","given":"Ana M."},{"family":"Barraza","given":"Francisco"},{"family":"Jorquera","given":"Héctor"},{"family":"Schauer","given":"James J."}],"issued":{"date-parts":[["2017"]]}}},{"id":985,"uris":["http://zotero.org/users/10260406/items/5Z6H2L5X"],"itemData":{"id":985,"type":"report","note":"volume: 1","page":"102","publisher":"Center for Climate and Resilience Research","title":"El aire que respiramos: pasado, presente y futuro – Contaminación atmosférica por MP2,5 en el centro y sur de Chile.","URL":"www.cr2.cl","issued":{"date-parts":[["2020"]]}}},{"id":897,"uris":["http://zotero.org/users/10260406/items/MG82UT6B"],"itemData":{"id":897,"type":"article-journal","abstract":"Temuco and Pudahuel are two urban areas in Chile that are among the highest in particulate matter (PM10) air pollution in Chile. In fact, Temuco is also classified as one of the most polluted cities in Latin America by the World Health Organization Both cities show important differences in the sources of this PK pollution. For Temuco, a southern city, the main source is the residential wood combustion (RWC), and for Pudahuel, located in the central zone, the main sources are mobile and point sources. The relationship between PK air pollution and health effects measured as the daily number of deaths and hospital admissions for cardiovascular and respiratory causes was determined. The Air Pollution Health Effects European Approach (APHEA-2) protocol was followed, and a multivariate Poisson regression model with gam.exact algorithm was fitted for these cities during 2001-2006. The results show that PMio had a significant association with daily mortality, where the relative risks (RR) for cardio respiratory mortality of the elderly age group was 1.0126 [95% (CI: 1.0004-1.0250)] at Temuco and 1.0086 [95% (CI: 1.0007-1.0165)] for Pudahuel when PK increased by 10 mu g/m(3). For the hospital admissions due to chronic obstructive pulmonary disease (COPD), the RR were 1.0198 [95% (CI: 1.0030-1.0369)] at Temuco and 1.0097 [95% (CI: 1.0000-1.0204)] at Pudahuel. There is evidence in these cities of positive relationships between ambient particulate levels and the rates of mortality and morbidity for cardiovascular and respiratory causes; being the excess risk 47% and 104.1% higher in Temuco than Pudahuel for cardiorespiratory mortality of the elderly population and COPD hospital admissions, respectively. These results demonstrate that there is greater risk when people are exposed to air polluted with wood smoke.","container-title":"Aerosol and Air Quality Research","DOI":"10.4209/aaqr.2013.10.0316","ISSN":"20711409","title":"Short term health effects of particulate matter: A comparison between wood smoke and multi-source polluted urban areas in chile","author":[{"family":"Díaz-Robles","given":"Luis"},{"family":"Díaz-Robles","given":"Luis"},{"family":"Cortés","given":"Samuel"},{"family":"Carlos Ortega","given":"Juan"},{"family":"Vergara-Fernández","given":"Alberto"}],"issued":{"date-parts":[["2015"]]}}}],"schema":"https://github.com/citation-style-language/schema/raw/master/csl-citation.json"} </w:instrText>
      </w:r>
      <w:r w:rsidR="008C3DBF" w:rsidRPr="00514147">
        <w:rPr>
          <w:rFonts w:ascii="Arial" w:hAnsi="Arial" w:cs="Arial"/>
          <w:highlight w:val="yellow"/>
          <w:lang w:val="en-US" w:eastAsia="es-ES"/>
        </w:rPr>
        <w:fldChar w:fldCharType="separate"/>
      </w:r>
      <w:r w:rsidR="008402B4" w:rsidRPr="00514147">
        <w:rPr>
          <w:rFonts w:ascii="Arial" w:eastAsiaTheme="minorHAnsi" w:hAnsi="Arial" w:cs="Arial"/>
          <w:szCs w:val="24"/>
          <w:highlight w:val="yellow"/>
          <w:lang w:val="en-US"/>
          <w14:ligatures w14:val="standardContextual"/>
        </w:rPr>
        <w:t>(22–24)</w:t>
      </w:r>
      <w:r w:rsidR="008C3DBF" w:rsidRPr="00514147">
        <w:rPr>
          <w:rFonts w:ascii="Arial" w:hAnsi="Arial" w:cs="Arial"/>
          <w:highlight w:val="yellow"/>
          <w:lang w:val="en-US" w:eastAsia="es-ES"/>
        </w:rPr>
        <w:fldChar w:fldCharType="end"/>
      </w:r>
      <w:r w:rsidRPr="00514147">
        <w:rPr>
          <w:rFonts w:ascii="Arial" w:hAnsi="Arial" w:cs="Arial"/>
          <w:highlight w:val="yellow"/>
          <w:lang w:val="en-US" w:eastAsia="es-ES"/>
        </w:rPr>
        <w:t>. Finally, year of birth was included to adjust for broader long-term temporal trends across the study period (2009–2016), such as evolving diagnostic practices, hospital admission patterns, or local air quality decontamination policies</w:t>
      </w:r>
      <w:r w:rsidR="00E14AD4" w:rsidRPr="00514147">
        <w:rPr>
          <w:rFonts w:ascii="Arial" w:hAnsi="Arial" w:cs="Arial"/>
          <w:highlight w:val="yellow"/>
          <w:lang w:val="en-US" w:eastAsia="es-ES"/>
        </w:rPr>
        <w:t>.</w:t>
      </w:r>
      <w:r w:rsidR="00E14AD4">
        <w:rPr>
          <w:rFonts w:ascii="Arial" w:hAnsi="Arial" w:cs="Arial"/>
          <w:lang w:val="en-US" w:eastAsia="es-ES"/>
        </w:rPr>
        <w:t xml:space="preserve"> </w:t>
      </w:r>
    </w:p>
    <w:p w14:paraId="40A5F203" w14:textId="77777777" w:rsidR="00C525B2" w:rsidRDefault="00C525B2" w:rsidP="00C525B2">
      <w:pPr>
        <w:spacing w:after="0" w:line="480" w:lineRule="auto"/>
        <w:jc w:val="both"/>
        <w:rPr>
          <w:rFonts w:ascii="Arial" w:hAnsi="Arial" w:cs="Arial"/>
          <w:lang w:val="en-US" w:eastAsia="es-ES"/>
        </w:rPr>
      </w:pPr>
    </w:p>
    <w:p w14:paraId="39424684" w14:textId="77777777" w:rsidR="00C525B2" w:rsidRPr="00070FA3" w:rsidRDefault="00C525B2" w:rsidP="00C525B2">
      <w:pPr>
        <w:spacing w:after="0" w:line="480" w:lineRule="auto"/>
        <w:jc w:val="both"/>
        <w:rPr>
          <w:rFonts w:ascii="Arial" w:hAnsi="Arial" w:cs="Arial"/>
          <w:b/>
          <w:bCs/>
          <w:lang w:val="en-US" w:eastAsia="es-ES"/>
        </w:rPr>
      </w:pPr>
      <w:r w:rsidRPr="00070FA3">
        <w:rPr>
          <w:rFonts w:ascii="Arial" w:hAnsi="Arial" w:cs="Arial"/>
          <w:b/>
          <w:bCs/>
          <w:lang w:val="en-US" w:eastAsia="es-ES"/>
        </w:rPr>
        <w:t>Analysis</w:t>
      </w:r>
    </w:p>
    <w:p w14:paraId="57B604CE" w14:textId="71884417" w:rsidR="00F87F14" w:rsidRDefault="03BF05C5" w:rsidP="76396538">
      <w:pPr>
        <w:spacing w:after="0" w:line="480" w:lineRule="auto"/>
        <w:jc w:val="both"/>
        <w:rPr>
          <w:rFonts w:ascii="Arial" w:hAnsi="Arial" w:cs="Arial"/>
          <w:lang w:val="en-US" w:eastAsia="es-ES"/>
        </w:rPr>
      </w:pPr>
      <w:r w:rsidRPr="40081650">
        <w:rPr>
          <w:rFonts w:ascii="Arial" w:eastAsia="Arial" w:hAnsi="Arial" w:cs="Arial"/>
          <w:lang w:val="en-US"/>
        </w:rPr>
        <w:t>Measures of central tendency (median) and dispersion (</w:t>
      </w:r>
      <w:r w:rsidR="003F1497">
        <w:rPr>
          <w:rFonts w:ascii="Arial" w:eastAsia="Arial" w:hAnsi="Arial" w:cs="Arial"/>
          <w:highlight w:val="yellow"/>
          <w:lang w:val="en-US"/>
        </w:rPr>
        <w:t>interquartile range</w:t>
      </w:r>
      <w:r w:rsidR="005E5838" w:rsidRPr="00A147A3">
        <w:rPr>
          <w:rFonts w:ascii="Arial" w:eastAsia="Arial" w:hAnsi="Arial" w:cs="Arial"/>
          <w:highlight w:val="yellow"/>
          <w:lang w:val="en-US"/>
        </w:rPr>
        <w:t xml:space="preserve"> [</w:t>
      </w:r>
      <w:r w:rsidR="003F1497">
        <w:rPr>
          <w:rFonts w:ascii="Arial" w:eastAsia="Arial" w:hAnsi="Arial" w:cs="Arial"/>
          <w:highlight w:val="yellow"/>
          <w:lang w:val="en-US"/>
        </w:rPr>
        <w:t>IQR</w:t>
      </w:r>
      <w:r w:rsidR="005E5838" w:rsidRPr="00A147A3">
        <w:rPr>
          <w:rFonts w:ascii="Arial" w:eastAsia="Arial" w:hAnsi="Arial" w:cs="Arial"/>
          <w:highlight w:val="yellow"/>
          <w:lang w:val="en-US"/>
        </w:rPr>
        <w:t>]</w:t>
      </w:r>
      <w:r w:rsidRPr="00A147A3">
        <w:rPr>
          <w:rFonts w:ascii="Arial" w:eastAsia="Arial" w:hAnsi="Arial" w:cs="Arial"/>
          <w:highlight w:val="yellow"/>
          <w:lang w:val="en-US"/>
        </w:rPr>
        <w:t>),</w:t>
      </w:r>
      <w:r w:rsidRPr="40081650">
        <w:rPr>
          <w:rFonts w:ascii="Arial" w:eastAsia="Arial" w:hAnsi="Arial" w:cs="Arial"/>
          <w:lang w:val="en-US"/>
        </w:rPr>
        <w:t xml:space="preserve"> as well as frequencies, were used for descriptive analysis.</w:t>
      </w:r>
      <w:r w:rsidRPr="40081650">
        <w:rPr>
          <w:rFonts w:ascii="Arial" w:hAnsi="Arial" w:cs="Arial"/>
          <w:lang w:val="en-US" w:eastAsia="es-ES"/>
        </w:rPr>
        <w:t xml:space="preserve"> Spearman correlations between air pollutants in each trimester were calculated. </w:t>
      </w:r>
      <w:r w:rsidRPr="40081650">
        <w:rPr>
          <w:rFonts w:ascii="Arial" w:eastAsia="Arial" w:hAnsi="Arial" w:cs="Arial"/>
          <w:lang w:val="en-US"/>
        </w:rPr>
        <w:t>We used chi-square tests</w:t>
      </w:r>
      <w:r w:rsidR="1E304185">
        <w:rPr>
          <w:rFonts w:ascii="Arial" w:eastAsia="Arial" w:hAnsi="Arial" w:cs="Arial"/>
          <w:lang w:val="en-US"/>
        </w:rPr>
        <w:t xml:space="preserve"> with Yates</w:t>
      </w:r>
      <w:r w:rsidR="12EE82A8">
        <w:rPr>
          <w:rFonts w:ascii="Arial" w:eastAsia="Arial" w:hAnsi="Arial" w:cs="Arial"/>
          <w:lang w:val="en-US"/>
        </w:rPr>
        <w:t>´s</w:t>
      </w:r>
      <w:r w:rsidR="1E304185">
        <w:rPr>
          <w:rFonts w:ascii="Arial" w:eastAsia="Arial" w:hAnsi="Arial" w:cs="Arial"/>
          <w:lang w:val="en-US"/>
        </w:rPr>
        <w:t xml:space="preserve"> correction for small sample sizes</w:t>
      </w:r>
      <w:r w:rsidRPr="40081650">
        <w:rPr>
          <w:rFonts w:ascii="Arial" w:eastAsia="Arial" w:hAnsi="Arial" w:cs="Arial"/>
          <w:lang w:val="en-US"/>
        </w:rPr>
        <w:t xml:space="preserve"> for categorical variables and Wilcoxon rank-sum tests for continuous variables to compare characteristics between participants with and without congenital malformations. </w:t>
      </w:r>
      <w:r w:rsidRPr="40081650">
        <w:rPr>
          <w:rFonts w:ascii="Arial" w:hAnsi="Arial" w:cs="Arial"/>
          <w:lang w:val="en-US" w:eastAsia="es-ES"/>
        </w:rPr>
        <w:t>Log-binomial regression models were fitted to analyze the association between exposure to pollutants</w:t>
      </w:r>
      <w:r w:rsidR="00022D0E">
        <w:rPr>
          <w:rFonts w:ascii="Arial" w:hAnsi="Arial" w:cs="Arial"/>
          <w:lang w:val="en-US" w:eastAsia="es-ES"/>
        </w:rPr>
        <w:t xml:space="preserve"> (PM</w:t>
      </w:r>
      <w:r w:rsidR="00022D0E" w:rsidRPr="00022D0E">
        <w:rPr>
          <w:rFonts w:ascii="Arial" w:hAnsi="Arial" w:cs="Arial"/>
          <w:vertAlign w:val="subscript"/>
          <w:lang w:val="en-US" w:eastAsia="es-ES"/>
        </w:rPr>
        <w:t>2.5</w:t>
      </w:r>
      <w:r w:rsidR="00022D0E">
        <w:rPr>
          <w:rFonts w:ascii="Arial" w:hAnsi="Arial" w:cs="Arial"/>
          <w:lang w:val="en-US" w:eastAsia="es-ES"/>
        </w:rPr>
        <w:t xml:space="preserve">, </w:t>
      </w:r>
      <w:proofErr w:type="spellStart"/>
      <w:r w:rsidR="00022D0E">
        <w:rPr>
          <w:rFonts w:ascii="Arial" w:hAnsi="Arial" w:cs="Arial"/>
          <w:lang w:val="en-US" w:eastAsia="es-ES"/>
        </w:rPr>
        <w:t>levo</w:t>
      </w:r>
      <w:proofErr w:type="spellEnd"/>
      <w:r w:rsidR="00022D0E">
        <w:rPr>
          <w:rFonts w:ascii="Arial" w:hAnsi="Arial" w:cs="Arial"/>
          <w:lang w:val="en-US" w:eastAsia="es-ES"/>
        </w:rPr>
        <w:t xml:space="preserve">, </w:t>
      </w:r>
      <w:proofErr w:type="spellStart"/>
      <w:r w:rsidR="00022D0E">
        <w:rPr>
          <w:rFonts w:ascii="Arial" w:hAnsi="Arial" w:cs="Arial"/>
          <w:lang w:val="en-US" w:eastAsia="es-ES"/>
        </w:rPr>
        <w:t>Ksol</w:t>
      </w:r>
      <w:proofErr w:type="spellEnd"/>
      <w:r w:rsidR="00022D0E">
        <w:rPr>
          <w:rFonts w:ascii="Arial" w:hAnsi="Arial" w:cs="Arial"/>
          <w:lang w:val="en-US" w:eastAsia="es-ES"/>
        </w:rPr>
        <w:t>)</w:t>
      </w:r>
      <w:r w:rsidRPr="40081650">
        <w:rPr>
          <w:rFonts w:ascii="Arial" w:hAnsi="Arial" w:cs="Arial"/>
          <w:lang w:val="en-US" w:eastAsia="es-ES"/>
        </w:rPr>
        <w:t xml:space="preserve"> in each trimester and the risk of having a congenital malformation, adjusted for season of conception, year of birth, sex of the newborn, and maternal age. </w:t>
      </w:r>
      <w:r w:rsidRPr="40081650">
        <w:rPr>
          <w:rFonts w:ascii="Helvetica" w:hAnsi="Helvetica"/>
          <w:lang w:val="en-US"/>
        </w:rPr>
        <w:t xml:space="preserve">Because of </w:t>
      </w:r>
      <w:r w:rsidR="00695C8D">
        <w:rPr>
          <w:rFonts w:ascii="Helvetica" w:hAnsi="Helvetica"/>
          <w:lang w:val="en-US"/>
        </w:rPr>
        <w:t xml:space="preserve">the potential bias causes by marked </w:t>
      </w:r>
      <w:r w:rsidRPr="40081650">
        <w:rPr>
          <w:rFonts w:ascii="Helvetica" w:hAnsi="Helvetica"/>
          <w:lang w:val="en-US"/>
        </w:rPr>
        <w:t xml:space="preserve">seasonal fluctuations in air pollution, all trimesters of exposure were included in the same model </w:t>
      </w:r>
      <w:r w:rsidR="00C525B2" w:rsidRPr="40081650">
        <w:rPr>
          <w:rFonts w:ascii="Helvetica" w:hAnsi="Helvetica"/>
        </w:rPr>
        <w:fldChar w:fldCharType="begin" w:fldLock="1"/>
      </w:r>
      <w:r w:rsidR="00BF6083">
        <w:rPr>
          <w:rFonts w:ascii="Helvetica" w:hAnsi="Helvetica"/>
          <w:lang w:val="en-US"/>
        </w:rPr>
        <w:instrText xml:space="preserve"> ADDIN ZOTERO_ITEM CSL_CITATION {"citationID":"XkK0Xs0f","properties":{"unsorted":false,"formattedCitation":"(44)","plainCitation":"(44)","noteIndex":0},"citationItems":[{"id":"VeTrmijt/BWbqPgkt","uris":["http://www.mendeley.com/documents/?uuid=9ed38517-6cf6-44c2-97a1-b1c7066c6907"],"itemData":{"DOI":"10.1093/aje/kwx184","ISBN":"0002-9262","ISSN":"14766256","PMID":"29206986","abstract":"Evidence supports an association between maternal exposure to air pollution during pregnancy and children's health outcomes. Recent interest has focused on identifying critical windows of vulnerability. An analysis based on a distributed lag model (DLM) can yield estimates of a critical window that are different from those from an analysis that regresses the outcome on each of the 3 trimester-average exposures (TAEs). Using a simulation study, we assessed bias in estimates of critical windows obtained using 3 regression approaches: 1) 3 separate models to estimate the association with each of the 3 TAEs; 2) a single model to jointly estimate the association between the outcome and all 3 TAEs; and 3) a DLM. We used weekly fine-particulate-matter exposure data for 238 births in a birth cohort in and around Boston, Massachusetts, and a simulated outcome and time-varying exposure effect. Estimates using separate models for each TAE were biased and identified incorrect windows. This bias arose from seasonal trends in particulate matter that induced correlation between TAEs. Including all TAEs in a single model reduced bias. DLM produced unbiased estimates and added flexibility to identify windows. Analysis of body mass index z score and fat mass in the same cohort highlighted inconsistent estimates from the 3 methods.","author":[{"dropping-particle":"","family":"Wilson","given":"Ander","non-dropping-particle":"","parse-names":false,"suffix":""},{"dropping-particle":"","family":"Chiu","given":"Yueh Hsiu Mathilda","non-dropping-particle":"","parse-names":false,"suffix":""},{"dropping-particle":"","family":"Hsu","given":"Hsiao Hsien Leon","non-dropping-particle":"","parse-names":false,"suffix":""},{"dropping-particle":"","family":"Wright","given":"Robert O.","non-dropping-particle":"","parse-names":false,"suffix":""},{"dropping-particle":"","family":"Wright","given":"Rosalind J.","non-dropping-particle":"","parse-names":false,"suffix":""},{"dropping-particle":"","family":"Coull","given":"Brent A.","non-dropping-particle":"","parse-names":false,"suffix":""}],"container-title":"American Journal of Epidemiology","id":"H6K3XRK0/wMYoM4WP","issued":{"date-parts":[["2017"]]},"title":"Potential for Bias When Estimating Critical Windows for Air Pollution in Children's Health","type":"article-journal"}}],"schema":"https://github.com/citation-style-language/schema/raw/master/csl-citation.json"} </w:instrText>
      </w:r>
      <w:r w:rsidR="00C525B2" w:rsidRPr="40081650">
        <w:rPr>
          <w:rFonts w:ascii="Helvetica" w:hAnsi="Helvetica"/>
        </w:rPr>
        <w:fldChar w:fldCharType="separate"/>
      </w:r>
      <w:r w:rsidR="00BF6083">
        <w:rPr>
          <w:rFonts w:ascii="Helvetica" w:hAnsi="Helvetica"/>
          <w:noProof/>
          <w:lang w:val="en-US"/>
        </w:rPr>
        <w:t>(44)</w:t>
      </w:r>
      <w:r w:rsidR="00C525B2" w:rsidRPr="40081650">
        <w:rPr>
          <w:rFonts w:ascii="Helvetica" w:hAnsi="Helvetica"/>
        </w:rPr>
        <w:fldChar w:fldCharType="end"/>
      </w:r>
      <w:r w:rsidRPr="40081650">
        <w:rPr>
          <w:rFonts w:ascii="Helvetica" w:hAnsi="Helvetica"/>
          <w:lang w:val="en-US"/>
        </w:rPr>
        <w:t xml:space="preserve">. </w:t>
      </w:r>
      <w:r w:rsidRPr="40081650">
        <w:rPr>
          <w:rFonts w:ascii="Arial" w:hAnsi="Arial" w:cs="Arial"/>
          <w:lang w:val="en-US" w:eastAsia="es-ES"/>
        </w:rPr>
        <w:t>We estimated relative risk</w:t>
      </w:r>
      <w:r w:rsidR="0008285D">
        <w:rPr>
          <w:rFonts w:ascii="Arial" w:hAnsi="Arial" w:cs="Arial"/>
          <w:lang w:val="en-US" w:eastAsia="es-ES"/>
        </w:rPr>
        <w:t>s</w:t>
      </w:r>
      <w:r w:rsidRPr="40081650">
        <w:rPr>
          <w:rFonts w:ascii="Arial" w:hAnsi="Arial" w:cs="Arial"/>
          <w:lang w:val="en-US" w:eastAsia="es-ES"/>
        </w:rPr>
        <w:t xml:space="preserve"> (RR) with 95% confidence intervals</w:t>
      </w:r>
      <w:r w:rsidR="42103B65">
        <w:rPr>
          <w:rFonts w:ascii="Arial" w:hAnsi="Arial" w:cs="Arial"/>
          <w:lang w:val="en-US" w:eastAsia="es-ES"/>
        </w:rPr>
        <w:t>. For comparison purposes with other studies, we express our results for</w:t>
      </w:r>
      <w:r w:rsidR="42103B65" w:rsidRPr="40081650">
        <w:rPr>
          <w:rFonts w:ascii="Arial" w:hAnsi="Arial" w:cs="Arial"/>
          <w:lang w:val="en-US" w:eastAsia="es-ES"/>
        </w:rPr>
        <w:t xml:space="preserve"> </w:t>
      </w:r>
      <w:r w:rsidR="1EA5EC73">
        <w:rPr>
          <w:rFonts w:ascii="Arial" w:hAnsi="Arial" w:cs="Arial"/>
          <w:lang w:val="en-US" w:eastAsia="es-ES"/>
        </w:rPr>
        <w:t xml:space="preserve">increases in </w:t>
      </w:r>
      <w:r w:rsidR="7FBAF0EC">
        <w:rPr>
          <w:rFonts w:ascii="Arial" w:hAnsi="Arial" w:cs="Arial"/>
          <w:lang w:val="en-US" w:eastAsia="es-ES"/>
        </w:rPr>
        <w:t xml:space="preserve">10 </w:t>
      </w:r>
      <w:r w:rsidR="0BEA92EA" w:rsidRPr="00C63405">
        <w:rPr>
          <w:rFonts w:ascii="Arial" w:hAnsi="Arial" w:cs="Arial"/>
          <w:lang w:val="en-US" w:eastAsia="es-ES"/>
        </w:rPr>
        <w:t>µ</w:t>
      </w:r>
      <w:r w:rsidR="0BEA92EA">
        <w:rPr>
          <w:rFonts w:ascii="Arial" w:hAnsi="Arial" w:cs="Arial"/>
          <w:lang w:val="en-US" w:eastAsia="es-ES"/>
        </w:rPr>
        <w:t>g/m</w:t>
      </w:r>
      <w:r w:rsidR="0BEA92EA" w:rsidRPr="00C63405">
        <w:rPr>
          <w:rFonts w:ascii="Arial" w:hAnsi="Arial" w:cs="Arial"/>
          <w:vertAlign w:val="superscript"/>
          <w:lang w:val="en-US" w:eastAsia="es-ES"/>
        </w:rPr>
        <w:t>3</w:t>
      </w:r>
      <w:r w:rsidR="0BEA92EA">
        <w:rPr>
          <w:rFonts w:ascii="Arial" w:hAnsi="Arial" w:cs="Arial"/>
          <w:lang w:val="en-US" w:eastAsia="es-ES"/>
        </w:rPr>
        <w:t xml:space="preserve"> </w:t>
      </w:r>
      <w:r w:rsidR="7FBAF0EC">
        <w:rPr>
          <w:rFonts w:ascii="Arial" w:hAnsi="Arial" w:cs="Arial"/>
          <w:lang w:val="en-US" w:eastAsia="es-ES"/>
        </w:rPr>
        <w:t xml:space="preserve">for </w:t>
      </w:r>
      <w:r w:rsidRPr="40081650">
        <w:rPr>
          <w:rFonts w:ascii="Arial" w:hAnsi="Arial" w:cs="Arial"/>
          <w:lang w:val="en-US" w:eastAsia="es-ES"/>
        </w:rPr>
        <w:t>PM</w:t>
      </w:r>
      <w:r w:rsidRPr="00592AA9">
        <w:rPr>
          <w:rFonts w:ascii="Arial" w:hAnsi="Arial" w:cs="Arial"/>
          <w:vertAlign w:val="subscript"/>
          <w:lang w:val="en-US" w:eastAsia="es-ES"/>
        </w:rPr>
        <w:t>2.5</w:t>
      </w:r>
      <w:r w:rsidR="7FBAF0EC">
        <w:rPr>
          <w:rFonts w:ascii="Arial" w:hAnsi="Arial" w:cs="Arial"/>
          <w:lang w:val="en-US" w:eastAsia="es-ES"/>
        </w:rPr>
        <w:t xml:space="preserve"> and per </w:t>
      </w:r>
      <w:r w:rsidR="731E5FDA" w:rsidRPr="006D6E44">
        <w:rPr>
          <w:rFonts w:ascii="Arial" w:hAnsi="Arial" w:cs="Arial"/>
          <w:lang w:val="en-US" w:eastAsia="es-ES"/>
        </w:rPr>
        <w:t>I</w:t>
      </w:r>
      <w:r w:rsidR="731E5FDA">
        <w:rPr>
          <w:rFonts w:ascii="Arial" w:hAnsi="Arial" w:cs="Arial"/>
          <w:lang w:val="en-US" w:eastAsia="es-ES"/>
        </w:rPr>
        <w:t>QR</w:t>
      </w:r>
      <w:r w:rsidR="7924050E">
        <w:rPr>
          <w:rFonts w:ascii="Arial" w:hAnsi="Arial" w:cs="Arial"/>
          <w:lang w:val="en-US" w:eastAsia="es-ES"/>
        </w:rPr>
        <w:t xml:space="preserve"> </w:t>
      </w:r>
      <w:r w:rsidR="7924050E">
        <w:rPr>
          <w:rFonts w:ascii="Arial" w:hAnsi="Arial" w:cs="Arial"/>
          <w:lang w:val="en-US" w:eastAsia="es-ES"/>
        </w:rPr>
        <w:lastRenderedPageBreak/>
        <w:t>for</w:t>
      </w:r>
      <w:r w:rsidRPr="40081650">
        <w:rPr>
          <w:rFonts w:ascii="Arial" w:hAnsi="Arial" w:cs="Arial"/>
          <w:lang w:val="en-US" w:eastAsia="es-ES"/>
        </w:rPr>
        <w:t xml:space="preserve"> </w:t>
      </w:r>
      <w:proofErr w:type="spellStart"/>
      <w:r w:rsidRPr="40081650">
        <w:rPr>
          <w:rFonts w:ascii="Arial" w:hAnsi="Arial" w:cs="Arial"/>
          <w:lang w:val="en-US" w:eastAsia="es-ES"/>
        </w:rPr>
        <w:t>levo</w:t>
      </w:r>
      <w:proofErr w:type="spellEnd"/>
      <w:r w:rsidR="09807DFD">
        <w:rPr>
          <w:rFonts w:ascii="Arial" w:hAnsi="Arial" w:cs="Arial"/>
          <w:lang w:val="en-US" w:eastAsia="es-ES"/>
        </w:rPr>
        <w:t xml:space="preserve"> </w:t>
      </w:r>
      <w:r w:rsidRPr="40081650">
        <w:rPr>
          <w:rFonts w:ascii="Arial" w:hAnsi="Arial" w:cs="Arial"/>
          <w:lang w:val="en-US" w:eastAsia="es-ES"/>
        </w:rPr>
        <w:t xml:space="preserve">and </w:t>
      </w:r>
      <w:proofErr w:type="spellStart"/>
      <w:r w:rsidRPr="40081650">
        <w:rPr>
          <w:rFonts w:ascii="Arial" w:hAnsi="Arial" w:cs="Arial"/>
          <w:lang w:val="en-US" w:eastAsia="es-ES"/>
        </w:rPr>
        <w:t>Ksol</w:t>
      </w:r>
      <w:proofErr w:type="spellEnd"/>
      <w:r w:rsidRPr="40081650">
        <w:rPr>
          <w:rFonts w:ascii="Arial" w:hAnsi="Arial" w:cs="Arial"/>
          <w:lang w:val="en-US" w:eastAsia="es-ES"/>
        </w:rPr>
        <w:t xml:space="preserve"> (</w:t>
      </w:r>
      <w:r w:rsidR="22E71548">
        <w:rPr>
          <w:rFonts w:ascii="Arial" w:hAnsi="Arial" w:cs="Arial"/>
          <w:lang w:val="en-US" w:eastAsia="es-ES"/>
        </w:rPr>
        <w:t>see Supplementary Table</w:t>
      </w:r>
      <w:r w:rsidR="314F102B">
        <w:rPr>
          <w:rFonts w:ascii="Arial" w:hAnsi="Arial" w:cs="Arial"/>
          <w:lang w:val="en-US" w:eastAsia="es-ES"/>
        </w:rPr>
        <w:t>s</w:t>
      </w:r>
      <w:r w:rsidR="22E71548">
        <w:rPr>
          <w:rFonts w:ascii="Arial" w:hAnsi="Arial" w:cs="Arial"/>
          <w:lang w:val="en-US" w:eastAsia="es-ES"/>
        </w:rPr>
        <w:t xml:space="preserve"> 1 </w:t>
      </w:r>
      <w:r w:rsidR="314F102B">
        <w:rPr>
          <w:rFonts w:ascii="Arial" w:hAnsi="Arial" w:cs="Arial"/>
          <w:lang w:val="en-US" w:eastAsia="es-ES"/>
        </w:rPr>
        <w:t xml:space="preserve">and 2 </w:t>
      </w:r>
      <w:r w:rsidR="22E71548">
        <w:rPr>
          <w:rFonts w:ascii="Arial" w:hAnsi="Arial" w:cs="Arial"/>
          <w:lang w:val="en-US" w:eastAsia="es-ES"/>
        </w:rPr>
        <w:t>for values of IQR</w:t>
      </w:r>
      <w:r w:rsidRPr="40081650">
        <w:rPr>
          <w:rFonts w:ascii="Arial" w:hAnsi="Arial" w:cs="Arial"/>
          <w:lang w:val="en-US" w:eastAsia="es-ES"/>
        </w:rPr>
        <w:t xml:space="preserve">). All analyses were repeated for </w:t>
      </w:r>
      <w:r w:rsidR="33A1EB29">
        <w:rPr>
          <w:rFonts w:ascii="Arial" w:hAnsi="Arial" w:cs="Arial"/>
          <w:lang w:val="en-US" w:eastAsia="es-ES"/>
        </w:rPr>
        <w:t>congenital heart disease</w:t>
      </w:r>
      <w:r w:rsidRPr="40081650">
        <w:rPr>
          <w:rFonts w:ascii="Arial" w:hAnsi="Arial" w:cs="Arial"/>
          <w:lang w:val="en-US" w:eastAsia="es-ES"/>
        </w:rPr>
        <w:t xml:space="preserve">. In addition, we explored windows of susceptibility. First, we adjusted log binomial models </w:t>
      </w:r>
      <w:proofErr w:type="gramStart"/>
      <w:r w:rsidRPr="40081650">
        <w:rPr>
          <w:rFonts w:ascii="Arial" w:hAnsi="Arial" w:cs="Arial"/>
          <w:lang w:val="en-US" w:eastAsia="es-ES"/>
        </w:rPr>
        <w:t>similar to</w:t>
      </w:r>
      <w:proofErr w:type="gramEnd"/>
      <w:r w:rsidRPr="40081650">
        <w:rPr>
          <w:rFonts w:ascii="Arial" w:hAnsi="Arial" w:cs="Arial"/>
          <w:lang w:val="en-US" w:eastAsia="es-ES"/>
        </w:rPr>
        <w:t xml:space="preserve"> the main analyses for the </w:t>
      </w:r>
      <w:r>
        <w:rPr>
          <w:rFonts w:ascii="Arial" w:hAnsi="Arial" w:cs="Arial"/>
          <w:lang w:val="en-US" w:eastAsia="es-ES"/>
        </w:rPr>
        <w:t xml:space="preserve">12 weeks </w:t>
      </w:r>
      <w:r w:rsidR="002C36C8">
        <w:rPr>
          <w:rFonts w:ascii="Arial" w:hAnsi="Arial" w:cs="Arial"/>
          <w:lang w:val="en-US" w:eastAsia="es-ES"/>
        </w:rPr>
        <w:t>preconception</w:t>
      </w:r>
      <w:r w:rsidRPr="40081650">
        <w:rPr>
          <w:rFonts w:ascii="Arial" w:hAnsi="Arial" w:cs="Arial"/>
          <w:lang w:val="en-US" w:eastAsia="es-ES"/>
        </w:rPr>
        <w:t xml:space="preserve"> (in addition to exposure in each trimester). Second, we estimated</w:t>
      </w:r>
      <w:r>
        <w:rPr>
          <w:rFonts w:ascii="Arial" w:hAnsi="Arial" w:cs="Arial"/>
          <w:lang w:val="en-US" w:eastAsia="es-ES"/>
        </w:rPr>
        <w:t xml:space="preserve"> </w:t>
      </w:r>
      <w:r w:rsidRPr="40081650">
        <w:rPr>
          <w:rFonts w:ascii="Arial" w:hAnsi="Arial" w:cs="Arial"/>
          <w:lang w:val="en-US" w:eastAsia="es-ES"/>
        </w:rPr>
        <w:t>distributed lag models</w:t>
      </w:r>
      <w:r>
        <w:rPr>
          <w:rFonts w:ascii="Arial" w:hAnsi="Arial" w:cs="Arial"/>
          <w:lang w:val="en-US" w:eastAsia="es-ES"/>
        </w:rPr>
        <w:t xml:space="preserve"> (DLMs) using logistic regression to assess the association between exposure to air pollutants</w:t>
      </w:r>
      <w:r w:rsidRPr="40081650">
        <w:rPr>
          <w:rFonts w:ascii="Arial" w:hAnsi="Arial" w:cs="Arial"/>
          <w:lang w:val="en-US" w:eastAsia="es-ES"/>
        </w:rPr>
        <w:t xml:space="preserve"> </w:t>
      </w:r>
      <w:r>
        <w:rPr>
          <w:rFonts w:ascii="Arial" w:hAnsi="Arial" w:cs="Arial"/>
          <w:lang w:val="en-US" w:eastAsia="es-ES"/>
        </w:rPr>
        <w:t>at</w:t>
      </w:r>
      <w:r w:rsidRPr="40081650">
        <w:rPr>
          <w:rFonts w:ascii="Arial" w:hAnsi="Arial" w:cs="Arial"/>
          <w:lang w:val="en-US" w:eastAsia="es-ES"/>
        </w:rPr>
        <w:t xml:space="preserve"> each gestational week</w:t>
      </w:r>
      <w:r>
        <w:rPr>
          <w:rFonts w:ascii="Arial" w:hAnsi="Arial" w:cs="Arial"/>
          <w:lang w:val="en-US" w:eastAsia="es-ES"/>
        </w:rPr>
        <w:t xml:space="preserve"> and the risk of congenital malformations.</w:t>
      </w:r>
      <w:r w:rsidR="23A362A8" w:rsidRPr="76396538">
        <w:rPr>
          <w:rFonts w:ascii="Arial" w:hAnsi="Arial" w:cs="Arial"/>
          <w:lang w:val="en-US" w:eastAsia="es-ES"/>
        </w:rPr>
        <w:t xml:space="preserve"> For each gestational week, exposure during the week of interest was included together with a cumulative weighted exposure term summarizing all previous gestational weeks. </w:t>
      </w:r>
      <w:r w:rsidR="64EBC330" w:rsidRPr="76396538">
        <w:rPr>
          <w:rFonts w:ascii="Arial" w:hAnsi="Arial" w:cs="Arial"/>
          <w:lang w:val="en-US" w:eastAsia="es-ES"/>
        </w:rPr>
        <w:t xml:space="preserve">Specifically, for each gestational week </w:t>
      </w:r>
      <w:r w:rsidR="5C7D3813" w:rsidRPr="76396538">
        <w:rPr>
          <w:rFonts w:ascii="Arial" w:hAnsi="Arial" w:cs="Arial"/>
          <w:i/>
          <w:iCs/>
          <w:lang w:val="en-US" w:eastAsia="es-ES"/>
        </w:rPr>
        <w:t>w</w:t>
      </w:r>
      <w:r w:rsidR="5C7D3813" w:rsidRPr="76396538">
        <w:rPr>
          <w:rFonts w:ascii="Arial" w:hAnsi="Arial" w:cs="Arial"/>
          <w:lang w:val="en-US" w:eastAsia="es-ES"/>
        </w:rPr>
        <w:t xml:space="preserve">, the following model was estimated: </w:t>
      </w:r>
    </w:p>
    <w:p w14:paraId="1C696CB8" w14:textId="34867CC9" w:rsidR="00F87F14" w:rsidRDefault="00F87F14" w:rsidP="76396538">
      <w:pPr>
        <w:spacing w:after="0" w:line="480" w:lineRule="auto"/>
        <w:jc w:val="both"/>
        <w:rPr>
          <w:rFonts w:ascii="Arial" w:hAnsi="Arial" w:cs="Arial"/>
          <w:lang w:val="en-US" w:eastAsia="es-ES"/>
        </w:rPr>
      </w:pPr>
    </w:p>
    <w:p w14:paraId="015E0119" w14:textId="7C1A1C98" w:rsidR="00F87F14" w:rsidRDefault="00C525B2" w:rsidP="76396538">
      <w:pPr>
        <w:spacing w:after="0" w:line="480" w:lineRule="auto"/>
        <w:jc w:val="center"/>
      </w:pPr>
      <m:oMathPara>
        <m:oMath>
          <m:r>
            <w:rPr>
              <w:rFonts w:ascii="Cambria Math" w:hAnsi="Cambria Math"/>
            </w:rPr>
            <m:t>Logit</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Y=1</m:t>
                  </m:r>
                </m:e>
              </m:d>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d>
            <m:dPr>
              <m:ctrlPr>
                <w:rPr>
                  <w:rFonts w:ascii="Cambria Math" w:hAnsi="Cambria Math"/>
                </w:rPr>
              </m:ctrlPr>
            </m:dPr>
            <m:e>
              <m:nary>
                <m:naryPr>
                  <m:chr m:val="∑"/>
                  <m:ctrlPr>
                    <w:rPr>
                      <w:rFonts w:ascii="Cambria Math" w:hAnsi="Cambria Math"/>
                    </w:rPr>
                  </m:ctrlPr>
                </m:naryPr>
                <m:sub>
                  <m:r>
                    <w:rPr>
                      <w:rFonts w:ascii="Cambria Math" w:hAnsi="Cambria Math"/>
                    </w:rPr>
                    <m:t>j=1</m:t>
                  </m:r>
                </m:sub>
                <m:sup>
                  <m:r>
                    <w:rPr>
                      <w:rFonts w:ascii="Cambria Math" w:hAnsi="Cambria Math"/>
                    </w:rPr>
                    <m:t>w-1</m:t>
                  </m:r>
                </m:sup>
                <m:e>
                  <m:f>
                    <m:fPr>
                      <m:ctrlPr>
                        <w:rPr>
                          <w:rFonts w:ascii="Cambria Math" w:hAnsi="Cambria Math"/>
                        </w:rPr>
                      </m:ctrlPr>
                    </m:fPr>
                    <m:num>
                      <m:r>
                        <w:rPr>
                          <w:rFonts w:ascii="Cambria Math" w:hAnsi="Cambria Math"/>
                        </w:rPr>
                        <m:t>1</m:t>
                      </m:r>
                    </m:num>
                    <m:den>
                      <m:r>
                        <w:rPr>
                          <w:rFonts w:ascii="Cambria Math" w:hAnsi="Cambria Math"/>
                        </w:rPr>
                        <m:t>w-j</m:t>
                      </m:r>
                    </m:den>
                  </m:f>
                  <m:sSub>
                    <m:sSubPr>
                      <m:ctrlPr>
                        <w:rPr>
                          <w:rFonts w:ascii="Cambria Math" w:hAnsi="Cambria Math"/>
                        </w:rPr>
                      </m:ctrlPr>
                    </m:sSubPr>
                    <m:e>
                      <m:r>
                        <w:rPr>
                          <w:rFonts w:ascii="Cambria Math" w:hAnsi="Cambria Math"/>
                        </w:rPr>
                        <m:t>X</m:t>
                      </m:r>
                    </m:e>
                    <m:sub>
                      <m:r>
                        <w:rPr>
                          <w:rFonts w:ascii="Cambria Math" w:hAnsi="Cambria Math"/>
                        </w:rPr>
                        <m:t>j</m:t>
                      </m:r>
                    </m:sub>
                  </m:sSub>
                </m:e>
              </m:nary>
            </m:e>
          </m:d>
          <m:r>
            <w:rPr>
              <w:rFonts w:ascii="Cambria Math" w:hAnsi="Cambria Math"/>
            </w:rPr>
            <m:t>+Zθ</m:t>
          </m:r>
        </m:oMath>
      </m:oMathPara>
    </w:p>
    <w:p w14:paraId="7CF88336" w14:textId="297F0637" w:rsidR="00F87F14" w:rsidRDefault="232AD912" w:rsidP="76396538">
      <w:pPr>
        <w:spacing w:after="0" w:line="480" w:lineRule="auto"/>
        <w:jc w:val="both"/>
        <w:rPr>
          <w:rFonts w:ascii="Arial" w:hAnsi="Arial" w:cs="Arial"/>
          <w:lang w:val="en-US" w:eastAsia="es-ES"/>
        </w:rPr>
      </w:pPr>
      <w:r w:rsidRPr="76396538">
        <w:rPr>
          <w:rFonts w:ascii="Arial" w:hAnsi="Arial" w:cs="Arial"/>
          <w:lang w:val="en-US" w:eastAsia="es-ES"/>
        </w:rPr>
        <w:t>W</w:t>
      </w:r>
      <w:r w:rsidR="7BCEDB62" w:rsidRPr="76396538">
        <w:rPr>
          <w:rFonts w:ascii="Arial" w:hAnsi="Arial" w:cs="Arial"/>
          <w:lang w:val="en-US" w:eastAsia="es-ES"/>
        </w:rPr>
        <w:t xml:space="preserve">here </w:t>
      </w:r>
      <m:oMath>
        <m:sSub>
          <m:sSubPr>
            <m:ctrlPr>
              <w:rPr>
                <w:rFonts w:ascii="Cambria Math" w:hAnsi="Cambria Math"/>
              </w:rPr>
            </m:ctrlPr>
          </m:sSubPr>
          <m:e>
            <m:r>
              <w:rPr>
                <w:rFonts w:ascii="Cambria Math" w:hAnsi="Cambria Math"/>
              </w:rPr>
              <m:t>X</m:t>
            </m:r>
          </m:e>
          <m:sub>
            <m:r>
              <w:rPr>
                <w:rFonts w:ascii="Cambria Math" w:hAnsi="Cambria Math"/>
              </w:rPr>
              <m:t>w</m:t>
            </m:r>
          </m:sub>
        </m:sSub>
      </m:oMath>
      <w:r w:rsidR="7BCEDB62" w:rsidRPr="76396538">
        <w:rPr>
          <w:rFonts w:ascii="Arial" w:hAnsi="Arial" w:cs="Arial"/>
          <w:lang w:val="en-US" w:eastAsia="es-ES"/>
        </w:rPr>
        <w:t xml:space="preserve"> represents exposure during the gestational week of interest, </w:t>
      </w:r>
      <m:oMath>
        <m:nary>
          <m:naryPr>
            <m:chr m:val="∑"/>
            <m:ctrlPr>
              <w:rPr>
                <w:rFonts w:ascii="Cambria Math" w:hAnsi="Cambria Math"/>
              </w:rPr>
            </m:ctrlPr>
          </m:naryPr>
          <m:sub>
            <m:r>
              <w:rPr>
                <w:rFonts w:ascii="Cambria Math" w:hAnsi="Cambria Math"/>
              </w:rPr>
              <m:t>j</m:t>
            </m:r>
            <m:r>
              <w:rPr>
                <w:rFonts w:ascii="Cambria Math" w:hAnsi="Cambria Math"/>
                <w:lang w:val="en-US"/>
              </w:rPr>
              <m:t>=1</m:t>
            </m:r>
          </m:sub>
          <m:sup>
            <m:r>
              <w:rPr>
                <w:rFonts w:ascii="Cambria Math" w:hAnsi="Cambria Math"/>
              </w:rPr>
              <m:t>w</m:t>
            </m:r>
            <m:r>
              <w:rPr>
                <w:rFonts w:ascii="Cambria Math" w:hAnsi="Cambria Math"/>
                <w:lang w:val="en-US"/>
              </w:rPr>
              <m:t>-1</m:t>
            </m:r>
          </m:sup>
          <m:e>
            <m:f>
              <m:fPr>
                <m:ctrlPr>
                  <w:rPr>
                    <w:rFonts w:ascii="Cambria Math" w:hAnsi="Cambria Math"/>
                  </w:rPr>
                </m:ctrlPr>
              </m:fPr>
              <m:num>
                <m:r>
                  <w:rPr>
                    <w:rFonts w:ascii="Cambria Math" w:hAnsi="Cambria Math"/>
                    <w:lang w:val="en-US"/>
                  </w:rPr>
                  <m:t>1</m:t>
                </m:r>
              </m:num>
              <m:den>
                <m:r>
                  <w:rPr>
                    <w:rFonts w:ascii="Cambria Math" w:hAnsi="Cambria Math"/>
                  </w:rPr>
                  <m:t>w</m:t>
                </m:r>
                <m:r>
                  <w:rPr>
                    <w:rFonts w:ascii="Cambria Math" w:hAnsi="Cambria Math"/>
                    <w:lang w:val="en-US"/>
                  </w:rPr>
                  <m:t>-</m:t>
                </m:r>
                <m:r>
                  <w:rPr>
                    <w:rFonts w:ascii="Cambria Math" w:hAnsi="Cambria Math"/>
                  </w:rPr>
                  <m:t>j</m:t>
                </m:r>
              </m:den>
            </m:f>
            <m:sSub>
              <m:sSubPr>
                <m:ctrlPr>
                  <w:rPr>
                    <w:rFonts w:ascii="Cambria Math" w:hAnsi="Cambria Math"/>
                  </w:rPr>
                </m:ctrlPr>
              </m:sSubPr>
              <m:e>
                <m:r>
                  <w:rPr>
                    <w:rFonts w:ascii="Cambria Math" w:hAnsi="Cambria Math"/>
                  </w:rPr>
                  <m:t>X</m:t>
                </m:r>
              </m:e>
              <m:sub>
                <m:r>
                  <w:rPr>
                    <w:rFonts w:ascii="Cambria Math" w:hAnsi="Cambria Math"/>
                  </w:rPr>
                  <m:t>j</m:t>
                </m:r>
              </m:sub>
            </m:sSub>
          </m:e>
        </m:nary>
      </m:oMath>
      <w:r w:rsidR="7BCEDB62" w:rsidRPr="76396538">
        <w:rPr>
          <w:rFonts w:ascii="Arial" w:hAnsi="Arial" w:cs="Arial"/>
          <w:lang w:val="en-US" w:eastAsia="es-ES"/>
        </w:rPr>
        <w:t xml:space="preserve">represents the weighted cumulative exposure from all preceding gestational </w:t>
      </w:r>
      <w:r w:rsidR="243969EE" w:rsidRPr="76396538">
        <w:rPr>
          <w:rFonts w:ascii="Arial" w:hAnsi="Arial" w:cs="Arial"/>
          <w:lang w:val="en-US" w:eastAsia="es-ES"/>
        </w:rPr>
        <w:t>weeks,</w:t>
      </w:r>
      <w:r w:rsidR="0B16F391" w:rsidRPr="76396538">
        <w:rPr>
          <w:rFonts w:ascii="Arial" w:hAnsi="Arial" w:cs="Arial"/>
          <w:lang w:val="en-US" w:eastAsia="es-ES"/>
        </w:rPr>
        <w:t xml:space="preserve"> and</w:t>
      </w:r>
      <w:r w:rsidR="7BCEDB62" w:rsidRPr="76396538">
        <w:rPr>
          <w:rFonts w:ascii="Arial" w:hAnsi="Arial" w:cs="Arial"/>
          <w:lang w:val="en-US" w:eastAsia="es-ES"/>
        </w:rPr>
        <w:t xml:space="preserve"> </w:t>
      </w:r>
      <m:oMath>
        <m:r>
          <w:rPr>
            <w:rFonts w:ascii="Cambria Math" w:hAnsi="Cambria Math"/>
          </w:rPr>
          <m:t>Z</m:t>
        </m:r>
      </m:oMath>
      <w:r w:rsidR="7BCEDB62" w:rsidRPr="76396538">
        <w:rPr>
          <w:rFonts w:ascii="Arial" w:hAnsi="Arial" w:cs="Arial"/>
          <w:lang w:val="en-US" w:eastAsia="es-ES"/>
        </w:rPr>
        <w:t xml:space="preserve"> denotes the vector of covariates included in the model. </w:t>
      </w:r>
      <w:r w:rsidR="00381F06">
        <w:rPr>
          <w:rFonts w:ascii="Arial" w:hAnsi="Arial" w:cs="Arial"/>
          <w:lang w:val="en-US" w:eastAsia="es-ES"/>
        </w:rPr>
        <w:t>As shown in the formula, t</w:t>
      </w:r>
      <w:r w:rsidR="23A362A8" w:rsidRPr="76396538">
        <w:rPr>
          <w:rFonts w:ascii="Arial" w:hAnsi="Arial" w:cs="Arial"/>
          <w:lang w:val="en-US" w:eastAsia="es-ES"/>
        </w:rPr>
        <w:t>he cumulative exposure was calculated using an inverse-decay weighting function (1/lag), assigning greater weight to more recent exposures and progressively lower weight to exposures further back in time. Thus, rather than estimating separate coefficients for all previous gestational weeks, prior exposure history was summarized through a weighted distributed lag structure based on an inverse-decay kernel.</w:t>
      </w:r>
      <w:r w:rsidR="3FB46455" w:rsidRPr="76396538">
        <w:rPr>
          <w:rFonts w:ascii="Arial" w:hAnsi="Arial" w:cs="Arial"/>
          <w:lang w:val="en-US" w:eastAsia="es-ES"/>
        </w:rPr>
        <w:t xml:space="preserve"> This approach reduces model dimensionality and accounts for temporal dependence among highly correlated weekly exposures while preserving the ability to identify specific gestational windows of susceptibility. Similar weighting approaches have been used in environmental epidemiology to investigate delayed and cumulative exposure effects across time windows</w:t>
      </w:r>
      <w:r w:rsidR="03BF05C5">
        <w:rPr>
          <w:rFonts w:ascii="Arial" w:hAnsi="Arial" w:cs="Arial"/>
          <w:lang w:val="en-US" w:eastAsia="es-ES"/>
        </w:rPr>
        <w:t xml:space="preserve"> </w:t>
      </w:r>
      <w:r w:rsidR="00C525B2">
        <w:rPr>
          <w:rFonts w:ascii="Arial" w:hAnsi="Arial" w:cs="Arial"/>
          <w:lang w:val="en-US" w:eastAsia="es-ES"/>
        </w:rPr>
        <w:fldChar w:fldCharType="begin"/>
      </w:r>
      <w:r w:rsidR="00BF6083">
        <w:rPr>
          <w:rFonts w:ascii="Arial" w:hAnsi="Arial" w:cs="Arial"/>
          <w:lang w:val="en-US" w:eastAsia="es-ES"/>
        </w:rPr>
        <w:instrText xml:space="preserve"> ADDIN ZOTERO_ITEM CSL_CITATION {"citationID":"8iQtJB7S","properties":{"formattedCitation":"(5,45\\uc0\\u8211{}47)","plainCitation":"(5,45–47)","noteIndex":0},"citationItems":[{"id":988,"uris":["http://zotero.org/users/10260406/items/3IEA2787"],"itemData":{"id":988,"type":"article-journal","abstract":"Exposure to ambient fine particulate matter (particulate matter ≤2.5 μm in aerodynamic diameter (PM2.5)) during pregnancy is associated with preterm birth (PTB), a leading cause of infant morbidity and mortality. Results from studies attempting to identify etiologically relevant exposure periods of vulnerability have been inconsistent, possibly because of failure to consider the time-to-event nature of the outcome and lagged exposure effects of PM2.5. In this study, we aimed to identify critical exposure windows for weekly PM2.5 exposure and PTB in California using California birth cohort data from 2005-2010. Associations were assessed using distributed-lag Cox proportional hazards models. We assessed effect-measure modification by race/ethnicity by calculating the weekly relative excess risk due to interaction. For a 10-μg/m3 increase in PM2.5 exposure over the entire period of gestation, PTB risk increased by 11% (hazard ratio = 1.11, 95% confidence interval: 1.09, 1.14). Gestational weeks 17-24 and 36 were associated with increased vulnerability to PM2.5 exposure. We find that non-Hispanic black mothers may be more susceptible to effects of PM2.5 exposure than non-Hispanic white mothers, particularly at the end of pregnancy. These findings extend our knowledge about the existence of specific exposure periods during pregnancy that have the greatest impact on preterm birth.","container-title":"American Journal of Epidemiology","DOI":"10.1093/aje/kwz120","ISSN":"14766256","PMID":"31107509","title":"Ambient Fine Particulate Matter and Preterm Birth in California: Identification of Critical Exposure Windows","author":[{"family":"Sheridan","given":"Paige"},{"family":"Ilango","given":"Sindana"},{"family":"Bruckner","given":"Tim A."},{"family":"Wang","given":"Qiong"},{"family":"Basu","given":"Rupa"},{"family":"Benmarhnia","given":"Tarik"}],"issued":{"date-parts":[["2019"]]}}},{"id":1393,"uris":["http://zotero.org/users/10260406/items/PUIE62K5"],"itemData":{"id":1393,"type":"article-journal","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2024",8,7]]},"issued":{"date-parts":[["2011"]]}}},{"id":2170,"uris":["http://zotero.org/users/10260406/items/JI4NKQU5"],"itemData":{"id":2170,"type":"article-journal","container-title":"Biostatistics","DOI":"10.1093/biostatistics/kxx002","ISSN":"1465-4644, 1468-4357","issue":"3","language":"en","page":"537-552","source":"DOI.org (Crossref)","title":"Bayesian distributed lag interaction models to identify perinatal windows of vulnerability in children’s health","volume":"18","author":[{"family":"Wilson","given":"Ander"},{"family":"Chiu","given":"Yueh-Hsiu Mathilda"},{"family":"Hsu","given":"Hsiao-Hsien Leon"},{"family":"Wright","given":"Robert O."},{"family":"Wright","given":"Rosalind J."},{"family":"Coull","given":"Brent A."}],"issued":{"date-parts":[["2017",7,1]]}}},{"id":2169,"uris":["http://zotero.org/users/10260406/items/DAVDPIAB"],"itemData":{"id":2169,"type":"article-journal","container-title":"The Annals of Applied Statistics","DOI":"10.1214/21-AOAS1533","ISSN":"1932-6157","issue":"2","journalAbbreviation":"Ann. Appl. Stat.","source":"DOI.org (Crossref)","title":"Kernel machine and distributed lag models for assessing windows of susceptibility to environmental mixtures in children’s health studies","URL":"https://projecteuclid.org/journals/annals-of-applied-statistics/volume-16/issue-2/Kernel-machine-and-distributed-lag-models-for-assessing-windows-of/10.1214/21-AOAS1533.full","volume":"16","author":[{"family":"Wilson","given":"Ander"},{"family":"Hsu","given":"Hsiao-Hsien Leon"},{"family":"Chiu","given":"Yueh-Hsiu Mathilda"},{"family":"Wright","given":"Robert O."},{"family":"Wright","given":"Rosalind J."},{"family":"Coull","given":"Brent A."}],"accessed":{"date-parts":[["2026",3,26]]},"issued":{"date-parts":[["2022",6,1]]}}}],"schema":"https://github.com/citation-style-language/schema/raw/master/csl-citation.json"} </w:instrText>
      </w:r>
      <w:r w:rsidR="00C525B2">
        <w:rPr>
          <w:rFonts w:ascii="Arial" w:hAnsi="Arial" w:cs="Arial"/>
          <w:lang w:val="en-US" w:eastAsia="es-ES"/>
        </w:rPr>
        <w:fldChar w:fldCharType="separate"/>
      </w:r>
      <w:r w:rsidR="00BF6083" w:rsidRPr="00BF6083">
        <w:rPr>
          <w:rFonts w:ascii="Arial" w:eastAsiaTheme="minorHAnsi" w:hAnsi="Arial" w:cs="Arial"/>
          <w:szCs w:val="24"/>
          <w:lang w:val="en-US"/>
          <w14:ligatures w14:val="standardContextual"/>
        </w:rPr>
        <w:t>(5,45–47)</w:t>
      </w:r>
      <w:r w:rsidR="00C525B2">
        <w:rPr>
          <w:rFonts w:ascii="Arial" w:hAnsi="Arial" w:cs="Arial"/>
          <w:lang w:val="en-US" w:eastAsia="es-ES"/>
        </w:rPr>
        <w:fldChar w:fldCharType="end"/>
      </w:r>
      <w:r w:rsidR="03BF05C5">
        <w:rPr>
          <w:rFonts w:ascii="Arial" w:hAnsi="Arial" w:cs="Arial"/>
          <w:lang w:val="en-US" w:eastAsia="es-ES"/>
        </w:rPr>
        <w:t xml:space="preserve">. </w:t>
      </w:r>
      <w:r w:rsidR="03BF05C5" w:rsidRPr="76396538">
        <w:rPr>
          <w:rFonts w:ascii="Arial" w:hAnsi="Arial" w:cs="Arial"/>
          <w:lang w:val="en-US" w:eastAsia="es-ES"/>
        </w:rPr>
        <w:t xml:space="preserve">R </w:t>
      </w:r>
      <w:r w:rsidR="03BF05C5" w:rsidRPr="76396538">
        <w:rPr>
          <w:rFonts w:ascii="Arial" w:hAnsi="Arial" w:cs="Arial"/>
          <w:lang w:val="en-US" w:eastAsia="es-ES"/>
        </w:rPr>
        <w:lastRenderedPageBreak/>
        <w:t xml:space="preserve">version 4.5.2 was used for all analyses </w:t>
      </w:r>
      <w:r w:rsidR="00C525B2" w:rsidRPr="76396538">
        <w:rPr>
          <w:rFonts w:ascii="Arial" w:hAnsi="Arial" w:cs="Arial"/>
          <w:lang w:val="en-US" w:eastAsia="es-ES"/>
        </w:rPr>
        <w:fldChar w:fldCharType="begin"/>
      </w:r>
      <w:r w:rsidR="00BF6083">
        <w:rPr>
          <w:rFonts w:ascii="Arial" w:hAnsi="Arial" w:cs="Arial"/>
          <w:lang w:val="en-US" w:eastAsia="es-ES"/>
        </w:rPr>
        <w:instrText xml:space="preserve"> ADDIN ZOTERO_ITEM CSL_CITATION {"citationID":"Csldlda2","properties":{"formattedCitation":"(48)","plainCitation":"(48)","noteIndex":0},"citationItems":[{"id":2095,"uris":["http://zotero.org/users/10260406/items/R48URHJI"],"itemData":{"id":2095,"type":"software","collection-title":"R: A language and environment for statistical computing.","title":"R Core Team","URL":"https://www.R-project.org/","issued":{"date-parts":[["2024"]]}}}],"schema":"https://github.com/citation-style-language/schema/raw/master/csl-citation.json"} </w:instrText>
      </w:r>
      <w:r w:rsidR="00C525B2" w:rsidRPr="76396538">
        <w:rPr>
          <w:rFonts w:ascii="Arial" w:hAnsi="Arial" w:cs="Arial"/>
          <w:lang w:val="en-US" w:eastAsia="es-ES"/>
        </w:rPr>
        <w:fldChar w:fldCharType="separate"/>
      </w:r>
      <w:r w:rsidR="00BF6083">
        <w:rPr>
          <w:rFonts w:ascii="Arial" w:hAnsi="Arial" w:cs="Arial"/>
          <w:noProof/>
          <w:lang w:val="en-US" w:eastAsia="es-ES"/>
        </w:rPr>
        <w:t>(48)</w:t>
      </w:r>
      <w:r w:rsidR="00C525B2" w:rsidRPr="76396538">
        <w:rPr>
          <w:rFonts w:ascii="Arial" w:hAnsi="Arial" w:cs="Arial"/>
          <w:lang w:val="en-US" w:eastAsia="es-ES"/>
        </w:rPr>
        <w:fldChar w:fldCharType="end"/>
      </w:r>
      <w:r w:rsidR="00F21607">
        <w:rPr>
          <w:rFonts w:ascii="Arial" w:hAnsi="Arial" w:cs="Arial"/>
          <w:lang w:val="en-US" w:eastAsia="es-ES"/>
        </w:rPr>
        <w:t xml:space="preserve">. A link to a repository containing all code for the current analysis is available in the supplementary material. </w:t>
      </w:r>
    </w:p>
    <w:p w14:paraId="4ABA6DDA" w14:textId="77777777" w:rsidR="001A6A06" w:rsidRDefault="001A6A06" w:rsidP="00041360">
      <w:pPr>
        <w:spacing w:after="0" w:line="480" w:lineRule="auto"/>
        <w:jc w:val="both"/>
        <w:rPr>
          <w:rFonts w:ascii="Arial" w:hAnsi="Arial" w:cs="Arial"/>
          <w:lang w:val="en-US" w:eastAsia="es-ES"/>
        </w:rPr>
      </w:pPr>
    </w:p>
    <w:p w14:paraId="434DA310" w14:textId="77777777" w:rsidR="00BC0F80" w:rsidRDefault="00BC0F80">
      <w:pPr>
        <w:spacing w:after="160" w:line="259" w:lineRule="auto"/>
        <w:rPr>
          <w:rFonts w:ascii="Arial" w:hAnsi="Arial" w:cs="Arial"/>
          <w:b/>
          <w:bCs/>
          <w:lang w:val="en-US" w:eastAsia="es-ES"/>
        </w:rPr>
      </w:pPr>
      <w:r>
        <w:rPr>
          <w:rFonts w:ascii="Arial" w:hAnsi="Arial" w:cs="Arial"/>
          <w:b/>
          <w:bCs/>
          <w:lang w:val="en-US" w:eastAsia="es-ES"/>
        </w:rPr>
        <w:br w:type="page"/>
      </w:r>
    </w:p>
    <w:p w14:paraId="5BE387E6" w14:textId="61959A4F" w:rsidR="00EE4797" w:rsidRPr="00700B2F" w:rsidRDefault="00F83731" w:rsidP="00700B2F">
      <w:pPr>
        <w:rPr>
          <w:rFonts w:ascii="Arial" w:hAnsi="Arial" w:cs="Arial"/>
          <w:b/>
          <w:bCs/>
          <w:lang w:val="en-US" w:eastAsia="es-ES"/>
        </w:rPr>
      </w:pPr>
      <w:r w:rsidRPr="00C176C3">
        <w:rPr>
          <w:rFonts w:ascii="Arial" w:hAnsi="Arial" w:cs="Arial"/>
          <w:b/>
          <w:bCs/>
          <w:lang w:val="en-US" w:eastAsia="es-ES"/>
        </w:rPr>
        <w:lastRenderedPageBreak/>
        <w:t>RESULTS</w:t>
      </w:r>
    </w:p>
    <w:p w14:paraId="6D030E07" w14:textId="3896D788" w:rsidR="00575146" w:rsidRDefault="00890139" w:rsidP="007F13D8">
      <w:pPr>
        <w:spacing w:after="0" w:line="480" w:lineRule="auto"/>
        <w:jc w:val="both"/>
        <w:rPr>
          <w:rFonts w:ascii="Arial" w:hAnsi="Arial" w:cs="Arial"/>
          <w:lang w:val="en-US" w:eastAsia="es-ES"/>
        </w:rPr>
      </w:pPr>
      <w:r w:rsidRPr="00890139">
        <w:rPr>
          <w:rFonts w:ascii="Arial" w:hAnsi="Arial" w:cs="Arial"/>
          <w:lang w:val="en-US" w:eastAsia="es-ES"/>
        </w:rPr>
        <w:t xml:space="preserve">Among the </w:t>
      </w:r>
      <w:r>
        <w:rPr>
          <w:rFonts w:ascii="Arial" w:hAnsi="Arial" w:cs="Arial"/>
          <w:lang w:val="en-US" w:eastAsia="es-ES"/>
        </w:rPr>
        <w:t xml:space="preserve">15,452 infants born to mothers residing in the urban area of Temuco in 2009-2016, 267 </w:t>
      </w:r>
      <w:r w:rsidR="00B636A0">
        <w:rPr>
          <w:rFonts w:ascii="Arial" w:hAnsi="Arial" w:cs="Arial"/>
          <w:lang w:val="en-US" w:eastAsia="es-ES"/>
        </w:rPr>
        <w:t>(1.7%) were born with a congenital malformation that required hospitalization</w:t>
      </w:r>
      <w:r w:rsidR="00C1248D">
        <w:rPr>
          <w:rFonts w:ascii="Arial" w:hAnsi="Arial" w:cs="Arial"/>
          <w:lang w:val="en-US" w:eastAsia="es-ES"/>
        </w:rPr>
        <w:t>.</w:t>
      </w:r>
      <w:r w:rsidR="002E44BC">
        <w:rPr>
          <w:rFonts w:ascii="Arial" w:hAnsi="Arial" w:cs="Arial"/>
          <w:lang w:val="en-US" w:eastAsia="es-ES"/>
        </w:rPr>
        <w:t xml:space="preserve"> </w:t>
      </w:r>
      <w:r w:rsidR="00C176C3">
        <w:rPr>
          <w:rFonts w:ascii="Arial" w:hAnsi="Arial" w:cs="Arial"/>
          <w:lang w:val="en-US" w:eastAsia="es-ES"/>
        </w:rPr>
        <w:t>Congenital heart disease</w:t>
      </w:r>
      <w:r w:rsidR="002E44BC">
        <w:rPr>
          <w:rFonts w:ascii="Arial" w:hAnsi="Arial" w:cs="Arial"/>
          <w:lang w:val="en-US" w:eastAsia="es-ES"/>
        </w:rPr>
        <w:t xml:space="preserve"> was </w:t>
      </w:r>
      <w:r w:rsidR="004A77A2">
        <w:rPr>
          <w:rFonts w:ascii="Arial" w:hAnsi="Arial" w:cs="Arial"/>
          <w:lang w:val="en-US" w:eastAsia="es-ES"/>
        </w:rPr>
        <w:t>the most common</w:t>
      </w:r>
      <w:r w:rsidR="00C063B5">
        <w:rPr>
          <w:rFonts w:ascii="Arial" w:hAnsi="Arial" w:cs="Arial"/>
          <w:lang w:val="en-US" w:eastAsia="es-ES"/>
        </w:rPr>
        <w:t xml:space="preserve">, </w:t>
      </w:r>
      <w:r w:rsidR="004A77A2">
        <w:rPr>
          <w:rFonts w:ascii="Arial" w:hAnsi="Arial" w:cs="Arial"/>
          <w:lang w:val="en-US" w:eastAsia="es-ES"/>
        </w:rPr>
        <w:t xml:space="preserve">with malformations of the nervous, respiratory and digestive systems </w:t>
      </w:r>
      <w:r w:rsidR="00917F90">
        <w:rPr>
          <w:rFonts w:ascii="Arial" w:hAnsi="Arial" w:cs="Arial"/>
          <w:lang w:val="en-US" w:eastAsia="es-ES"/>
        </w:rPr>
        <w:t xml:space="preserve">each </w:t>
      </w:r>
      <w:r w:rsidR="004A77A2">
        <w:rPr>
          <w:rFonts w:ascii="Arial" w:hAnsi="Arial" w:cs="Arial"/>
          <w:lang w:val="en-US" w:eastAsia="es-ES"/>
        </w:rPr>
        <w:t xml:space="preserve">representing </w:t>
      </w:r>
      <w:r w:rsidR="00917F90">
        <w:rPr>
          <w:rFonts w:ascii="Arial" w:hAnsi="Arial" w:cs="Arial"/>
          <w:lang w:val="en-US" w:eastAsia="es-ES"/>
        </w:rPr>
        <w:t xml:space="preserve">less than 20% of </w:t>
      </w:r>
      <w:r w:rsidR="00AC3065">
        <w:rPr>
          <w:rFonts w:ascii="Arial" w:hAnsi="Arial" w:cs="Arial"/>
          <w:lang w:val="en-US" w:eastAsia="es-ES"/>
        </w:rPr>
        <w:t>the identified malformations.</w:t>
      </w:r>
      <w:r w:rsidR="003E1086">
        <w:rPr>
          <w:rFonts w:ascii="Arial" w:hAnsi="Arial" w:cs="Arial"/>
          <w:lang w:val="en-US" w:eastAsia="es-ES"/>
        </w:rPr>
        <w:t xml:space="preserve"> </w:t>
      </w:r>
      <w:r w:rsidR="00543E4B">
        <w:rPr>
          <w:rFonts w:ascii="Arial" w:hAnsi="Arial" w:cs="Arial"/>
          <w:lang w:val="en-US" w:eastAsia="es-ES"/>
        </w:rPr>
        <w:t>Of</w:t>
      </w:r>
      <w:r w:rsidR="00C176C3" w:rsidRPr="00C176C3">
        <w:rPr>
          <w:rFonts w:ascii="Arial" w:hAnsi="Arial" w:cs="Arial"/>
          <w:lang w:val="en-US" w:eastAsia="es-ES"/>
        </w:rPr>
        <w:t xml:space="preserve"> the 128 cases of congenital heart </w:t>
      </w:r>
      <w:r w:rsidR="00C176C3">
        <w:rPr>
          <w:rFonts w:ascii="Arial" w:hAnsi="Arial" w:cs="Arial"/>
          <w:lang w:val="en-US" w:eastAsia="es-ES"/>
        </w:rPr>
        <w:t>disease</w:t>
      </w:r>
      <w:r w:rsidR="00C176C3" w:rsidRPr="00C176C3">
        <w:rPr>
          <w:rFonts w:ascii="Arial" w:hAnsi="Arial" w:cs="Arial"/>
          <w:lang w:val="en-US" w:eastAsia="es-ES"/>
        </w:rPr>
        <w:t>, ventricular septal defect was the most frequent diagnosis (n = 62; 48.4%), followed by atrial septal defect (n = 29; 22.7%). Less frequently, atrioventricular septal defect and coarctation of the aorta were observed (both n = 8; 6.3%), followed by tetralogy of Fallot (n = 6; 4.7%) and other aortic malformations, primarily aortic arch hypoplasia (n = 5; 3.9%)</w:t>
      </w:r>
      <w:r w:rsidR="00C8043F">
        <w:rPr>
          <w:rFonts w:ascii="Arial" w:hAnsi="Arial" w:cs="Arial"/>
          <w:lang w:val="en-US" w:eastAsia="es-ES"/>
        </w:rPr>
        <w:t xml:space="preserve"> (</w:t>
      </w:r>
      <w:r w:rsidR="00C8043F" w:rsidRPr="00C8043F">
        <w:rPr>
          <w:rFonts w:ascii="Arial" w:hAnsi="Arial" w:cs="Arial"/>
          <w:highlight w:val="yellow"/>
          <w:lang w:val="en-US" w:eastAsia="es-ES"/>
        </w:rPr>
        <w:t>Supplementary Table 3)</w:t>
      </w:r>
      <w:r w:rsidR="00C176C3" w:rsidRPr="00C8043F">
        <w:rPr>
          <w:rFonts w:ascii="Arial" w:hAnsi="Arial" w:cs="Arial"/>
          <w:highlight w:val="yellow"/>
          <w:lang w:val="en-US" w:eastAsia="es-ES"/>
        </w:rPr>
        <w:t>.</w:t>
      </w:r>
      <w:r w:rsidR="00C176C3" w:rsidRPr="00C176C3">
        <w:rPr>
          <w:rFonts w:ascii="Arial" w:hAnsi="Arial" w:cs="Arial"/>
          <w:lang w:val="en-US" w:eastAsia="es-ES"/>
        </w:rPr>
        <w:t xml:space="preserve"> </w:t>
      </w:r>
    </w:p>
    <w:p w14:paraId="6F0CD37D" w14:textId="77777777" w:rsidR="00E0514C" w:rsidRDefault="00E0514C" w:rsidP="00CE4CAB">
      <w:pPr>
        <w:spacing w:after="0" w:line="240" w:lineRule="auto"/>
        <w:rPr>
          <w:rFonts w:ascii="Arial" w:eastAsia="Aptos" w:hAnsi="Arial" w:cs="Arial"/>
          <w:kern w:val="2"/>
          <w:lang w:val="en-US"/>
          <w14:ligatures w14:val="standardContextual"/>
        </w:rPr>
      </w:pPr>
    </w:p>
    <w:p w14:paraId="09315B23" w14:textId="44EFD2EB" w:rsidR="005B7F70" w:rsidRDefault="00273902" w:rsidP="00CF3E1C">
      <w:pPr>
        <w:spacing w:after="0" w:line="480" w:lineRule="auto"/>
        <w:jc w:val="both"/>
        <w:rPr>
          <w:rFonts w:ascii="Arial" w:hAnsi="Arial" w:cs="Arial"/>
          <w:lang w:val="en-US" w:eastAsia="es-ES"/>
        </w:rPr>
      </w:pPr>
      <w:r>
        <w:rPr>
          <w:rFonts w:ascii="Arial" w:hAnsi="Arial" w:cs="Arial"/>
          <w:lang w:val="en-US" w:eastAsia="es-ES"/>
        </w:rPr>
        <w:t xml:space="preserve">We </w:t>
      </w:r>
      <w:r w:rsidR="00C93AAA">
        <w:rPr>
          <w:rFonts w:ascii="Arial" w:hAnsi="Arial" w:cs="Arial"/>
          <w:lang w:val="en-US" w:eastAsia="es-ES"/>
        </w:rPr>
        <w:t>observed</w:t>
      </w:r>
      <w:r>
        <w:rPr>
          <w:rFonts w:ascii="Arial" w:hAnsi="Arial" w:cs="Arial"/>
          <w:lang w:val="en-US" w:eastAsia="es-ES"/>
        </w:rPr>
        <w:t xml:space="preserve"> differences in gestational age, sex and maternal age when comparing i</w:t>
      </w:r>
      <w:r w:rsidR="00B4620F" w:rsidRPr="00B4620F">
        <w:rPr>
          <w:rFonts w:ascii="Arial" w:hAnsi="Arial" w:cs="Arial"/>
          <w:lang w:val="en-US" w:eastAsia="es-ES"/>
        </w:rPr>
        <w:t xml:space="preserve">nfants </w:t>
      </w:r>
      <w:r w:rsidR="007B129E">
        <w:rPr>
          <w:rFonts w:ascii="Arial" w:hAnsi="Arial" w:cs="Arial"/>
          <w:lang w:val="en-US" w:eastAsia="es-ES"/>
        </w:rPr>
        <w:t>with congenital heart disease</w:t>
      </w:r>
      <w:r>
        <w:rPr>
          <w:rFonts w:ascii="Arial" w:hAnsi="Arial" w:cs="Arial"/>
          <w:lang w:val="en-US" w:eastAsia="es-ES"/>
        </w:rPr>
        <w:t xml:space="preserve"> to </w:t>
      </w:r>
      <w:r w:rsidR="00741EC3">
        <w:rPr>
          <w:rFonts w:ascii="Arial" w:hAnsi="Arial" w:cs="Arial"/>
          <w:lang w:val="en-US" w:eastAsia="es-ES"/>
        </w:rPr>
        <w:t xml:space="preserve">those </w:t>
      </w:r>
      <w:r w:rsidR="002C5A9F">
        <w:rPr>
          <w:rFonts w:ascii="Arial" w:hAnsi="Arial" w:cs="Arial"/>
          <w:lang w:val="en-US" w:eastAsia="es-ES"/>
        </w:rPr>
        <w:t>without</w:t>
      </w:r>
      <w:r>
        <w:rPr>
          <w:rFonts w:ascii="Arial" w:hAnsi="Arial" w:cs="Arial"/>
          <w:lang w:val="en-US" w:eastAsia="es-ES"/>
        </w:rPr>
        <w:t xml:space="preserve"> </w:t>
      </w:r>
      <w:r w:rsidR="00445970">
        <w:rPr>
          <w:rFonts w:ascii="Arial" w:hAnsi="Arial" w:cs="Arial"/>
          <w:lang w:val="en-US" w:eastAsia="es-ES"/>
        </w:rPr>
        <w:t xml:space="preserve">(Table </w:t>
      </w:r>
      <w:r w:rsidR="0023415A">
        <w:rPr>
          <w:rFonts w:ascii="Arial" w:hAnsi="Arial" w:cs="Arial"/>
          <w:lang w:val="en-US" w:eastAsia="es-ES"/>
        </w:rPr>
        <w:t>1</w:t>
      </w:r>
      <w:r w:rsidR="00445970">
        <w:rPr>
          <w:rFonts w:ascii="Arial" w:hAnsi="Arial" w:cs="Arial"/>
          <w:lang w:val="en-US" w:eastAsia="es-ES"/>
        </w:rPr>
        <w:t>)</w:t>
      </w:r>
      <w:r w:rsidR="00741EC3">
        <w:rPr>
          <w:rFonts w:ascii="Arial" w:hAnsi="Arial" w:cs="Arial"/>
          <w:lang w:val="en-US" w:eastAsia="es-ES"/>
        </w:rPr>
        <w:t xml:space="preserve">. </w:t>
      </w:r>
      <w:r w:rsidR="00EF7C2D">
        <w:rPr>
          <w:rFonts w:ascii="Arial" w:hAnsi="Arial" w:cs="Arial"/>
          <w:lang w:val="en-US" w:eastAsia="es-ES"/>
        </w:rPr>
        <w:t xml:space="preserve">Infants born with a </w:t>
      </w:r>
      <w:r w:rsidR="00A504A6">
        <w:rPr>
          <w:rFonts w:ascii="Arial" w:hAnsi="Arial" w:cs="Arial"/>
          <w:lang w:val="en-US" w:eastAsia="es-ES"/>
        </w:rPr>
        <w:t>congenital</w:t>
      </w:r>
      <w:r w:rsidR="00EF7C2D">
        <w:rPr>
          <w:rFonts w:ascii="Arial" w:hAnsi="Arial" w:cs="Arial"/>
          <w:lang w:val="en-US" w:eastAsia="es-ES"/>
        </w:rPr>
        <w:t xml:space="preserve"> malformation</w:t>
      </w:r>
      <w:r w:rsidR="00A504A6">
        <w:rPr>
          <w:rFonts w:ascii="Arial" w:hAnsi="Arial" w:cs="Arial"/>
          <w:lang w:val="en-US" w:eastAsia="es-ES"/>
        </w:rPr>
        <w:t xml:space="preserve"> and specifically congenital heart disease were born slightly sooner </w:t>
      </w:r>
      <w:r w:rsidR="00F96BB4">
        <w:rPr>
          <w:rFonts w:ascii="Arial" w:hAnsi="Arial" w:cs="Arial"/>
          <w:lang w:val="en-US" w:eastAsia="es-ES"/>
        </w:rPr>
        <w:t>to mothers who were older</w:t>
      </w:r>
      <w:r w:rsidR="00747A68">
        <w:rPr>
          <w:rFonts w:ascii="Arial" w:hAnsi="Arial" w:cs="Arial"/>
          <w:lang w:val="en-US" w:eastAsia="es-ES"/>
        </w:rPr>
        <w:t xml:space="preserve"> (Table </w:t>
      </w:r>
      <w:r w:rsidR="0023415A">
        <w:rPr>
          <w:rFonts w:ascii="Arial" w:hAnsi="Arial" w:cs="Arial"/>
          <w:lang w:val="en-US" w:eastAsia="es-ES"/>
        </w:rPr>
        <w:t>1</w:t>
      </w:r>
      <w:r w:rsidR="00F96BB4">
        <w:rPr>
          <w:rFonts w:ascii="Arial" w:hAnsi="Arial" w:cs="Arial"/>
          <w:lang w:val="en-US" w:eastAsia="es-ES"/>
        </w:rPr>
        <w:t xml:space="preserve">). </w:t>
      </w:r>
      <w:r w:rsidR="003D419C">
        <w:rPr>
          <w:rFonts w:ascii="Arial" w:hAnsi="Arial" w:cs="Arial"/>
          <w:lang w:val="en-US" w:eastAsia="es-ES"/>
        </w:rPr>
        <w:t xml:space="preserve">Over half of infants born with any type of congenital malformation were male (52%) compared with </w:t>
      </w:r>
      <w:r w:rsidR="006711EA">
        <w:rPr>
          <w:rFonts w:ascii="Arial" w:hAnsi="Arial" w:cs="Arial"/>
          <w:lang w:val="en-US" w:eastAsia="es-ES"/>
        </w:rPr>
        <w:t xml:space="preserve">49% of the sample without a congenital malformation. </w:t>
      </w:r>
      <w:r w:rsidR="009E70B9">
        <w:rPr>
          <w:rFonts w:ascii="Arial" w:hAnsi="Arial" w:cs="Arial"/>
          <w:lang w:val="en-US" w:eastAsia="es-ES"/>
        </w:rPr>
        <w:t>However,</w:t>
      </w:r>
      <w:r w:rsidR="00585500">
        <w:rPr>
          <w:rFonts w:ascii="Arial" w:hAnsi="Arial" w:cs="Arial"/>
          <w:lang w:val="en-US" w:eastAsia="es-ES"/>
        </w:rPr>
        <w:t xml:space="preserve"> a lower proportion of the sample of </w:t>
      </w:r>
      <w:r w:rsidR="009E70B9">
        <w:rPr>
          <w:rFonts w:ascii="Arial" w:hAnsi="Arial" w:cs="Arial"/>
          <w:lang w:val="en-US" w:eastAsia="es-ES"/>
        </w:rPr>
        <w:t xml:space="preserve">congenital heart disease </w:t>
      </w:r>
      <w:r w:rsidR="00585500">
        <w:rPr>
          <w:rFonts w:ascii="Arial" w:hAnsi="Arial" w:cs="Arial"/>
          <w:lang w:val="en-US" w:eastAsia="es-ES"/>
        </w:rPr>
        <w:t>were</w:t>
      </w:r>
      <w:r w:rsidR="009E70B9">
        <w:rPr>
          <w:rFonts w:ascii="Arial" w:hAnsi="Arial" w:cs="Arial"/>
          <w:lang w:val="en-US" w:eastAsia="es-ES"/>
        </w:rPr>
        <w:t xml:space="preserve"> male</w:t>
      </w:r>
      <w:r w:rsidR="00585500">
        <w:rPr>
          <w:rFonts w:ascii="Arial" w:hAnsi="Arial" w:cs="Arial"/>
          <w:lang w:val="en-US" w:eastAsia="es-ES"/>
        </w:rPr>
        <w:t xml:space="preserve"> compared to the overall sample (46.9 versus 49.5, p&lt;0.01).</w:t>
      </w:r>
      <w:r w:rsidR="00EF7C2D">
        <w:rPr>
          <w:rFonts w:ascii="Arial" w:hAnsi="Arial" w:cs="Arial"/>
          <w:lang w:val="en-US" w:eastAsia="es-ES"/>
        </w:rPr>
        <w:t xml:space="preserve"> </w:t>
      </w:r>
      <w:r w:rsidR="00175787">
        <w:rPr>
          <w:rFonts w:ascii="Arial" w:hAnsi="Arial" w:cs="Arial"/>
          <w:lang w:val="en-US" w:eastAsia="es-ES"/>
        </w:rPr>
        <w:t>Some seasonality was observed, with more cases of congenital malformations in winter, but</w:t>
      </w:r>
      <w:r w:rsidR="009F11BF">
        <w:rPr>
          <w:rFonts w:ascii="Arial" w:hAnsi="Arial" w:cs="Arial"/>
          <w:lang w:val="en-US" w:eastAsia="es-ES"/>
        </w:rPr>
        <w:t xml:space="preserve"> the difference was not statistically significant. </w:t>
      </w:r>
    </w:p>
    <w:p w14:paraId="3F6EE5EE" w14:textId="3383592A" w:rsidR="00C23250" w:rsidRDefault="00C23250">
      <w:pPr>
        <w:spacing w:after="160" w:line="259" w:lineRule="auto"/>
        <w:rPr>
          <w:rFonts w:ascii="Arial" w:eastAsia="Aptos" w:hAnsi="Arial" w:cs="Arial"/>
          <w:kern w:val="2"/>
          <w:lang w:val="en-US"/>
          <w14:ligatures w14:val="standardContextual"/>
        </w:rPr>
      </w:pPr>
      <w:r>
        <w:rPr>
          <w:rFonts w:ascii="Arial" w:eastAsia="Aptos" w:hAnsi="Arial" w:cs="Arial"/>
          <w:kern w:val="2"/>
          <w:lang w:val="en-US"/>
          <w14:ligatures w14:val="standardContextual"/>
        </w:rPr>
        <w:br w:type="page"/>
      </w:r>
    </w:p>
    <w:p w14:paraId="51006D49" w14:textId="77777777" w:rsidR="005E42BE" w:rsidRDefault="005E42BE">
      <w:pPr>
        <w:spacing w:after="160" w:line="259" w:lineRule="auto"/>
        <w:rPr>
          <w:rFonts w:ascii="Arial" w:eastAsia="Aptos" w:hAnsi="Arial" w:cs="Arial"/>
          <w:kern w:val="2"/>
          <w:lang w:val="en-US"/>
          <w14:ligatures w14:val="standardContextual"/>
        </w:rPr>
      </w:pPr>
    </w:p>
    <w:p w14:paraId="2CA6DA05" w14:textId="4AC0A53B" w:rsidR="00F742AD" w:rsidRPr="008A39ED" w:rsidRDefault="00F742AD" w:rsidP="00F742AD">
      <w:pPr>
        <w:spacing w:after="0" w:line="240" w:lineRule="auto"/>
        <w:rPr>
          <w:rFonts w:ascii="Arial" w:eastAsia="Aptos" w:hAnsi="Arial" w:cs="Arial"/>
          <w:kern w:val="2"/>
          <w:lang w:val="en-US"/>
          <w14:ligatures w14:val="standardContextual"/>
        </w:rPr>
      </w:pPr>
      <w:r w:rsidRPr="008A39ED">
        <w:rPr>
          <w:rFonts w:ascii="Arial" w:eastAsia="Aptos" w:hAnsi="Arial" w:cs="Arial"/>
          <w:kern w:val="2"/>
          <w:lang w:val="en-US"/>
          <w14:ligatures w14:val="standardContextual"/>
        </w:rPr>
        <w:t xml:space="preserve">Table </w:t>
      </w:r>
      <w:r w:rsidR="00324D44">
        <w:rPr>
          <w:rFonts w:ascii="Arial" w:eastAsia="Aptos" w:hAnsi="Arial" w:cs="Arial"/>
          <w:kern w:val="2"/>
          <w:lang w:val="en-US"/>
          <w14:ligatures w14:val="standardContextual"/>
        </w:rPr>
        <w:t>1</w:t>
      </w:r>
      <w:r w:rsidRPr="008A39ED">
        <w:rPr>
          <w:rFonts w:ascii="Arial" w:eastAsia="Aptos" w:hAnsi="Arial" w:cs="Arial"/>
          <w:kern w:val="2"/>
          <w:lang w:val="en-US"/>
          <w14:ligatures w14:val="standardContextual"/>
        </w:rPr>
        <w:t xml:space="preserve">. Sample description </w:t>
      </w:r>
      <w:r w:rsidR="00107799">
        <w:rPr>
          <w:rFonts w:ascii="Arial" w:eastAsia="Aptos" w:hAnsi="Arial" w:cs="Arial"/>
          <w:kern w:val="2"/>
          <w:lang w:val="en-US"/>
          <w14:ligatures w14:val="standardContextual"/>
        </w:rPr>
        <w:t>comparing</w:t>
      </w:r>
      <w:r w:rsidR="008C68C4">
        <w:rPr>
          <w:rFonts w:ascii="Arial" w:eastAsia="Aptos" w:hAnsi="Arial" w:cs="Arial"/>
          <w:kern w:val="2"/>
          <w:lang w:val="en-US"/>
          <w14:ligatures w14:val="standardContextual"/>
        </w:rPr>
        <w:t xml:space="preserve"> infants with</w:t>
      </w:r>
      <w:r w:rsidR="00107799">
        <w:rPr>
          <w:rFonts w:ascii="Arial" w:eastAsia="Aptos" w:hAnsi="Arial" w:cs="Arial"/>
          <w:kern w:val="2"/>
          <w:lang w:val="en-US"/>
          <w14:ligatures w14:val="standardContextual"/>
        </w:rPr>
        <w:t xml:space="preserve"> and with</w:t>
      </w:r>
      <w:r w:rsidR="008C68C4">
        <w:rPr>
          <w:rFonts w:ascii="Arial" w:eastAsia="Aptos" w:hAnsi="Arial" w:cs="Arial"/>
          <w:kern w:val="2"/>
          <w:lang w:val="en-US"/>
          <w14:ligatures w14:val="standardContextual"/>
        </w:rPr>
        <w:t>out a congenital malformation</w:t>
      </w:r>
      <w:r w:rsidRPr="008A39ED">
        <w:rPr>
          <w:rFonts w:ascii="Arial" w:eastAsia="Aptos" w:hAnsi="Arial" w:cs="Arial"/>
          <w:kern w:val="2"/>
          <w:lang w:val="en-US"/>
          <w14:ligatures w14:val="standardContextual"/>
        </w:rPr>
        <w:t xml:space="preserve"> </w:t>
      </w:r>
      <w:r w:rsidR="00107799">
        <w:rPr>
          <w:rFonts w:ascii="Arial" w:eastAsia="Aptos" w:hAnsi="Arial" w:cs="Arial"/>
          <w:kern w:val="2"/>
          <w:lang w:val="en-US"/>
          <w14:ligatures w14:val="standardContextual"/>
        </w:rPr>
        <w:t xml:space="preserve">or congenital heart </w:t>
      </w:r>
      <w:proofErr w:type="spellStart"/>
      <w:r w:rsidR="00107799">
        <w:rPr>
          <w:rFonts w:ascii="Arial" w:eastAsia="Aptos" w:hAnsi="Arial" w:cs="Arial"/>
          <w:kern w:val="2"/>
          <w:lang w:val="en-US"/>
          <w14:ligatures w14:val="standardContextual"/>
        </w:rPr>
        <w:t>disease</w:t>
      </w:r>
      <w:r w:rsidR="006575F2">
        <w:rPr>
          <w:rFonts w:ascii="Arial" w:eastAsia="Aptos" w:hAnsi="Arial" w:cs="Arial"/>
          <w:kern w:val="2"/>
          <w:vertAlign w:val="superscript"/>
          <w:lang w:val="en-US"/>
          <w14:ligatures w14:val="standardContextual"/>
        </w:rPr>
        <w:t>a</w:t>
      </w:r>
      <w:proofErr w:type="spellEnd"/>
      <w:r w:rsidRPr="008A39ED">
        <w:rPr>
          <w:rFonts w:ascii="Arial" w:eastAsia="Aptos" w:hAnsi="Arial" w:cs="Arial"/>
          <w:kern w:val="2"/>
          <w:lang w:val="en-US"/>
          <w14:ligatures w14:val="standardContextual"/>
        </w:rPr>
        <w:t xml:space="preserve"> </w:t>
      </w:r>
    </w:p>
    <w:tbl>
      <w:tblPr>
        <w:tblStyle w:val="Tablaconcuadrcula"/>
        <w:tblW w:w="11057"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1"/>
        <w:gridCol w:w="1928"/>
        <w:gridCol w:w="1928"/>
        <w:gridCol w:w="1095"/>
        <w:gridCol w:w="2551"/>
        <w:gridCol w:w="1134"/>
      </w:tblGrid>
      <w:tr w:rsidR="008A2011" w:rsidRPr="008100F0" w14:paraId="0F54DB77" w14:textId="31920304" w:rsidTr="009465A7">
        <w:trPr>
          <w:jc w:val="center"/>
        </w:trPr>
        <w:tc>
          <w:tcPr>
            <w:tcW w:w="2421" w:type="dxa"/>
            <w:tcBorders>
              <w:top w:val="single" w:sz="4" w:space="0" w:color="auto"/>
              <w:bottom w:val="single" w:sz="4" w:space="0" w:color="auto"/>
            </w:tcBorders>
          </w:tcPr>
          <w:p w14:paraId="1806C66A" w14:textId="77777777" w:rsidR="008A2011" w:rsidRPr="008100F0" w:rsidRDefault="008A2011" w:rsidP="008A2011">
            <w:pPr>
              <w:spacing w:after="0" w:line="240" w:lineRule="auto"/>
              <w:rPr>
                <w:rFonts w:ascii="Arial" w:eastAsia="Aptos" w:hAnsi="Arial" w:cs="Arial"/>
                <w:kern w:val="2"/>
                <w:sz w:val="22"/>
                <w:szCs w:val="22"/>
                <w:lang w:val="en-US"/>
                <w14:ligatures w14:val="standardContextual"/>
              </w:rPr>
            </w:pPr>
          </w:p>
        </w:tc>
        <w:tc>
          <w:tcPr>
            <w:tcW w:w="1928" w:type="dxa"/>
            <w:tcBorders>
              <w:top w:val="single" w:sz="4" w:space="0" w:color="auto"/>
              <w:bottom w:val="single" w:sz="4" w:space="0" w:color="auto"/>
              <w:right w:val="single" w:sz="4" w:space="0" w:color="auto"/>
            </w:tcBorders>
          </w:tcPr>
          <w:p w14:paraId="1B53D7C2" w14:textId="77777777" w:rsidR="00A35944"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Malformation</w:t>
            </w:r>
            <w:r w:rsidR="00294C8B" w:rsidRPr="008100F0">
              <w:rPr>
                <w:rFonts w:ascii="Arial" w:eastAsia="Aptos" w:hAnsi="Arial" w:cs="Arial"/>
                <w:kern w:val="2"/>
                <w:sz w:val="22"/>
                <w:szCs w:val="22"/>
                <w:lang w:val="en-US"/>
                <w14:ligatures w14:val="standardContextual"/>
              </w:rPr>
              <w:t xml:space="preserve"> </w:t>
            </w:r>
          </w:p>
          <w:p w14:paraId="594F8BE4" w14:textId="3003C2C5"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w:t>
            </w:r>
          </w:p>
          <w:p w14:paraId="19A70430" w14:textId="77777777" w:rsidR="00002B18" w:rsidRPr="008100F0" w:rsidRDefault="00002B18" w:rsidP="009465A7">
            <w:pPr>
              <w:spacing w:after="0" w:line="240" w:lineRule="auto"/>
              <w:jc w:val="center"/>
              <w:rPr>
                <w:rFonts w:ascii="Arial" w:eastAsia="Aptos" w:hAnsi="Arial" w:cs="Arial"/>
                <w:kern w:val="2"/>
                <w:sz w:val="22"/>
                <w:szCs w:val="22"/>
                <w:lang w:val="en-US"/>
                <w14:ligatures w14:val="standardContextual"/>
              </w:rPr>
            </w:pPr>
          </w:p>
          <w:p w14:paraId="71E21B0C" w14:textId="5BB67EDF"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n=15,185</w:t>
            </w:r>
          </w:p>
        </w:tc>
        <w:tc>
          <w:tcPr>
            <w:tcW w:w="1928" w:type="dxa"/>
            <w:tcBorders>
              <w:top w:val="single" w:sz="4" w:space="0" w:color="auto"/>
              <w:left w:val="single" w:sz="4" w:space="0" w:color="auto"/>
              <w:bottom w:val="single" w:sz="4" w:space="0" w:color="auto"/>
            </w:tcBorders>
          </w:tcPr>
          <w:p w14:paraId="0DD142FE" w14:textId="77777777" w:rsidR="00A35944"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Malformation</w:t>
            </w:r>
            <w:r w:rsidR="00294C8B" w:rsidRPr="008100F0">
              <w:rPr>
                <w:rFonts w:ascii="Arial" w:eastAsia="Aptos" w:hAnsi="Arial" w:cs="Arial"/>
                <w:kern w:val="2"/>
                <w:sz w:val="22"/>
                <w:szCs w:val="22"/>
                <w:lang w:val="en-US"/>
                <w14:ligatures w14:val="standardContextual"/>
              </w:rPr>
              <w:t xml:space="preserve"> </w:t>
            </w:r>
          </w:p>
          <w:p w14:paraId="4A9C876F" w14:textId="4DFA13AA"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w:t>
            </w:r>
          </w:p>
          <w:p w14:paraId="2EA78E9B" w14:textId="77777777" w:rsidR="00002B18" w:rsidRPr="008100F0" w:rsidRDefault="00002B18" w:rsidP="009465A7">
            <w:pPr>
              <w:spacing w:after="0" w:line="240" w:lineRule="auto"/>
              <w:jc w:val="center"/>
              <w:rPr>
                <w:rFonts w:ascii="Arial" w:eastAsia="Aptos" w:hAnsi="Arial" w:cs="Arial"/>
                <w:kern w:val="2"/>
                <w:sz w:val="22"/>
                <w:szCs w:val="22"/>
                <w:lang w:val="en-US"/>
                <w14:ligatures w14:val="standardContextual"/>
              </w:rPr>
            </w:pPr>
          </w:p>
          <w:p w14:paraId="720487AF" w14:textId="54A583BF"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n=267</w:t>
            </w:r>
          </w:p>
        </w:tc>
        <w:tc>
          <w:tcPr>
            <w:tcW w:w="1095" w:type="dxa"/>
            <w:tcBorders>
              <w:top w:val="single" w:sz="4" w:space="0" w:color="auto"/>
              <w:bottom w:val="single" w:sz="4" w:space="0" w:color="auto"/>
              <w:right w:val="single" w:sz="4" w:space="0" w:color="auto"/>
            </w:tcBorders>
          </w:tcPr>
          <w:p w14:paraId="7244089F" w14:textId="15455124"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p-</w:t>
            </w:r>
            <w:proofErr w:type="spellStart"/>
            <w:r w:rsidRPr="008100F0">
              <w:rPr>
                <w:rFonts w:ascii="Arial" w:eastAsia="Aptos" w:hAnsi="Arial" w:cs="Arial"/>
                <w:kern w:val="2"/>
                <w:sz w:val="22"/>
                <w:szCs w:val="22"/>
                <w:lang w:val="en-US"/>
                <w14:ligatures w14:val="standardContextual"/>
              </w:rPr>
              <w:t>value</w:t>
            </w:r>
            <w:r w:rsidR="006575F2" w:rsidRPr="008100F0">
              <w:rPr>
                <w:rFonts w:ascii="Arial" w:eastAsia="Aptos" w:hAnsi="Arial" w:cs="Arial"/>
                <w:kern w:val="2"/>
                <w:sz w:val="22"/>
                <w:szCs w:val="22"/>
                <w:vertAlign w:val="superscript"/>
                <w:lang w:val="en-US"/>
                <w14:ligatures w14:val="standardContextual"/>
              </w:rPr>
              <w:t>b</w:t>
            </w:r>
            <w:proofErr w:type="spellEnd"/>
          </w:p>
        </w:tc>
        <w:tc>
          <w:tcPr>
            <w:tcW w:w="2551" w:type="dxa"/>
            <w:tcBorders>
              <w:top w:val="single" w:sz="4" w:space="0" w:color="auto"/>
              <w:left w:val="single" w:sz="4" w:space="0" w:color="auto"/>
              <w:bottom w:val="single" w:sz="4" w:space="0" w:color="auto"/>
            </w:tcBorders>
          </w:tcPr>
          <w:p w14:paraId="7393CE1F" w14:textId="77777777" w:rsidR="00A35944" w:rsidRPr="008100F0" w:rsidRDefault="00CD1F69"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Congenital </w:t>
            </w:r>
            <w:r w:rsidR="00CB6CED" w:rsidRPr="008100F0">
              <w:rPr>
                <w:rFonts w:ascii="Arial" w:eastAsia="Aptos" w:hAnsi="Arial" w:cs="Arial"/>
                <w:kern w:val="2"/>
                <w:sz w:val="22"/>
                <w:szCs w:val="22"/>
                <w:lang w:val="en-US"/>
                <w14:ligatures w14:val="standardContextual"/>
              </w:rPr>
              <w:t>Heart</w:t>
            </w:r>
            <w:r w:rsidRPr="008100F0">
              <w:rPr>
                <w:rFonts w:ascii="Arial" w:eastAsia="Aptos" w:hAnsi="Arial" w:cs="Arial"/>
                <w:kern w:val="2"/>
                <w:sz w:val="22"/>
                <w:szCs w:val="22"/>
                <w:lang w:val="en-US"/>
                <w14:ligatures w14:val="standardContextual"/>
              </w:rPr>
              <w:t xml:space="preserve"> Disease</w:t>
            </w:r>
          </w:p>
          <w:p w14:paraId="7BA7F394" w14:textId="570846DF" w:rsidR="008A2011" w:rsidRPr="008100F0" w:rsidRDefault="00294C8B"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w:t>
            </w:r>
            <w:r w:rsidR="008A2011" w:rsidRPr="008100F0">
              <w:rPr>
                <w:rFonts w:ascii="Arial" w:eastAsia="Aptos" w:hAnsi="Arial" w:cs="Arial"/>
                <w:kern w:val="2"/>
                <w:sz w:val="22"/>
                <w:szCs w:val="22"/>
                <w:lang w:val="en-US"/>
                <w14:ligatures w14:val="standardContextual"/>
              </w:rPr>
              <w:t>(+)</w:t>
            </w:r>
          </w:p>
          <w:p w14:paraId="663EC148" w14:textId="08859FD9"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n=128</w:t>
            </w:r>
          </w:p>
        </w:tc>
        <w:tc>
          <w:tcPr>
            <w:tcW w:w="1134" w:type="dxa"/>
            <w:tcBorders>
              <w:top w:val="single" w:sz="4" w:space="0" w:color="auto"/>
              <w:bottom w:val="single" w:sz="4" w:space="0" w:color="auto"/>
            </w:tcBorders>
          </w:tcPr>
          <w:p w14:paraId="498A807A" w14:textId="72A625EA"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p-</w:t>
            </w:r>
            <w:proofErr w:type="spellStart"/>
            <w:r w:rsidRPr="008100F0">
              <w:rPr>
                <w:rFonts w:ascii="Arial" w:eastAsia="Aptos" w:hAnsi="Arial" w:cs="Arial"/>
                <w:kern w:val="2"/>
                <w:sz w:val="22"/>
                <w:szCs w:val="22"/>
                <w:lang w:val="en-US"/>
                <w14:ligatures w14:val="standardContextual"/>
              </w:rPr>
              <w:t>value</w:t>
            </w:r>
            <w:r w:rsidR="006575F2" w:rsidRPr="008100F0">
              <w:rPr>
                <w:rFonts w:ascii="Arial" w:eastAsia="Aptos" w:hAnsi="Arial" w:cs="Arial"/>
                <w:kern w:val="2"/>
                <w:sz w:val="22"/>
                <w:szCs w:val="22"/>
                <w:vertAlign w:val="superscript"/>
                <w:lang w:val="en-US"/>
                <w14:ligatures w14:val="standardContextual"/>
              </w:rPr>
              <w:t>b</w:t>
            </w:r>
            <w:proofErr w:type="spellEnd"/>
          </w:p>
        </w:tc>
      </w:tr>
      <w:tr w:rsidR="008A2011" w:rsidRPr="008100F0" w14:paraId="2E283E94" w14:textId="51B07C80" w:rsidTr="009465A7">
        <w:trPr>
          <w:jc w:val="center"/>
        </w:trPr>
        <w:tc>
          <w:tcPr>
            <w:tcW w:w="2421" w:type="dxa"/>
            <w:tcBorders>
              <w:top w:val="single" w:sz="4" w:space="0" w:color="auto"/>
            </w:tcBorders>
          </w:tcPr>
          <w:p w14:paraId="4574136F" w14:textId="7A8593AA" w:rsidR="008A2011" w:rsidRPr="008100F0" w:rsidRDefault="008A2011" w:rsidP="008A2011">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Gestational </w:t>
            </w:r>
            <w:r w:rsidR="005553BC">
              <w:rPr>
                <w:rFonts w:ascii="Arial" w:eastAsia="Aptos" w:hAnsi="Arial" w:cs="Arial"/>
                <w:kern w:val="2"/>
                <w:sz w:val="22"/>
                <w:szCs w:val="22"/>
                <w:lang w:val="en-US"/>
                <w14:ligatures w14:val="standardContextual"/>
              </w:rPr>
              <w:t>weeks</w:t>
            </w:r>
          </w:p>
        </w:tc>
        <w:tc>
          <w:tcPr>
            <w:tcW w:w="1928" w:type="dxa"/>
            <w:tcBorders>
              <w:top w:val="single" w:sz="4" w:space="0" w:color="auto"/>
              <w:right w:val="single" w:sz="4" w:space="0" w:color="auto"/>
            </w:tcBorders>
          </w:tcPr>
          <w:p w14:paraId="24815968" w14:textId="4BA6EC02"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39 (</w:t>
            </w:r>
            <w:r w:rsidR="0088380C">
              <w:rPr>
                <w:rFonts w:ascii="Arial" w:eastAsia="Aptos" w:hAnsi="Arial" w:cs="Arial"/>
                <w:kern w:val="2"/>
                <w:sz w:val="22"/>
                <w:szCs w:val="22"/>
                <w:lang w:val="en-US"/>
                <w14:ligatures w14:val="standardContextual"/>
              </w:rPr>
              <w:t>2</w:t>
            </w:r>
            <w:r w:rsidRPr="008100F0">
              <w:rPr>
                <w:rFonts w:ascii="Arial" w:eastAsia="Aptos" w:hAnsi="Arial" w:cs="Arial"/>
                <w:kern w:val="2"/>
                <w:sz w:val="22"/>
                <w:szCs w:val="22"/>
                <w:lang w:val="en-US"/>
                <w14:ligatures w14:val="standardContextual"/>
              </w:rPr>
              <w:t>)</w:t>
            </w:r>
          </w:p>
        </w:tc>
        <w:tc>
          <w:tcPr>
            <w:tcW w:w="1928" w:type="dxa"/>
            <w:tcBorders>
              <w:top w:val="single" w:sz="4" w:space="0" w:color="auto"/>
              <w:left w:val="single" w:sz="4" w:space="0" w:color="auto"/>
            </w:tcBorders>
          </w:tcPr>
          <w:p w14:paraId="111A73CD" w14:textId="176E76A5"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38 (</w:t>
            </w:r>
            <w:r w:rsidR="0088380C">
              <w:rPr>
                <w:rFonts w:ascii="Arial" w:eastAsia="Aptos" w:hAnsi="Arial" w:cs="Arial"/>
                <w:kern w:val="2"/>
                <w:sz w:val="22"/>
                <w:szCs w:val="22"/>
                <w:lang w:val="en-US"/>
                <w14:ligatures w14:val="standardContextual"/>
              </w:rPr>
              <w:t>4</w:t>
            </w:r>
            <w:r w:rsidRPr="008100F0">
              <w:rPr>
                <w:rFonts w:ascii="Arial" w:eastAsia="Aptos" w:hAnsi="Arial" w:cs="Arial"/>
                <w:kern w:val="2"/>
                <w:sz w:val="22"/>
                <w:szCs w:val="22"/>
                <w:lang w:val="en-US"/>
                <w14:ligatures w14:val="standardContextual"/>
              </w:rPr>
              <w:t>)</w:t>
            </w:r>
          </w:p>
        </w:tc>
        <w:tc>
          <w:tcPr>
            <w:tcW w:w="1095" w:type="dxa"/>
            <w:tcBorders>
              <w:top w:val="single" w:sz="4" w:space="0" w:color="auto"/>
              <w:right w:val="single" w:sz="4" w:space="0" w:color="auto"/>
            </w:tcBorders>
          </w:tcPr>
          <w:p w14:paraId="1878A0F5" w14:textId="23B80DC0"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b/>
                <w:bCs/>
                <w:kern w:val="2"/>
                <w:lang w:val="en-US"/>
                <w14:ligatures w14:val="standardContextual"/>
              </w:rPr>
              <w:t>&lt;0.01</w:t>
            </w:r>
          </w:p>
        </w:tc>
        <w:tc>
          <w:tcPr>
            <w:tcW w:w="2551" w:type="dxa"/>
            <w:tcBorders>
              <w:top w:val="single" w:sz="4" w:space="0" w:color="auto"/>
              <w:left w:val="single" w:sz="4" w:space="0" w:color="auto"/>
            </w:tcBorders>
          </w:tcPr>
          <w:p w14:paraId="70AE0254" w14:textId="05BE76E3"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38 (</w:t>
            </w:r>
            <w:r w:rsidR="0088380C">
              <w:rPr>
                <w:rFonts w:ascii="Arial" w:eastAsia="Aptos" w:hAnsi="Arial" w:cs="Arial"/>
                <w:kern w:val="2"/>
                <w:sz w:val="22"/>
                <w:szCs w:val="22"/>
                <w:lang w:val="en-US"/>
                <w14:ligatures w14:val="standardContextual"/>
              </w:rPr>
              <w:t>4</w:t>
            </w:r>
            <w:r w:rsidRPr="008100F0">
              <w:rPr>
                <w:rFonts w:ascii="Arial" w:eastAsia="Aptos" w:hAnsi="Arial" w:cs="Arial"/>
                <w:kern w:val="2"/>
                <w:sz w:val="22"/>
                <w:szCs w:val="22"/>
                <w:lang w:val="en-US"/>
                <w14:ligatures w14:val="standardContextual"/>
              </w:rPr>
              <w:t>)</w:t>
            </w:r>
          </w:p>
        </w:tc>
        <w:tc>
          <w:tcPr>
            <w:tcW w:w="1134" w:type="dxa"/>
            <w:tcBorders>
              <w:top w:val="single" w:sz="4" w:space="0" w:color="auto"/>
            </w:tcBorders>
          </w:tcPr>
          <w:p w14:paraId="7AA52D96" w14:textId="3B59553A" w:rsidR="008A2011" w:rsidRPr="008100F0" w:rsidRDefault="008A2011" w:rsidP="009465A7">
            <w:pPr>
              <w:spacing w:after="0" w:line="240" w:lineRule="auto"/>
              <w:jc w:val="center"/>
              <w:rPr>
                <w:rFonts w:ascii="Arial" w:eastAsia="Aptos" w:hAnsi="Arial" w:cs="Arial"/>
                <w:b/>
                <w:bCs/>
                <w:kern w:val="2"/>
                <w:sz w:val="22"/>
                <w:szCs w:val="22"/>
                <w:lang w:val="en-US"/>
                <w14:ligatures w14:val="standardContextual"/>
              </w:rPr>
            </w:pPr>
            <w:r w:rsidRPr="008100F0">
              <w:rPr>
                <w:rFonts w:ascii="Arial" w:eastAsia="Aptos" w:hAnsi="Arial" w:cs="Arial"/>
                <w:b/>
                <w:bCs/>
                <w:kern w:val="2"/>
                <w:lang w:val="en-US"/>
                <w14:ligatures w14:val="standardContextual"/>
              </w:rPr>
              <w:t>&lt;0.01</w:t>
            </w:r>
          </w:p>
        </w:tc>
      </w:tr>
      <w:tr w:rsidR="008A2011" w:rsidRPr="008100F0" w14:paraId="00C979A4" w14:textId="62780D80" w:rsidTr="009465A7">
        <w:trPr>
          <w:jc w:val="center"/>
        </w:trPr>
        <w:tc>
          <w:tcPr>
            <w:tcW w:w="2421" w:type="dxa"/>
          </w:tcPr>
          <w:p w14:paraId="58F5886F" w14:textId="77777777" w:rsidR="008A2011" w:rsidRPr="008100F0" w:rsidRDefault="008A2011" w:rsidP="008A2011">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Sex, male</w:t>
            </w:r>
          </w:p>
        </w:tc>
        <w:tc>
          <w:tcPr>
            <w:tcW w:w="1928" w:type="dxa"/>
            <w:tcBorders>
              <w:right w:val="single" w:sz="4" w:space="0" w:color="auto"/>
            </w:tcBorders>
          </w:tcPr>
          <w:p w14:paraId="14BA2CAE" w14:textId="1951B423"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7,519 (49.5)</w:t>
            </w:r>
          </w:p>
        </w:tc>
        <w:tc>
          <w:tcPr>
            <w:tcW w:w="1928" w:type="dxa"/>
            <w:tcBorders>
              <w:left w:val="single" w:sz="4" w:space="0" w:color="auto"/>
            </w:tcBorders>
          </w:tcPr>
          <w:p w14:paraId="5E7FEDE7" w14:textId="56D06B88"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141 (52.8)</w:t>
            </w:r>
          </w:p>
        </w:tc>
        <w:tc>
          <w:tcPr>
            <w:tcW w:w="1095" w:type="dxa"/>
            <w:tcBorders>
              <w:right w:val="single" w:sz="4" w:space="0" w:color="auto"/>
            </w:tcBorders>
          </w:tcPr>
          <w:p w14:paraId="0EB5686E" w14:textId="66F43153"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b/>
                <w:bCs/>
                <w:kern w:val="2"/>
                <w:lang w:val="en-US"/>
                <w14:ligatures w14:val="standardContextual"/>
              </w:rPr>
              <w:t>&lt;0.01</w:t>
            </w:r>
          </w:p>
        </w:tc>
        <w:tc>
          <w:tcPr>
            <w:tcW w:w="2551" w:type="dxa"/>
            <w:tcBorders>
              <w:left w:val="single" w:sz="4" w:space="0" w:color="auto"/>
            </w:tcBorders>
          </w:tcPr>
          <w:p w14:paraId="4B127C8F" w14:textId="35232BB7" w:rsidR="008A2011" w:rsidRPr="008100F0" w:rsidRDefault="003E434E"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60 (46.9)</w:t>
            </w:r>
          </w:p>
        </w:tc>
        <w:tc>
          <w:tcPr>
            <w:tcW w:w="1134" w:type="dxa"/>
          </w:tcPr>
          <w:p w14:paraId="32AAD7F8" w14:textId="26E40145" w:rsidR="008A2011" w:rsidRPr="008100F0" w:rsidRDefault="008A2011" w:rsidP="009465A7">
            <w:pPr>
              <w:spacing w:after="0" w:line="240" w:lineRule="auto"/>
              <w:jc w:val="center"/>
              <w:rPr>
                <w:rFonts w:ascii="Arial" w:eastAsia="Aptos" w:hAnsi="Arial" w:cs="Arial"/>
                <w:b/>
                <w:bCs/>
                <w:kern w:val="2"/>
                <w:sz w:val="22"/>
                <w:szCs w:val="22"/>
                <w:lang w:val="en-US"/>
                <w14:ligatures w14:val="standardContextual"/>
              </w:rPr>
            </w:pPr>
            <w:r w:rsidRPr="008100F0">
              <w:rPr>
                <w:rFonts w:ascii="Arial" w:eastAsia="Aptos" w:hAnsi="Arial" w:cs="Arial"/>
                <w:b/>
                <w:bCs/>
                <w:kern w:val="2"/>
                <w:lang w:val="en-US"/>
                <w14:ligatures w14:val="standardContextual"/>
              </w:rPr>
              <w:t>&lt;0.01</w:t>
            </w:r>
          </w:p>
        </w:tc>
      </w:tr>
      <w:tr w:rsidR="008A2011" w:rsidRPr="008100F0" w14:paraId="571220D7" w14:textId="0D4A978A" w:rsidTr="009465A7">
        <w:trPr>
          <w:jc w:val="center"/>
        </w:trPr>
        <w:tc>
          <w:tcPr>
            <w:tcW w:w="2421" w:type="dxa"/>
          </w:tcPr>
          <w:p w14:paraId="4C4C3ADB" w14:textId="77777777" w:rsidR="008A2011" w:rsidRPr="008100F0" w:rsidRDefault="008A2011" w:rsidP="008A2011">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Season of conception</w:t>
            </w:r>
          </w:p>
        </w:tc>
        <w:tc>
          <w:tcPr>
            <w:tcW w:w="1928" w:type="dxa"/>
            <w:tcBorders>
              <w:right w:val="single" w:sz="4" w:space="0" w:color="auto"/>
            </w:tcBorders>
          </w:tcPr>
          <w:p w14:paraId="1AC209E8" w14:textId="77777777" w:rsidR="008A2011" w:rsidRPr="008100F0" w:rsidRDefault="008A2011" w:rsidP="009465A7">
            <w:pPr>
              <w:spacing w:after="0" w:line="240" w:lineRule="auto"/>
              <w:jc w:val="center"/>
              <w:rPr>
                <w:rFonts w:ascii="Arial" w:eastAsia="Aptos" w:hAnsi="Arial" w:cs="Arial"/>
                <w:kern w:val="2"/>
                <w:lang w:val="en-US"/>
                <w14:ligatures w14:val="standardContextual"/>
              </w:rPr>
            </w:pPr>
          </w:p>
        </w:tc>
        <w:tc>
          <w:tcPr>
            <w:tcW w:w="1928" w:type="dxa"/>
            <w:tcBorders>
              <w:left w:val="single" w:sz="4" w:space="0" w:color="auto"/>
            </w:tcBorders>
          </w:tcPr>
          <w:p w14:paraId="237AB8D5" w14:textId="639308B6"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p>
        </w:tc>
        <w:tc>
          <w:tcPr>
            <w:tcW w:w="1095" w:type="dxa"/>
            <w:tcBorders>
              <w:right w:val="single" w:sz="4" w:space="0" w:color="auto"/>
            </w:tcBorders>
          </w:tcPr>
          <w:p w14:paraId="53788578" w14:textId="77777777" w:rsidR="008A2011" w:rsidRPr="008100F0" w:rsidRDefault="008A2011"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tcPr>
          <w:p w14:paraId="5DDFCC7F" w14:textId="6B2DB4A8"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p>
        </w:tc>
        <w:tc>
          <w:tcPr>
            <w:tcW w:w="1134" w:type="dxa"/>
          </w:tcPr>
          <w:p w14:paraId="01A4392A" w14:textId="77777777"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7BDF7A56" w14:textId="5A99ECD2" w:rsidTr="009465A7">
        <w:trPr>
          <w:jc w:val="center"/>
        </w:trPr>
        <w:tc>
          <w:tcPr>
            <w:tcW w:w="2421" w:type="dxa"/>
          </w:tcPr>
          <w:p w14:paraId="6D82CB7E"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Summer</w:t>
            </w:r>
          </w:p>
        </w:tc>
        <w:tc>
          <w:tcPr>
            <w:tcW w:w="1928" w:type="dxa"/>
            <w:tcBorders>
              <w:right w:val="single" w:sz="4" w:space="0" w:color="auto"/>
            </w:tcBorders>
          </w:tcPr>
          <w:p w14:paraId="27664050" w14:textId="6E7858F6"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4,115 (27.1)</w:t>
            </w:r>
          </w:p>
        </w:tc>
        <w:tc>
          <w:tcPr>
            <w:tcW w:w="1928" w:type="dxa"/>
            <w:tcBorders>
              <w:left w:val="single" w:sz="4" w:space="0" w:color="auto"/>
            </w:tcBorders>
          </w:tcPr>
          <w:p w14:paraId="4DC5967C" w14:textId="52DDF0A8"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63 (23.6)</w:t>
            </w:r>
          </w:p>
        </w:tc>
        <w:tc>
          <w:tcPr>
            <w:tcW w:w="1095" w:type="dxa"/>
            <w:tcBorders>
              <w:right w:val="single" w:sz="4" w:space="0" w:color="auto"/>
            </w:tcBorders>
          </w:tcPr>
          <w:p w14:paraId="1D0DEFC1" w14:textId="41152E4B"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0.24</w:t>
            </w:r>
          </w:p>
        </w:tc>
        <w:tc>
          <w:tcPr>
            <w:tcW w:w="2551" w:type="dxa"/>
            <w:tcBorders>
              <w:left w:val="single" w:sz="4" w:space="0" w:color="auto"/>
            </w:tcBorders>
            <w:vAlign w:val="bottom"/>
          </w:tcPr>
          <w:p w14:paraId="39B724B1" w14:textId="4BE310A8"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28 (21.9)</w:t>
            </w:r>
          </w:p>
        </w:tc>
        <w:tc>
          <w:tcPr>
            <w:tcW w:w="1134" w:type="dxa"/>
          </w:tcPr>
          <w:p w14:paraId="5E1F1745" w14:textId="365A7906"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0.</w:t>
            </w:r>
            <w:r w:rsidR="00294C8B" w:rsidRPr="008100F0">
              <w:rPr>
                <w:rFonts w:ascii="Arial" w:eastAsia="Aptos" w:hAnsi="Arial" w:cs="Arial"/>
                <w:kern w:val="2"/>
                <w:sz w:val="22"/>
                <w:szCs w:val="22"/>
                <w:lang w:val="en-US"/>
                <w14:ligatures w14:val="standardContextual"/>
              </w:rPr>
              <w:t>73</w:t>
            </w:r>
          </w:p>
        </w:tc>
      </w:tr>
      <w:tr w:rsidR="00CB6CED" w:rsidRPr="008100F0" w14:paraId="182077D6" w14:textId="336382FC" w:rsidTr="009465A7">
        <w:trPr>
          <w:jc w:val="center"/>
        </w:trPr>
        <w:tc>
          <w:tcPr>
            <w:tcW w:w="2421" w:type="dxa"/>
          </w:tcPr>
          <w:p w14:paraId="47653DFC"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Fall</w:t>
            </w:r>
          </w:p>
        </w:tc>
        <w:tc>
          <w:tcPr>
            <w:tcW w:w="1928" w:type="dxa"/>
            <w:tcBorders>
              <w:right w:val="single" w:sz="4" w:space="0" w:color="auto"/>
            </w:tcBorders>
          </w:tcPr>
          <w:p w14:paraId="6164D440" w14:textId="19F9D9B1"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3,836 (25.3)</w:t>
            </w:r>
          </w:p>
        </w:tc>
        <w:tc>
          <w:tcPr>
            <w:tcW w:w="1928" w:type="dxa"/>
            <w:tcBorders>
              <w:left w:val="single" w:sz="4" w:space="0" w:color="auto"/>
            </w:tcBorders>
          </w:tcPr>
          <w:p w14:paraId="1207D96C" w14:textId="4366FF81"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60 (22.5)</w:t>
            </w:r>
          </w:p>
        </w:tc>
        <w:tc>
          <w:tcPr>
            <w:tcW w:w="1095" w:type="dxa"/>
            <w:tcBorders>
              <w:right w:val="single" w:sz="4" w:space="0" w:color="auto"/>
            </w:tcBorders>
          </w:tcPr>
          <w:p w14:paraId="784BCCE5"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442B07A6" w14:textId="1063243E"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34 (26.6)</w:t>
            </w:r>
          </w:p>
        </w:tc>
        <w:tc>
          <w:tcPr>
            <w:tcW w:w="1134" w:type="dxa"/>
          </w:tcPr>
          <w:p w14:paraId="0BA4C1A9"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53CB7F25" w14:textId="46D0EDBB" w:rsidTr="009465A7">
        <w:trPr>
          <w:jc w:val="center"/>
        </w:trPr>
        <w:tc>
          <w:tcPr>
            <w:tcW w:w="2421" w:type="dxa"/>
          </w:tcPr>
          <w:p w14:paraId="30A2070A"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Winter</w:t>
            </w:r>
          </w:p>
        </w:tc>
        <w:tc>
          <w:tcPr>
            <w:tcW w:w="1928" w:type="dxa"/>
            <w:tcBorders>
              <w:right w:val="single" w:sz="4" w:space="0" w:color="auto"/>
            </w:tcBorders>
          </w:tcPr>
          <w:p w14:paraId="05E26912" w14:textId="21212C9A"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3,665 (24.1)</w:t>
            </w:r>
          </w:p>
        </w:tc>
        <w:tc>
          <w:tcPr>
            <w:tcW w:w="1928" w:type="dxa"/>
            <w:tcBorders>
              <w:left w:val="single" w:sz="4" w:space="0" w:color="auto"/>
            </w:tcBorders>
          </w:tcPr>
          <w:p w14:paraId="52F4CA3F" w14:textId="38789B16"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73 (27.3)</w:t>
            </w:r>
          </w:p>
        </w:tc>
        <w:tc>
          <w:tcPr>
            <w:tcW w:w="1095" w:type="dxa"/>
            <w:tcBorders>
              <w:right w:val="single" w:sz="4" w:space="0" w:color="auto"/>
            </w:tcBorders>
          </w:tcPr>
          <w:p w14:paraId="2CB16E12"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02E7FFC7" w14:textId="1ABD0D28"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33 (25.8)</w:t>
            </w:r>
          </w:p>
        </w:tc>
        <w:tc>
          <w:tcPr>
            <w:tcW w:w="1134" w:type="dxa"/>
          </w:tcPr>
          <w:p w14:paraId="583D0283"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17DDF201" w14:textId="31AB81D4" w:rsidTr="009465A7">
        <w:trPr>
          <w:jc w:val="center"/>
        </w:trPr>
        <w:tc>
          <w:tcPr>
            <w:tcW w:w="2421" w:type="dxa"/>
          </w:tcPr>
          <w:p w14:paraId="40D992FF"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Spring</w:t>
            </w:r>
          </w:p>
        </w:tc>
        <w:tc>
          <w:tcPr>
            <w:tcW w:w="1928" w:type="dxa"/>
            <w:tcBorders>
              <w:right w:val="single" w:sz="4" w:space="0" w:color="auto"/>
            </w:tcBorders>
          </w:tcPr>
          <w:p w14:paraId="77B34EA8" w14:textId="10B8C67F"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3,569 (23.5)</w:t>
            </w:r>
          </w:p>
        </w:tc>
        <w:tc>
          <w:tcPr>
            <w:tcW w:w="1928" w:type="dxa"/>
            <w:tcBorders>
              <w:left w:val="single" w:sz="4" w:space="0" w:color="auto"/>
            </w:tcBorders>
          </w:tcPr>
          <w:p w14:paraId="75E91155" w14:textId="20A1BBEE"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71 (26.6)</w:t>
            </w:r>
          </w:p>
        </w:tc>
        <w:tc>
          <w:tcPr>
            <w:tcW w:w="1095" w:type="dxa"/>
            <w:tcBorders>
              <w:right w:val="single" w:sz="4" w:space="0" w:color="auto"/>
            </w:tcBorders>
          </w:tcPr>
          <w:p w14:paraId="6040B09E"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05F634BF" w14:textId="07E9C520"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33 (25.8)</w:t>
            </w:r>
          </w:p>
        </w:tc>
        <w:tc>
          <w:tcPr>
            <w:tcW w:w="1134" w:type="dxa"/>
          </w:tcPr>
          <w:p w14:paraId="1BA07051"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8A2011" w:rsidRPr="008100F0" w14:paraId="66982B51" w14:textId="1EAB7FBB" w:rsidTr="009465A7">
        <w:trPr>
          <w:jc w:val="center"/>
        </w:trPr>
        <w:tc>
          <w:tcPr>
            <w:tcW w:w="2421" w:type="dxa"/>
          </w:tcPr>
          <w:p w14:paraId="3899D73F" w14:textId="77777777" w:rsidR="008A2011" w:rsidRPr="008100F0" w:rsidRDefault="008A2011" w:rsidP="008A2011">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Year of birth</w:t>
            </w:r>
          </w:p>
        </w:tc>
        <w:tc>
          <w:tcPr>
            <w:tcW w:w="1928" w:type="dxa"/>
            <w:tcBorders>
              <w:right w:val="single" w:sz="4" w:space="0" w:color="auto"/>
            </w:tcBorders>
          </w:tcPr>
          <w:p w14:paraId="1A647204" w14:textId="77777777" w:rsidR="008A2011" w:rsidRPr="008100F0" w:rsidRDefault="008A2011" w:rsidP="009465A7">
            <w:pPr>
              <w:spacing w:after="0" w:line="240" w:lineRule="auto"/>
              <w:jc w:val="center"/>
              <w:rPr>
                <w:rFonts w:ascii="Arial" w:eastAsia="Aptos" w:hAnsi="Arial" w:cs="Arial"/>
                <w:kern w:val="2"/>
                <w:lang w:val="en-US"/>
                <w14:ligatures w14:val="standardContextual"/>
              </w:rPr>
            </w:pPr>
          </w:p>
        </w:tc>
        <w:tc>
          <w:tcPr>
            <w:tcW w:w="1928" w:type="dxa"/>
            <w:tcBorders>
              <w:left w:val="single" w:sz="4" w:space="0" w:color="auto"/>
            </w:tcBorders>
          </w:tcPr>
          <w:p w14:paraId="00E35F49" w14:textId="367750D3"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p>
        </w:tc>
        <w:tc>
          <w:tcPr>
            <w:tcW w:w="1095" w:type="dxa"/>
            <w:tcBorders>
              <w:right w:val="single" w:sz="4" w:space="0" w:color="auto"/>
            </w:tcBorders>
          </w:tcPr>
          <w:p w14:paraId="179D0B47" w14:textId="649DD7B9"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0.44</w:t>
            </w:r>
          </w:p>
        </w:tc>
        <w:tc>
          <w:tcPr>
            <w:tcW w:w="2551" w:type="dxa"/>
            <w:tcBorders>
              <w:left w:val="single" w:sz="4" w:space="0" w:color="auto"/>
            </w:tcBorders>
          </w:tcPr>
          <w:p w14:paraId="1DA824D9" w14:textId="11C397A3"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p>
        </w:tc>
        <w:tc>
          <w:tcPr>
            <w:tcW w:w="1134" w:type="dxa"/>
          </w:tcPr>
          <w:p w14:paraId="344FDA8A" w14:textId="70414C40"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0.</w:t>
            </w:r>
            <w:r w:rsidR="00CB6CED" w:rsidRPr="008100F0">
              <w:rPr>
                <w:rFonts w:ascii="Arial" w:eastAsia="Aptos" w:hAnsi="Arial" w:cs="Arial"/>
                <w:kern w:val="2"/>
                <w:sz w:val="22"/>
                <w:szCs w:val="22"/>
                <w:lang w:val="en-US"/>
                <w14:ligatures w14:val="standardContextual"/>
              </w:rPr>
              <w:t>37</w:t>
            </w:r>
          </w:p>
        </w:tc>
      </w:tr>
      <w:tr w:rsidR="00CB6CED" w:rsidRPr="008100F0" w14:paraId="2EC0B611" w14:textId="0405BC96" w:rsidTr="009465A7">
        <w:trPr>
          <w:jc w:val="center"/>
        </w:trPr>
        <w:tc>
          <w:tcPr>
            <w:tcW w:w="2421" w:type="dxa"/>
          </w:tcPr>
          <w:p w14:paraId="76C2A24B"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2009</w:t>
            </w:r>
          </w:p>
        </w:tc>
        <w:tc>
          <w:tcPr>
            <w:tcW w:w="1928" w:type="dxa"/>
            <w:tcBorders>
              <w:right w:val="single" w:sz="4" w:space="0" w:color="auto"/>
            </w:tcBorders>
          </w:tcPr>
          <w:p w14:paraId="79960CDD" w14:textId="1BA3B29B"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564 (3.7)</w:t>
            </w:r>
          </w:p>
        </w:tc>
        <w:tc>
          <w:tcPr>
            <w:tcW w:w="1928" w:type="dxa"/>
            <w:tcBorders>
              <w:left w:val="single" w:sz="4" w:space="0" w:color="auto"/>
            </w:tcBorders>
          </w:tcPr>
          <w:p w14:paraId="23D91401" w14:textId="6F32593B"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6 (2.2)</w:t>
            </w:r>
          </w:p>
        </w:tc>
        <w:tc>
          <w:tcPr>
            <w:tcW w:w="1095" w:type="dxa"/>
            <w:tcBorders>
              <w:right w:val="single" w:sz="4" w:space="0" w:color="auto"/>
            </w:tcBorders>
          </w:tcPr>
          <w:p w14:paraId="5A13DDD2"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434B6938" w14:textId="4B75A652"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 (2.3)</w:t>
            </w:r>
          </w:p>
        </w:tc>
        <w:tc>
          <w:tcPr>
            <w:tcW w:w="1134" w:type="dxa"/>
          </w:tcPr>
          <w:p w14:paraId="6B207731"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0C7E7E5B" w14:textId="7A7CA5CF" w:rsidTr="009465A7">
        <w:trPr>
          <w:jc w:val="center"/>
        </w:trPr>
        <w:tc>
          <w:tcPr>
            <w:tcW w:w="2421" w:type="dxa"/>
          </w:tcPr>
          <w:p w14:paraId="32158969"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2010</w:t>
            </w:r>
          </w:p>
        </w:tc>
        <w:tc>
          <w:tcPr>
            <w:tcW w:w="1928" w:type="dxa"/>
            <w:tcBorders>
              <w:right w:val="single" w:sz="4" w:space="0" w:color="auto"/>
            </w:tcBorders>
          </w:tcPr>
          <w:p w14:paraId="74F25A69" w14:textId="7207AE2F"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2,085 (13.7)</w:t>
            </w:r>
          </w:p>
        </w:tc>
        <w:tc>
          <w:tcPr>
            <w:tcW w:w="1928" w:type="dxa"/>
            <w:tcBorders>
              <w:left w:val="single" w:sz="4" w:space="0" w:color="auto"/>
            </w:tcBorders>
          </w:tcPr>
          <w:p w14:paraId="7F4555CF" w14:textId="63A371D8"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35 (13.</w:t>
            </w:r>
            <w:r w:rsidR="00A8255A">
              <w:rPr>
                <w:rFonts w:ascii="Arial" w:eastAsia="Aptos" w:hAnsi="Arial" w:cs="Arial"/>
                <w:kern w:val="2"/>
                <w:sz w:val="22"/>
                <w:szCs w:val="22"/>
                <w:lang w:val="en-US"/>
                <w14:ligatures w14:val="standardContextual"/>
              </w:rPr>
              <w:t>1</w:t>
            </w:r>
            <w:r w:rsidRPr="008100F0">
              <w:rPr>
                <w:rFonts w:ascii="Arial" w:eastAsia="Aptos" w:hAnsi="Arial" w:cs="Arial"/>
                <w:kern w:val="2"/>
                <w:sz w:val="22"/>
                <w:szCs w:val="22"/>
                <w:lang w:val="en-US"/>
                <w14:ligatures w14:val="standardContextual"/>
              </w:rPr>
              <w:t>)</w:t>
            </w:r>
          </w:p>
        </w:tc>
        <w:tc>
          <w:tcPr>
            <w:tcW w:w="1095" w:type="dxa"/>
            <w:tcBorders>
              <w:right w:val="single" w:sz="4" w:space="0" w:color="auto"/>
            </w:tcBorders>
          </w:tcPr>
          <w:p w14:paraId="3F8C5F99"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27D8D0E2" w14:textId="7B7A816F"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16 (12.5)</w:t>
            </w:r>
          </w:p>
        </w:tc>
        <w:tc>
          <w:tcPr>
            <w:tcW w:w="1134" w:type="dxa"/>
          </w:tcPr>
          <w:p w14:paraId="1AF1F368"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627D976F" w14:textId="3AA66564" w:rsidTr="009465A7">
        <w:trPr>
          <w:jc w:val="center"/>
        </w:trPr>
        <w:tc>
          <w:tcPr>
            <w:tcW w:w="2421" w:type="dxa"/>
          </w:tcPr>
          <w:p w14:paraId="6BC22466"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2011</w:t>
            </w:r>
          </w:p>
        </w:tc>
        <w:tc>
          <w:tcPr>
            <w:tcW w:w="1928" w:type="dxa"/>
            <w:tcBorders>
              <w:right w:val="single" w:sz="4" w:space="0" w:color="auto"/>
            </w:tcBorders>
          </w:tcPr>
          <w:p w14:paraId="3AABEBD4" w14:textId="2BB24506"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2,135 (14.1)</w:t>
            </w:r>
          </w:p>
        </w:tc>
        <w:tc>
          <w:tcPr>
            <w:tcW w:w="1928" w:type="dxa"/>
            <w:tcBorders>
              <w:left w:val="single" w:sz="4" w:space="0" w:color="auto"/>
            </w:tcBorders>
          </w:tcPr>
          <w:p w14:paraId="11FB57DE" w14:textId="77560933"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45 (16.9)</w:t>
            </w:r>
          </w:p>
        </w:tc>
        <w:tc>
          <w:tcPr>
            <w:tcW w:w="1095" w:type="dxa"/>
            <w:tcBorders>
              <w:right w:val="single" w:sz="4" w:space="0" w:color="auto"/>
            </w:tcBorders>
          </w:tcPr>
          <w:p w14:paraId="52DA161F"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63980942" w14:textId="25C483E0"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24 (18.8)</w:t>
            </w:r>
          </w:p>
        </w:tc>
        <w:tc>
          <w:tcPr>
            <w:tcW w:w="1134" w:type="dxa"/>
          </w:tcPr>
          <w:p w14:paraId="1C8C933C"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5EFEFB7A" w14:textId="2DF4E816" w:rsidTr="009465A7">
        <w:trPr>
          <w:jc w:val="center"/>
        </w:trPr>
        <w:tc>
          <w:tcPr>
            <w:tcW w:w="2421" w:type="dxa"/>
          </w:tcPr>
          <w:p w14:paraId="0727792F"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2012 </w:t>
            </w:r>
          </w:p>
        </w:tc>
        <w:tc>
          <w:tcPr>
            <w:tcW w:w="1928" w:type="dxa"/>
            <w:tcBorders>
              <w:right w:val="single" w:sz="4" w:space="0" w:color="auto"/>
            </w:tcBorders>
          </w:tcPr>
          <w:p w14:paraId="0B7C3BFB" w14:textId="710ECC12"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2,112 (13.9)</w:t>
            </w:r>
          </w:p>
        </w:tc>
        <w:tc>
          <w:tcPr>
            <w:tcW w:w="1928" w:type="dxa"/>
            <w:tcBorders>
              <w:left w:val="single" w:sz="4" w:space="0" w:color="auto"/>
            </w:tcBorders>
          </w:tcPr>
          <w:p w14:paraId="1060BD38" w14:textId="7DE313D1"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33 (12.4)</w:t>
            </w:r>
          </w:p>
        </w:tc>
        <w:tc>
          <w:tcPr>
            <w:tcW w:w="1095" w:type="dxa"/>
            <w:tcBorders>
              <w:right w:val="single" w:sz="4" w:space="0" w:color="auto"/>
            </w:tcBorders>
          </w:tcPr>
          <w:p w14:paraId="4975C61B"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47705505" w14:textId="7F03E849"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19 (14.8)</w:t>
            </w:r>
          </w:p>
        </w:tc>
        <w:tc>
          <w:tcPr>
            <w:tcW w:w="1134" w:type="dxa"/>
          </w:tcPr>
          <w:p w14:paraId="27786837"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00DCF4F2" w14:textId="3C89498E" w:rsidTr="009465A7">
        <w:trPr>
          <w:jc w:val="center"/>
        </w:trPr>
        <w:tc>
          <w:tcPr>
            <w:tcW w:w="2421" w:type="dxa"/>
          </w:tcPr>
          <w:p w14:paraId="77024F82"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2013</w:t>
            </w:r>
          </w:p>
        </w:tc>
        <w:tc>
          <w:tcPr>
            <w:tcW w:w="1928" w:type="dxa"/>
            <w:tcBorders>
              <w:right w:val="single" w:sz="4" w:space="0" w:color="auto"/>
            </w:tcBorders>
          </w:tcPr>
          <w:p w14:paraId="478781DD" w14:textId="5FB7C706"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2,060 (13.6)</w:t>
            </w:r>
          </w:p>
        </w:tc>
        <w:tc>
          <w:tcPr>
            <w:tcW w:w="1928" w:type="dxa"/>
            <w:tcBorders>
              <w:left w:val="single" w:sz="4" w:space="0" w:color="auto"/>
            </w:tcBorders>
          </w:tcPr>
          <w:p w14:paraId="2EB1266A" w14:textId="2A0972D8"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28 (10.5)</w:t>
            </w:r>
          </w:p>
        </w:tc>
        <w:tc>
          <w:tcPr>
            <w:tcW w:w="1095" w:type="dxa"/>
            <w:tcBorders>
              <w:right w:val="single" w:sz="4" w:space="0" w:color="auto"/>
            </w:tcBorders>
          </w:tcPr>
          <w:p w14:paraId="015BA2DC"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064186F3" w14:textId="53F33666"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9 (7.0)</w:t>
            </w:r>
          </w:p>
        </w:tc>
        <w:tc>
          <w:tcPr>
            <w:tcW w:w="1134" w:type="dxa"/>
          </w:tcPr>
          <w:p w14:paraId="79D793EA"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080B6CAD" w14:textId="4AA12184" w:rsidTr="009465A7">
        <w:trPr>
          <w:jc w:val="center"/>
        </w:trPr>
        <w:tc>
          <w:tcPr>
            <w:tcW w:w="2421" w:type="dxa"/>
          </w:tcPr>
          <w:p w14:paraId="37AD8E0E"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2014</w:t>
            </w:r>
          </w:p>
        </w:tc>
        <w:tc>
          <w:tcPr>
            <w:tcW w:w="1928" w:type="dxa"/>
            <w:tcBorders>
              <w:right w:val="single" w:sz="4" w:space="0" w:color="auto"/>
            </w:tcBorders>
          </w:tcPr>
          <w:p w14:paraId="3BB1536B" w14:textId="285B0E05"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2,227 (14.7)</w:t>
            </w:r>
          </w:p>
        </w:tc>
        <w:tc>
          <w:tcPr>
            <w:tcW w:w="1928" w:type="dxa"/>
            <w:tcBorders>
              <w:left w:val="single" w:sz="4" w:space="0" w:color="auto"/>
            </w:tcBorders>
          </w:tcPr>
          <w:p w14:paraId="182F7406" w14:textId="19AA7759"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42 (15.7)</w:t>
            </w:r>
          </w:p>
        </w:tc>
        <w:tc>
          <w:tcPr>
            <w:tcW w:w="1095" w:type="dxa"/>
            <w:tcBorders>
              <w:right w:val="single" w:sz="4" w:space="0" w:color="auto"/>
            </w:tcBorders>
          </w:tcPr>
          <w:p w14:paraId="7310CC82"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64D5FBF4" w14:textId="347AC6E4"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19 (14.8)</w:t>
            </w:r>
          </w:p>
        </w:tc>
        <w:tc>
          <w:tcPr>
            <w:tcW w:w="1134" w:type="dxa"/>
          </w:tcPr>
          <w:p w14:paraId="228FA670"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4BA5D92F" w14:textId="6CC2E252" w:rsidTr="009465A7">
        <w:trPr>
          <w:jc w:val="center"/>
        </w:trPr>
        <w:tc>
          <w:tcPr>
            <w:tcW w:w="2421" w:type="dxa"/>
          </w:tcPr>
          <w:p w14:paraId="3954F101"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2015</w:t>
            </w:r>
          </w:p>
        </w:tc>
        <w:tc>
          <w:tcPr>
            <w:tcW w:w="1928" w:type="dxa"/>
            <w:tcBorders>
              <w:right w:val="single" w:sz="4" w:space="0" w:color="auto"/>
            </w:tcBorders>
          </w:tcPr>
          <w:p w14:paraId="24A0D1BA" w14:textId="48358B51"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2,059 (13.6)</w:t>
            </w:r>
          </w:p>
        </w:tc>
        <w:tc>
          <w:tcPr>
            <w:tcW w:w="1928" w:type="dxa"/>
            <w:tcBorders>
              <w:left w:val="single" w:sz="4" w:space="0" w:color="auto"/>
            </w:tcBorders>
          </w:tcPr>
          <w:p w14:paraId="0AAE8A22" w14:textId="6C23632E"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43 (16.1)</w:t>
            </w:r>
          </w:p>
        </w:tc>
        <w:tc>
          <w:tcPr>
            <w:tcW w:w="1095" w:type="dxa"/>
            <w:tcBorders>
              <w:right w:val="single" w:sz="4" w:space="0" w:color="auto"/>
            </w:tcBorders>
          </w:tcPr>
          <w:p w14:paraId="20BCF8CC"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7A05C378" w14:textId="652CD884"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21 (16.4)</w:t>
            </w:r>
          </w:p>
        </w:tc>
        <w:tc>
          <w:tcPr>
            <w:tcW w:w="1134" w:type="dxa"/>
          </w:tcPr>
          <w:p w14:paraId="0B714EF1"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CB6CED" w:rsidRPr="008100F0" w14:paraId="1F4A4BFE" w14:textId="59189695" w:rsidTr="009465A7">
        <w:trPr>
          <w:jc w:val="center"/>
        </w:trPr>
        <w:tc>
          <w:tcPr>
            <w:tcW w:w="2421" w:type="dxa"/>
          </w:tcPr>
          <w:p w14:paraId="3489C54E" w14:textId="77777777" w:rsidR="00CB6CED" w:rsidRPr="008100F0" w:rsidRDefault="00CB6CED" w:rsidP="00CB6CED">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 xml:space="preserve">  2016</w:t>
            </w:r>
          </w:p>
        </w:tc>
        <w:tc>
          <w:tcPr>
            <w:tcW w:w="1928" w:type="dxa"/>
            <w:tcBorders>
              <w:right w:val="single" w:sz="4" w:space="0" w:color="auto"/>
            </w:tcBorders>
          </w:tcPr>
          <w:p w14:paraId="203CE4C2" w14:textId="7B933B44" w:rsidR="00CB6CED" w:rsidRPr="008100F0" w:rsidRDefault="00CB6CED"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1,943 (12.</w:t>
            </w:r>
            <w:r w:rsidR="003E2CBF">
              <w:rPr>
                <w:rFonts w:ascii="Arial" w:eastAsia="Aptos" w:hAnsi="Arial" w:cs="Arial"/>
                <w:kern w:val="2"/>
                <w:sz w:val="22"/>
                <w:szCs w:val="22"/>
                <w:lang w:val="en-US"/>
                <w14:ligatures w14:val="standardContextual"/>
              </w:rPr>
              <w:t>8</w:t>
            </w:r>
            <w:r w:rsidRPr="008100F0">
              <w:rPr>
                <w:rFonts w:ascii="Arial" w:eastAsia="Aptos" w:hAnsi="Arial" w:cs="Arial"/>
                <w:kern w:val="2"/>
                <w:sz w:val="22"/>
                <w:szCs w:val="22"/>
                <w:lang w:val="en-US"/>
                <w14:ligatures w14:val="standardContextual"/>
              </w:rPr>
              <w:t>)</w:t>
            </w:r>
          </w:p>
        </w:tc>
        <w:tc>
          <w:tcPr>
            <w:tcW w:w="1928" w:type="dxa"/>
            <w:tcBorders>
              <w:left w:val="single" w:sz="4" w:space="0" w:color="auto"/>
            </w:tcBorders>
          </w:tcPr>
          <w:p w14:paraId="24630406" w14:textId="20BA257D"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35 (13.1)</w:t>
            </w:r>
          </w:p>
        </w:tc>
        <w:tc>
          <w:tcPr>
            <w:tcW w:w="1095" w:type="dxa"/>
            <w:tcBorders>
              <w:right w:val="single" w:sz="4" w:space="0" w:color="auto"/>
            </w:tcBorders>
          </w:tcPr>
          <w:p w14:paraId="155F2A8E" w14:textId="77777777" w:rsidR="00CB6CED" w:rsidRPr="008100F0" w:rsidRDefault="00CB6CED" w:rsidP="009465A7">
            <w:pPr>
              <w:spacing w:after="0" w:line="240" w:lineRule="auto"/>
              <w:jc w:val="center"/>
              <w:rPr>
                <w:rFonts w:ascii="Arial" w:eastAsia="Aptos" w:hAnsi="Arial" w:cs="Arial"/>
                <w:kern w:val="2"/>
                <w:lang w:val="en-US"/>
                <w14:ligatures w14:val="standardContextual"/>
              </w:rPr>
            </w:pPr>
          </w:p>
        </w:tc>
        <w:tc>
          <w:tcPr>
            <w:tcW w:w="2551" w:type="dxa"/>
            <w:tcBorders>
              <w:left w:val="single" w:sz="4" w:space="0" w:color="auto"/>
            </w:tcBorders>
            <w:vAlign w:val="bottom"/>
          </w:tcPr>
          <w:p w14:paraId="5508D271" w14:textId="047B28EE"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17 (13.3)</w:t>
            </w:r>
          </w:p>
        </w:tc>
        <w:tc>
          <w:tcPr>
            <w:tcW w:w="1134" w:type="dxa"/>
          </w:tcPr>
          <w:p w14:paraId="1F55BC61" w14:textId="77777777" w:rsidR="00CB6CED" w:rsidRPr="008100F0" w:rsidRDefault="00CB6CED" w:rsidP="009465A7">
            <w:pPr>
              <w:spacing w:after="0" w:line="240" w:lineRule="auto"/>
              <w:jc w:val="center"/>
              <w:rPr>
                <w:rFonts w:ascii="Arial" w:eastAsia="Aptos" w:hAnsi="Arial" w:cs="Arial"/>
                <w:kern w:val="2"/>
                <w:sz w:val="22"/>
                <w:szCs w:val="22"/>
                <w:lang w:val="en-US"/>
                <w14:ligatures w14:val="standardContextual"/>
              </w:rPr>
            </w:pPr>
          </w:p>
        </w:tc>
      </w:tr>
      <w:tr w:rsidR="008A2011" w:rsidRPr="008100F0" w14:paraId="29EA5E4D" w14:textId="10E3F3DA" w:rsidTr="009465A7">
        <w:trPr>
          <w:jc w:val="center"/>
        </w:trPr>
        <w:tc>
          <w:tcPr>
            <w:tcW w:w="2421" w:type="dxa"/>
          </w:tcPr>
          <w:p w14:paraId="00521CD4" w14:textId="5CE37731" w:rsidR="008A2011" w:rsidRPr="008100F0" w:rsidRDefault="008A2011" w:rsidP="008A2011">
            <w:pPr>
              <w:spacing w:after="0" w:line="240" w:lineRule="auto"/>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Maternal age</w:t>
            </w:r>
            <w:r w:rsidR="005553BC">
              <w:rPr>
                <w:rFonts w:ascii="Arial" w:eastAsia="Aptos" w:hAnsi="Arial" w:cs="Arial"/>
                <w:kern w:val="2"/>
                <w:sz w:val="22"/>
                <w:szCs w:val="22"/>
                <w:lang w:val="en-US"/>
                <w14:ligatures w14:val="standardContextual"/>
              </w:rPr>
              <w:t>, years</w:t>
            </w:r>
          </w:p>
        </w:tc>
        <w:tc>
          <w:tcPr>
            <w:tcW w:w="1928" w:type="dxa"/>
            <w:tcBorders>
              <w:right w:val="single" w:sz="4" w:space="0" w:color="auto"/>
            </w:tcBorders>
          </w:tcPr>
          <w:p w14:paraId="54D21B01" w14:textId="35F6686F"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kern w:val="2"/>
                <w:sz w:val="22"/>
                <w:szCs w:val="22"/>
                <w:lang w:val="en-US"/>
                <w14:ligatures w14:val="standardContextual"/>
              </w:rPr>
              <w:t>25 (</w:t>
            </w:r>
            <w:r w:rsidR="0088380C">
              <w:rPr>
                <w:rFonts w:ascii="Arial" w:eastAsia="Aptos" w:hAnsi="Arial" w:cs="Arial"/>
                <w:kern w:val="2"/>
                <w:sz w:val="22"/>
                <w:szCs w:val="22"/>
                <w:lang w:val="en-US"/>
                <w14:ligatures w14:val="standardContextual"/>
              </w:rPr>
              <w:t>10</w:t>
            </w:r>
            <w:r w:rsidRPr="008100F0">
              <w:rPr>
                <w:rFonts w:ascii="Arial" w:eastAsia="Aptos" w:hAnsi="Arial" w:cs="Arial"/>
                <w:kern w:val="2"/>
                <w:sz w:val="22"/>
                <w:szCs w:val="22"/>
                <w:lang w:val="en-US"/>
                <w14:ligatures w14:val="standardContextual"/>
              </w:rPr>
              <w:t>)</w:t>
            </w:r>
          </w:p>
        </w:tc>
        <w:tc>
          <w:tcPr>
            <w:tcW w:w="1928" w:type="dxa"/>
            <w:tcBorders>
              <w:left w:val="single" w:sz="4" w:space="0" w:color="auto"/>
              <w:bottom w:val="single" w:sz="4" w:space="0" w:color="auto"/>
            </w:tcBorders>
          </w:tcPr>
          <w:p w14:paraId="6928A46A" w14:textId="446022F6"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28 (</w:t>
            </w:r>
            <w:r w:rsidR="0088380C">
              <w:rPr>
                <w:rFonts w:ascii="Arial" w:eastAsia="Aptos" w:hAnsi="Arial" w:cs="Arial"/>
                <w:kern w:val="2"/>
                <w:sz w:val="22"/>
                <w:szCs w:val="22"/>
                <w:lang w:val="en-US"/>
                <w14:ligatures w14:val="standardContextual"/>
              </w:rPr>
              <w:t>11</w:t>
            </w:r>
            <w:r w:rsidRPr="008100F0">
              <w:rPr>
                <w:rFonts w:ascii="Arial" w:eastAsia="Aptos" w:hAnsi="Arial" w:cs="Arial"/>
                <w:kern w:val="2"/>
                <w:sz w:val="22"/>
                <w:szCs w:val="22"/>
                <w:lang w:val="en-US"/>
                <w14:ligatures w14:val="standardContextual"/>
              </w:rPr>
              <w:t>)</w:t>
            </w:r>
          </w:p>
        </w:tc>
        <w:tc>
          <w:tcPr>
            <w:tcW w:w="1095" w:type="dxa"/>
            <w:tcBorders>
              <w:right w:val="single" w:sz="4" w:space="0" w:color="auto"/>
            </w:tcBorders>
          </w:tcPr>
          <w:p w14:paraId="7CB61241" w14:textId="1669C44D" w:rsidR="008A2011" w:rsidRPr="008100F0" w:rsidRDefault="008A2011" w:rsidP="009465A7">
            <w:pPr>
              <w:spacing w:after="0" w:line="240" w:lineRule="auto"/>
              <w:jc w:val="center"/>
              <w:rPr>
                <w:rFonts w:ascii="Arial" w:eastAsia="Aptos" w:hAnsi="Arial" w:cs="Arial"/>
                <w:kern w:val="2"/>
                <w:lang w:val="en-US"/>
                <w14:ligatures w14:val="standardContextual"/>
              </w:rPr>
            </w:pPr>
            <w:r w:rsidRPr="008100F0">
              <w:rPr>
                <w:rFonts w:ascii="Arial" w:eastAsia="Aptos" w:hAnsi="Arial" w:cs="Arial"/>
                <w:b/>
                <w:bCs/>
                <w:kern w:val="2"/>
                <w:lang w:val="en-US"/>
                <w14:ligatures w14:val="standardContextual"/>
              </w:rPr>
              <w:t>&lt;0.01</w:t>
            </w:r>
          </w:p>
        </w:tc>
        <w:tc>
          <w:tcPr>
            <w:tcW w:w="2551" w:type="dxa"/>
            <w:tcBorders>
              <w:left w:val="single" w:sz="4" w:space="0" w:color="auto"/>
              <w:bottom w:val="single" w:sz="4" w:space="0" w:color="auto"/>
            </w:tcBorders>
          </w:tcPr>
          <w:p w14:paraId="74466EC0" w14:textId="001D5EFF" w:rsidR="008A2011" w:rsidRPr="008100F0" w:rsidRDefault="008A2011" w:rsidP="009465A7">
            <w:pPr>
              <w:spacing w:after="0" w:line="240" w:lineRule="auto"/>
              <w:jc w:val="center"/>
              <w:rPr>
                <w:rFonts w:ascii="Arial" w:eastAsia="Aptos" w:hAnsi="Arial" w:cs="Arial"/>
                <w:kern w:val="2"/>
                <w:sz w:val="22"/>
                <w:szCs w:val="22"/>
                <w:lang w:val="en-US"/>
                <w14:ligatures w14:val="standardContextual"/>
              </w:rPr>
            </w:pPr>
            <w:r w:rsidRPr="008100F0">
              <w:rPr>
                <w:rFonts w:ascii="Arial" w:eastAsia="Aptos" w:hAnsi="Arial" w:cs="Arial"/>
                <w:kern w:val="2"/>
                <w:sz w:val="22"/>
                <w:szCs w:val="22"/>
                <w:lang w:val="en-US"/>
                <w14:ligatures w14:val="standardContextual"/>
              </w:rPr>
              <w:t>28 (</w:t>
            </w:r>
            <w:r w:rsidR="0088380C">
              <w:rPr>
                <w:rFonts w:ascii="Arial" w:eastAsia="Aptos" w:hAnsi="Arial" w:cs="Arial"/>
                <w:kern w:val="2"/>
                <w:sz w:val="22"/>
                <w:szCs w:val="22"/>
                <w:lang w:val="en-US"/>
                <w14:ligatures w14:val="standardContextual"/>
              </w:rPr>
              <w:t>13</w:t>
            </w:r>
            <w:r w:rsidRPr="008100F0">
              <w:rPr>
                <w:rFonts w:ascii="Arial" w:eastAsia="Aptos" w:hAnsi="Arial" w:cs="Arial"/>
                <w:kern w:val="2"/>
                <w:sz w:val="22"/>
                <w:szCs w:val="22"/>
                <w:lang w:val="en-US"/>
                <w14:ligatures w14:val="standardContextual"/>
              </w:rPr>
              <w:t>)</w:t>
            </w:r>
          </w:p>
        </w:tc>
        <w:tc>
          <w:tcPr>
            <w:tcW w:w="1134" w:type="dxa"/>
          </w:tcPr>
          <w:p w14:paraId="140EB9FB" w14:textId="660373F8" w:rsidR="008A2011" w:rsidRPr="008100F0" w:rsidRDefault="008A2011" w:rsidP="009465A7">
            <w:pPr>
              <w:spacing w:after="0" w:line="240" w:lineRule="auto"/>
              <w:jc w:val="center"/>
              <w:rPr>
                <w:rFonts w:ascii="Arial" w:eastAsia="Aptos" w:hAnsi="Arial" w:cs="Arial"/>
                <w:b/>
                <w:bCs/>
                <w:kern w:val="2"/>
                <w:sz w:val="22"/>
                <w:szCs w:val="22"/>
                <w:lang w:val="en-US"/>
                <w14:ligatures w14:val="standardContextual"/>
              </w:rPr>
            </w:pPr>
            <w:r w:rsidRPr="008100F0">
              <w:rPr>
                <w:rFonts w:ascii="Arial" w:eastAsia="Aptos" w:hAnsi="Arial" w:cs="Arial"/>
                <w:b/>
                <w:bCs/>
                <w:kern w:val="2"/>
                <w:lang w:val="en-US"/>
                <w14:ligatures w14:val="standardContextual"/>
              </w:rPr>
              <w:t>&lt;0.01</w:t>
            </w:r>
          </w:p>
        </w:tc>
      </w:tr>
    </w:tbl>
    <w:p w14:paraId="1F307908" w14:textId="34F41BD8" w:rsidR="00F742AD" w:rsidRDefault="006575F2" w:rsidP="00954729">
      <w:pPr>
        <w:spacing w:after="0" w:line="240" w:lineRule="auto"/>
        <w:rPr>
          <w:rFonts w:ascii="Arial" w:eastAsia="Aptos" w:hAnsi="Arial" w:cs="Arial"/>
          <w:kern w:val="2"/>
          <w:lang w:val="en-US"/>
          <w14:ligatures w14:val="standardContextual"/>
        </w:rPr>
      </w:pPr>
      <w:r>
        <w:rPr>
          <w:rFonts w:ascii="Arial" w:eastAsia="Aptos" w:hAnsi="Arial" w:cs="Arial"/>
          <w:kern w:val="2"/>
          <w:vertAlign w:val="superscript"/>
          <w:lang w:val="en-US"/>
          <w14:ligatures w14:val="standardContextual"/>
        </w:rPr>
        <w:t>a</w:t>
      </w:r>
      <w:r w:rsidR="00F742AD" w:rsidRPr="008A39ED">
        <w:rPr>
          <w:rFonts w:ascii="Arial" w:eastAsia="Aptos" w:hAnsi="Arial" w:cs="Arial"/>
          <w:kern w:val="2"/>
          <w:lang w:val="en-US"/>
          <w14:ligatures w14:val="standardContextual"/>
        </w:rPr>
        <w:t xml:space="preserve"> Values are </w:t>
      </w:r>
      <w:r w:rsidR="0025780F" w:rsidRPr="008A39ED">
        <w:rPr>
          <w:rFonts w:ascii="Arial" w:eastAsia="Aptos" w:hAnsi="Arial" w:cs="Arial"/>
          <w:kern w:val="2"/>
          <w:lang w:val="en-US"/>
          <w14:ligatures w14:val="standardContextual"/>
        </w:rPr>
        <w:t xml:space="preserve">median </w:t>
      </w:r>
      <w:r w:rsidR="00490FC8">
        <w:rPr>
          <w:rFonts w:ascii="Arial" w:eastAsia="Aptos" w:hAnsi="Arial" w:cs="Arial"/>
          <w:kern w:val="2"/>
          <w:lang w:val="en-US"/>
          <w14:ligatures w14:val="standardContextual"/>
        </w:rPr>
        <w:t>(</w:t>
      </w:r>
      <w:r w:rsidR="0088380C">
        <w:rPr>
          <w:rFonts w:ascii="Arial" w:eastAsia="Aptos" w:hAnsi="Arial" w:cs="Arial"/>
          <w:kern w:val="2"/>
          <w:lang w:val="en-US"/>
          <w14:ligatures w14:val="standardContextual"/>
        </w:rPr>
        <w:t>IQR</w:t>
      </w:r>
      <w:r w:rsidR="0025780F" w:rsidRPr="008A39ED">
        <w:rPr>
          <w:rFonts w:ascii="Arial" w:eastAsia="Aptos" w:hAnsi="Arial" w:cs="Arial"/>
          <w:kern w:val="2"/>
          <w:lang w:val="en-US"/>
          <w14:ligatures w14:val="standardContextual"/>
        </w:rPr>
        <w:t>)</w:t>
      </w:r>
      <w:r w:rsidR="0025780F">
        <w:rPr>
          <w:rFonts w:ascii="Arial" w:eastAsia="Aptos" w:hAnsi="Arial" w:cs="Arial"/>
          <w:kern w:val="2"/>
          <w:lang w:val="en-US"/>
          <w14:ligatures w14:val="standardContextual"/>
        </w:rPr>
        <w:t xml:space="preserve"> or </w:t>
      </w:r>
      <w:r w:rsidR="00F742AD" w:rsidRPr="008A39ED">
        <w:rPr>
          <w:rFonts w:ascii="Arial" w:eastAsia="Aptos" w:hAnsi="Arial" w:cs="Arial"/>
          <w:kern w:val="2"/>
          <w:lang w:val="en-US"/>
          <w14:ligatures w14:val="standardContextual"/>
        </w:rPr>
        <w:t>n (%)</w:t>
      </w:r>
      <w:r w:rsidR="005E17F0">
        <w:rPr>
          <w:rFonts w:ascii="Arial" w:eastAsia="Aptos" w:hAnsi="Arial" w:cs="Arial"/>
          <w:kern w:val="2"/>
          <w:lang w:val="en-US"/>
          <w14:ligatures w14:val="standardContextual"/>
        </w:rPr>
        <w:t>.</w:t>
      </w:r>
    </w:p>
    <w:p w14:paraId="64ADBF7D" w14:textId="6880320B" w:rsidR="00CF4BE2" w:rsidRDefault="006575F2" w:rsidP="007E5098">
      <w:pPr>
        <w:spacing w:after="0" w:line="240" w:lineRule="auto"/>
        <w:rPr>
          <w:rFonts w:ascii="Arial" w:eastAsia="Aptos" w:hAnsi="Arial" w:cs="Arial"/>
          <w:kern w:val="2"/>
          <w:lang w:val="en-US"/>
          <w14:ligatures w14:val="standardContextual"/>
        </w:rPr>
      </w:pPr>
      <w:r>
        <w:rPr>
          <w:rFonts w:ascii="Arial" w:eastAsia="Aptos" w:hAnsi="Arial" w:cs="Arial"/>
          <w:kern w:val="2"/>
          <w:vertAlign w:val="superscript"/>
          <w:lang w:val="en-US"/>
          <w14:ligatures w14:val="standardContextual"/>
        </w:rPr>
        <w:t>b</w:t>
      </w:r>
      <w:r w:rsidR="00954729">
        <w:rPr>
          <w:rFonts w:ascii="Arial" w:eastAsia="Aptos" w:hAnsi="Arial" w:cs="Arial"/>
          <w:kern w:val="2"/>
          <w:lang w:val="en-US"/>
          <w14:ligatures w14:val="standardContextual"/>
        </w:rPr>
        <w:t xml:space="preserve"> Chi-square </w:t>
      </w:r>
      <w:r w:rsidR="00A35944">
        <w:rPr>
          <w:rFonts w:ascii="Arial" w:eastAsia="Aptos" w:hAnsi="Arial" w:cs="Arial"/>
          <w:kern w:val="2"/>
          <w:lang w:val="en-US"/>
          <w14:ligatures w14:val="standardContextual"/>
        </w:rPr>
        <w:t>with Yates</w:t>
      </w:r>
      <w:r w:rsidR="003E1187">
        <w:rPr>
          <w:rFonts w:ascii="Arial" w:eastAsia="Aptos" w:hAnsi="Arial" w:cs="Arial"/>
          <w:kern w:val="2"/>
          <w:lang w:val="en-US"/>
          <w14:ligatures w14:val="standardContextual"/>
        </w:rPr>
        <w:t>’s</w:t>
      </w:r>
      <w:r w:rsidR="00A35944">
        <w:rPr>
          <w:rFonts w:ascii="Arial" w:eastAsia="Aptos" w:hAnsi="Arial" w:cs="Arial"/>
          <w:kern w:val="2"/>
          <w:lang w:val="en-US"/>
          <w14:ligatures w14:val="standardContextual"/>
        </w:rPr>
        <w:t xml:space="preserve"> correction </w:t>
      </w:r>
      <w:r w:rsidR="00954729">
        <w:rPr>
          <w:rFonts w:ascii="Arial" w:eastAsia="Aptos" w:hAnsi="Arial" w:cs="Arial"/>
          <w:kern w:val="2"/>
          <w:lang w:val="en-US"/>
          <w14:ligatures w14:val="standardContextual"/>
        </w:rPr>
        <w:t>or Wilcoxon rank sum test</w:t>
      </w:r>
      <w:r w:rsidR="005E17F0">
        <w:rPr>
          <w:rFonts w:ascii="Arial" w:eastAsia="Aptos" w:hAnsi="Arial" w:cs="Arial"/>
          <w:kern w:val="2"/>
          <w:lang w:val="en-US"/>
          <w14:ligatures w14:val="standardContextual"/>
        </w:rPr>
        <w:t>.</w:t>
      </w:r>
    </w:p>
    <w:p w14:paraId="272C3B8F" w14:textId="77777777" w:rsidR="00607A53" w:rsidRDefault="00607A53" w:rsidP="007E5098">
      <w:pPr>
        <w:spacing w:after="0" w:line="240" w:lineRule="auto"/>
        <w:rPr>
          <w:rFonts w:ascii="Arial" w:eastAsia="Aptos" w:hAnsi="Arial" w:cs="Arial"/>
          <w:kern w:val="2"/>
          <w:lang w:val="en-US"/>
          <w14:ligatures w14:val="standardContextual"/>
        </w:rPr>
      </w:pPr>
    </w:p>
    <w:p w14:paraId="55530FEB" w14:textId="77777777" w:rsidR="00607A53" w:rsidRDefault="00607A53" w:rsidP="00607A53">
      <w:pPr>
        <w:spacing w:after="0" w:line="480" w:lineRule="auto"/>
        <w:jc w:val="both"/>
        <w:rPr>
          <w:rFonts w:ascii="Arial" w:hAnsi="Arial" w:cs="Arial"/>
          <w:lang w:val="en-US" w:eastAsia="es-ES"/>
        </w:rPr>
      </w:pPr>
    </w:p>
    <w:p w14:paraId="5A3A0969" w14:textId="32209D70" w:rsidR="00A806D0" w:rsidRPr="00217147" w:rsidRDefault="57616B43" w:rsidP="76396538">
      <w:pPr>
        <w:spacing w:after="0" w:line="480" w:lineRule="auto"/>
        <w:jc w:val="both"/>
        <w:rPr>
          <w:rFonts w:ascii="Arial" w:hAnsi="Arial" w:cs="Arial"/>
          <w:color w:val="000000"/>
          <w:shd w:val="clear" w:color="auto" w:fill="FFFFFF"/>
          <w:lang w:val="en-US"/>
        </w:rPr>
      </w:pPr>
      <w:r w:rsidRPr="76396538">
        <w:rPr>
          <w:rFonts w:ascii="Arial" w:hAnsi="Arial" w:cs="Arial"/>
          <w:lang w:val="en-US" w:eastAsia="es-ES"/>
        </w:rPr>
        <w:t xml:space="preserve">Pregnant women were exposed to high levels of </w:t>
      </w:r>
      <w:r w:rsidR="0225A5FF" w:rsidRPr="76396538">
        <w:rPr>
          <w:rFonts w:ascii="Arial" w:hAnsi="Arial" w:cs="Arial"/>
          <w:lang w:val="en-US" w:eastAsia="es-ES"/>
        </w:rPr>
        <w:t xml:space="preserve">ambient </w:t>
      </w:r>
      <w:r w:rsidRPr="76396538">
        <w:rPr>
          <w:rFonts w:ascii="Arial" w:hAnsi="Arial" w:cs="Arial"/>
          <w:lang w:val="en-US" w:eastAsia="es-ES"/>
        </w:rPr>
        <w:t xml:space="preserve">air pollution, with consistently higher levels </w:t>
      </w:r>
      <w:r w:rsidR="0BEEDB10" w:rsidRPr="76396538">
        <w:rPr>
          <w:rFonts w:ascii="Arial" w:hAnsi="Arial" w:cs="Arial"/>
          <w:lang w:val="en-US" w:eastAsia="es-ES"/>
        </w:rPr>
        <w:t>estimated</w:t>
      </w:r>
      <w:r w:rsidRPr="76396538">
        <w:rPr>
          <w:rFonts w:ascii="Arial" w:hAnsi="Arial" w:cs="Arial"/>
          <w:lang w:val="en-US" w:eastAsia="es-ES"/>
        </w:rPr>
        <w:t xml:space="preserve"> for the LUR </w:t>
      </w:r>
      <w:r w:rsidR="326BC528" w:rsidRPr="76396538">
        <w:rPr>
          <w:rFonts w:ascii="Arial" w:hAnsi="Arial" w:cs="Arial"/>
          <w:lang w:val="en-US" w:eastAsia="es-ES"/>
        </w:rPr>
        <w:t xml:space="preserve">(temporally and spatially adjusted) </w:t>
      </w:r>
      <w:r w:rsidRPr="76396538">
        <w:rPr>
          <w:rFonts w:ascii="Arial" w:hAnsi="Arial" w:cs="Arial"/>
          <w:lang w:val="en-US" w:eastAsia="es-ES"/>
        </w:rPr>
        <w:t>model (</w:t>
      </w:r>
      <w:r w:rsidR="00D5779C">
        <w:rPr>
          <w:rFonts w:ascii="Arial" w:hAnsi="Arial" w:cs="Arial"/>
          <w:lang w:val="en-US" w:eastAsia="es-ES"/>
        </w:rPr>
        <w:t xml:space="preserve">Table </w:t>
      </w:r>
      <w:r w:rsidR="009E5E0D">
        <w:rPr>
          <w:rFonts w:ascii="Arial" w:hAnsi="Arial" w:cs="Arial"/>
          <w:lang w:val="en-US" w:eastAsia="es-ES"/>
        </w:rPr>
        <w:t>1</w:t>
      </w:r>
      <w:r w:rsidRPr="76396538">
        <w:rPr>
          <w:rFonts w:ascii="Arial" w:hAnsi="Arial" w:cs="Arial"/>
          <w:lang w:val="en-US" w:eastAsia="es-ES"/>
        </w:rPr>
        <w:t xml:space="preserve">). </w:t>
      </w:r>
      <w:r w:rsidR="008A2C00">
        <w:rPr>
          <w:rFonts w:ascii="Arial" w:hAnsi="Arial" w:cs="Arial"/>
          <w:lang w:val="en-US" w:eastAsia="es-ES"/>
        </w:rPr>
        <w:t>M</w:t>
      </w:r>
      <w:r w:rsidR="008A2C00" w:rsidRPr="76396538">
        <w:rPr>
          <w:rFonts w:ascii="Arial" w:hAnsi="Arial" w:cs="Arial"/>
          <w:lang w:val="en-US" w:eastAsia="es-ES"/>
        </w:rPr>
        <w:t>edian (IQR</w:t>
      </w:r>
      <w:r w:rsidR="008A2C00">
        <w:rPr>
          <w:rFonts w:ascii="Arial" w:hAnsi="Arial" w:cs="Arial"/>
          <w:lang w:val="en-US" w:eastAsia="es-ES"/>
        </w:rPr>
        <w:t>)</w:t>
      </w:r>
      <w:r w:rsidR="008A2C00" w:rsidRPr="76396538">
        <w:rPr>
          <w:rFonts w:ascii="Arial" w:hAnsi="Arial" w:cs="Arial"/>
          <w:lang w:val="en-US" w:eastAsia="es-ES"/>
        </w:rPr>
        <w:t xml:space="preserve"> </w:t>
      </w:r>
      <w:r w:rsidR="008A2C00">
        <w:rPr>
          <w:rFonts w:ascii="Arial" w:hAnsi="Arial" w:cs="Arial"/>
          <w:lang w:val="en-US" w:eastAsia="es-ES"/>
        </w:rPr>
        <w:t>l</w:t>
      </w:r>
      <w:r w:rsidR="11CF24D4" w:rsidRPr="76396538">
        <w:rPr>
          <w:rFonts w:ascii="Arial" w:hAnsi="Arial" w:cs="Arial"/>
          <w:lang w:val="en-US" w:eastAsia="es-ES"/>
        </w:rPr>
        <w:t>evels of PM</w:t>
      </w:r>
      <w:r w:rsidR="11CF24D4" w:rsidRPr="76396538">
        <w:rPr>
          <w:rFonts w:ascii="Arial" w:hAnsi="Arial" w:cs="Arial"/>
          <w:vertAlign w:val="subscript"/>
          <w:lang w:val="en-US" w:eastAsia="es-ES"/>
        </w:rPr>
        <w:t>2.5</w:t>
      </w:r>
      <w:r w:rsidR="126FB17E" w:rsidRPr="76396538">
        <w:rPr>
          <w:rFonts w:ascii="Arial" w:hAnsi="Arial" w:cs="Arial"/>
          <w:lang w:val="en-US" w:eastAsia="es-ES"/>
        </w:rPr>
        <w:t>,</w:t>
      </w:r>
      <w:r w:rsidR="008A2C00">
        <w:rPr>
          <w:rFonts w:ascii="Arial" w:hAnsi="Arial" w:cs="Arial"/>
          <w:lang w:val="en-US" w:eastAsia="es-ES"/>
        </w:rPr>
        <w:t xml:space="preserve"> </w:t>
      </w:r>
      <w:proofErr w:type="spellStart"/>
      <w:r w:rsidR="008A2C00">
        <w:rPr>
          <w:rFonts w:ascii="Arial" w:hAnsi="Arial" w:cs="Arial"/>
          <w:lang w:val="en-US" w:eastAsia="es-ES"/>
        </w:rPr>
        <w:t>levo</w:t>
      </w:r>
      <w:proofErr w:type="spellEnd"/>
      <w:r w:rsidR="008A2C00">
        <w:rPr>
          <w:rFonts w:ascii="Arial" w:hAnsi="Arial" w:cs="Arial"/>
          <w:lang w:val="en-US" w:eastAsia="es-ES"/>
        </w:rPr>
        <w:t xml:space="preserve"> and </w:t>
      </w:r>
      <w:proofErr w:type="spellStart"/>
      <w:r w:rsidR="008A2C00">
        <w:rPr>
          <w:rFonts w:ascii="Arial" w:hAnsi="Arial" w:cs="Arial"/>
          <w:lang w:val="en-US" w:eastAsia="es-ES"/>
        </w:rPr>
        <w:t>Ksol</w:t>
      </w:r>
      <w:proofErr w:type="spellEnd"/>
      <w:r w:rsidR="126FB17E" w:rsidRPr="76396538">
        <w:rPr>
          <w:rFonts w:ascii="Arial" w:hAnsi="Arial" w:cs="Arial"/>
          <w:lang w:val="en-US" w:eastAsia="es-ES"/>
        </w:rPr>
        <w:t xml:space="preserve"> </w:t>
      </w:r>
      <w:r w:rsidR="11CF24D4" w:rsidRPr="76396538">
        <w:rPr>
          <w:rFonts w:ascii="Arial" w:hAnsi="Arial" w:cs="Arial"/>
          <w:lang w:val="en-US" w:eastAsia="es-ES"/>
        </w:rPr>
        <w:t>f</w:t>
      </w:r>
      <w:r w:rsidR="795480CC" w:rsidRPr="76396538">
        <w:rPr>
          <w:rFonts w:ascii="Arial" w:hAnsi="Arial" w:cs="Arial"/>
          <w:lang w:val="en-US" w:eastAsia="es-ES"/>
        </w:rPr>
        <w:t>or those with</w:t>
      </w:r>
      <w:r w:rsidR="008A2C00">
        <w:rPr>
          <w:rFonts w:ascii="Arial" w:hAnsi="Arial" w:cs="Arial"/>
          <w:lang w:val="en-US" w:eastAsia="es-ES"/>
        </w:rPr>
        <w:t xml:space="preserve"> and without</w:t>
      </w:r>
      <w:r w:rsidR="795480CC" w:rsidRPr="76396538">
        <w:rPr>
          <w:rFonts w:ascii="Arial" w:hAnsi="Arial" w:cs="Arial"/>
          <w:lang w:val="en-US" w:eastAsia="es-ES"/>
        </w:rPr>
        <w:t xml:space="preserve"> a congenital malformation</w:t>
      </w:r>
      <w:r w:rsidRPr="76396538">
        <w:rPr>
          <w:rFonts w:ascii="Arial" w:hAnsi="Arial" w:cs="Arial"/>
          <w:lang w:val="en-US" w:eastAsia="es-ES"/>
        </w:rPr>
        <w:t xml:space="preserve"> in the </w:t>
      </w:r>
      <w:r w:rsidR="002C36C8">
        <w:rPr>
          <w:rFonts w:ascii="Arial" w:hAnsi="Arial" w:cs="Arial"/>
          <w:lang w:val="en-US" w:eastAsia="es-ES"/>
        </w:rPr>
        <w:t>preconception</w:t>
      </w:r>
      <w:r w:rsidRPr="76396538">
        <w:rPr>
          <w:rFonts w:ascii="Arial" w:hAnsi="Arial" w:cs="Arial"/>
          <w:lang w:val="en-US" w:eastAsia="es-ES"/>
        </w:rPr>
        <w:t xml:space="preserve"> period, first, second and third trimester</w:t>
      </w:r>
      <w:r w:rsidR="11CF24D4" w:rsidRPr="76396538">
        <w:rPr>
          <w:rFonts w:ascii="Arial" w:hAnsi="Arial" w:cs="Arial"/>
          <w:lang w:val="en-US" w:eastAsia="es-ES"/>
        </w:rPr>
        <w:t xml:space="preserve"> </w:t>
      </w:r>
      <w:r w:rsidR="008A2C00">
        <w:rPr>
          <w:rFonts w:ascii="Arial" w:hAnsi="Arial" w:cs="Arial"/>
          <w:lang w:val="en-US" w:eastAsia="es-ES"/>
        </w:rPr>
        <w:t xml:space="preserve">are shown in </w:t>
      </w:r>
      <w:r w:rsidR="008A2C00" w:rsidRPr="76396538">
        <w:rPr>
          <w:rFonts w:ascii="Arial" w:hAnsi="Arial" w:cs="Arial"/>
          <w:lang w:val="en-US" w:eastAsia="es-ES"/>
        </w:rPr>
        <w:t xml:space="preserve">Supplementary Table </w:t>
      </w:r>
      <w:r w:rsidR="0015721C">
        <w:rPr>
          <w:rFonts w:ascii="Arial" w:hAnsi="Arial" w:cs="Arial"/>
          <w:lang w:val="en-US" w:eastAsia="es-ES"/>
        </w:rPr>
        <w:t>4</w:t>
      </w:r>
      <w:r w:rsidR="008A2C00">
        <w:rPr>
          <w:rFonts w:ascii="Arial" w:hAnsi="Arial" w:cs="Arial"/>
          <w:lang w:val="en-US" w:eastAsia="es-ES"/>
        </w:rPr>
        <w:t>.</w:t>
      </w:r>
      <w:r w:rsidR="00D46E9A">
        <w:rPr>
          <w:rFonts w:ascii="Arial" w:hAnsi="Arial" w:cs="Arial"/>
          <w:lang w:val="en-US" w:eastAsia="es-ES"/>
        </w:rPr>
        <w:t xml:space="preserve"> </w:t>
      </w:r>
      <w:r w:rsidR="5AF2DE0E" w:rsidRPr="76396538">
        <w:rPr>
          <w:rFonts w:ascii="Arial" w:hAnsi="Arial" w:cs="Arial"/>
          <w:lang w:val="en-US" w:eastAsia="es-ES"/>
        </w:rPr>
        <w:t xml:space="preserve">Pearson correlations among </w:t>
      </w:r>
      <w:r w:rsidR="002C36C8">
        <w:rPr>
          <w:rFonts w:ascii="Arial" w:hAnsi="Arial" w:cs="Arial"/>
          <w:lang w:val="en-US" w:eastAsia="es-ES"/>
        </w:rPr>
        <w:t>preconception</w:t>
      </w:r>
      <w:r w:rsidR="5AF2DE0E" w:rsidRPr="76396538">
        <w:rPr>
          <w:rFonts w:ascii="Arial" w:hAnsi="Arial" w:cs="Arial"/>
          <w:lang w:val="en-US" w:eastAsia="es-ES"/>
        </w:rPr>
        <w:t xml:space="preserve"> and trimester-specific mean exposures </w:t>
      </w:r>
      <w:r w:rsidR="00A50365">
        <w:rPr>
          <w:rFonts w:ascii="Arial" w:hAnsi="Arial" w:cs="Arial"/>
          <w:lang w:val="en-US" w:eastAsia="es-ES"/>
        </w:rPr>
        <w:t xml:space="preserve">varied considerably across gestational windows, reflecting the strong </w:t>
      </w:r>
      <w:r w:rsidR="5AF2DE0E" w:rsidRPr="76396538">
        <w:rPr>
          <w:rFonts w:ascii="Arial" w:hAnsi="Arial" w:cs="Arial"/>
          <w:lang w:val="en-US" w:eastAsia="es-ES"/>
        </w:rPr>
        <w:t>seasonal</w:t>
      </w:r>
      <w:r w:rsidR="00DF4E31">
        <w:rPr>
          <w:rFonts w:ascii="Arial" w:hAnsi="Arial" w:cs="Arial"/>
          <w:lang w:val="en-US" w:eastAsia="es-ES"/>
        </w:rPr>
        <w:t xml:space="preserve">ity of </w:t>
      </w:r>
      <w:r w:rsidR="5AF2DE0E" w:rsidRPr="76396538">
        <w:rPr>
          <w:rFonts w:ascii="Arial" w:hAnsi="Arial" w:cs="Arial"/>
          <w:lang w:val="en-US" w:eastAsia="es-ES"/>
        </w:rPr>
        <w:t xml:space="preserve">residential </w:t>
      </w:r>
      <w:r w:rsidR="05358D5B" w:rsidRPr="76396538">
        <w:rPr>
          <w:rFonts w:ascii="Arial" w:hAnsi="Arial" w:cs="Arial"/>
          <w:lang w:val="en-US" w:eastAsia="es-ES"/>
        </w:rPr>
        <w:t>wood</w:t>
      </w:r>
      <w:r w:rsidR="00DF4E31">
        <w:rPr>
          <w:rFonts w:ascii="Arial" w:hAnsi="Arial" w:cs="Arial"/>
          <w:lang w:val="en-US" w:eastAsia="es-ES"/>
        </w:rPr>
        <w:t>-</w:t>
      </w:r>
      <w:r w:rsidR="05358D5B" w:rsidRPr="76396538">
        <w:rPr>
          <w:rFonts w:ascii="Arial" w:hAnsi="Arial" w:cs="Arial"/>
          <w:lang w:val="en-US" w:eastAsia="es-ES"/>
        </w:rPr>
        <w:t>burning</w:t>
      </w:r>
      <w:r w:rsidR="00DF4E31">
        <w:rPr>
          <w:rFonts w:ascii="Arial" w:hAnsi="Arial" w:cs="Arial"/>
          <w:lang w:val="en-US" w:eastAsia="es-ES"/>
        </w:rPr>
        <w:t xml:space="preserve"> pollution</w:t>
      </w:r>
      <w:r w:rsidR="151D4BDB" w:rsidRPr="76396538">
        <w:rPr>
          <w:rFonts w:ascii="Arial" w:hAnsi="Arial" w:cs="Arial"/>
          <w:lang w:val="en-US" w:eastAsia="es-ES"/>
        </w:rPr>
        <w:t xml:space="preserve"> (Table </w:t>
      </w:r>
      <w:r w:rsidR="0015721C">
        <w:rPr>
          <w:rFonts w:ascii="Arial" w:hAnsi="Arial" w:cs="Arial"/>
          <w:lang w:val="en-US" w:eastAsia="es-ES"/>
        </w:rPr>
        <w:t>2</w:t>
      </w:r>
      <w:r w:rsidR="151D4BDB" w:rsidRPr="76396538">
        <w:rPr>
          <w:rFonts w:ascii="Arial" w:hAnsi="Arial" w:cs="Arial"/>
          <w:lang w:val="en-US" w:eastAsia="es-ES"/>
        </w:rPr>
        <w:t>)</w:t>
      </w:r>
      <w:r w:rsidR="5AF2DE0E" w:rsidRPr="76396538">
        <w:rPr>
          <w:rFonts w:ascii="Arial" w:hAnsi="Arial" w:cs="Arial"/>
          <w:lang w:val="en-US" w:eastAsia="es-ES"/>
        </w:rPr>
        <w:t>. For</w:t>
      </w:r>
      <w:r w:rsidR="3E934F85" w:rsidRPr="76396538">
        <w:rPr>
          <w:rFonts w:ascii="Arial" w:hAnsi="Arial" w:cs="Arial"/>
          <w:lang w:val="en-US" w:eastAsia="es-ES"/>
        </w:rPr>
        <w:t xml:space="preserve"> PM</w:t>
      </w:r>
      <w:r w:rsidR="3E934F85" w:rsidRPr="76396538">
        <w:rPr>
          <w:rFonts w:ascii="Arial" w:hAnsi="Arial" w:cs="Arial"/>
          <w:vertAlign w:val="subscript"/>
          <w:lang w:val="en-US" w:eastAsia="es-ES"/>
        </w:rPr>
        <w:t>2.5</w:t>
      </w:r>
      <w:r w:rsidR="00DF4E31">
        <w:rPr>
          <w:rFonts w:ascii="Arial" w:hAnsi="Arial" w:cs="Arial"/>
          <w:lang w:val="en-US" w:eastAsia="es-ES"/>
        </w:rPr>
        <w:t xml:space="preserve">, correlations ranged from weak positive associations between </w:t>
      </w:r>
      <w:r w:rsidR="5AF2DE0E" w:rsidRPr="76396538">
        <w:rPr>
          <w:rFonts w:ascii="Arial" w:hAnsi="Arial" w:cs="Arial"/>
          <w:lang w:val="en-US" w:eastAsia="es-ES"/>
        </w:rPr>
        <w:t>pr</w:t>
      </w:r>
      <w:r w:rsidR="00DF4E31">
        <w:rPr>
          <w:rFonts w:ascii="Arial" w:hAnsi="Arial" w:cs="Arial"/>
          <w:lang w:val="en-US" w:eastAsia="es-ES"/>
        </w:rPr>
        <w:t>e</w:t>
      </w:r>
      <w:r w:rsidR="5AF2DE0E" w:rsidRPr="76396538">
        <w:rPr>
          <w:rFonts w:ascii="Arial" w:hAnsi="Arial" w:cs="Arial"/>
          <w:lang w:val="en-US" w:eastAsia="es-ES"/>
        </w:rPr>
        <w:t xml:space="preserve">conception </w:t>
      </w:r>
      <w:r w:rsidR="00DF4E31">
        <w:rPr>
          <w:rFonts w:ascii="Arial" w:hAnsi="Arial" w:cs="Arial"/>
          <w:lang w:val="en-US" w:eastAsia="es-ES"/>
        </w:rPr>
        <w:t>and</w:t>
      </w:r>
      <w:r w:rsidR="5AF2DE0E" w:rsidRPr="76396538">
        <w:rPr>
          <w:rFonts w:ascii="Arial" w:hAnsi="Arial" w:cs="Arial"/>
          <w:lang w:val="en-US" w:eastAsia="es-ES"/>
        </w:rPr>
        <w:t xml:space="preserve"> first-trimester exposure</w:t>
      </w:r>
      <w:r w:rsidR="00DF4E31">
        <w:rPr>
          <w:rFonts w:ascii="Arial" w:hAnsi="Arial" w:cs="Arial"/>
          <w:lang w:val="en-US" w:eastAsia="es-ES"/>
        </w:rPr>
        <w:t>s</w:t>
      </w:r>
      <w:r w:rsidR="5AF2DE0E" w:rsidRPr="76396538">
        <w:rPr>
          <w:rFonts w:ascii="Arial" w:hAnsi="Arial" w:cs="Arial"/>
          <w:lang w:val="en-US" w:eastAsia="es-ES"/>
        </w:rPr>
        <w:t xml:space="preserve"> (temporal model: r=0.1</w:t>
      </w:r>
      <w:r w:rsidR="16AEBA3C" w:rsidRPr="76396538">
        <w:rPr>
          <w:rFonts w:ascii="Arial" w:hAnsi="Arial" w:cs="Arial"/>
          <w:lang w:val="en-US" w:eastAsia="es-ES"/>
        </w:rPr>
        <w:t>1</w:t>
      </w:r>
      <w:r w:rsidR="5AF2DE0E" w:rsidRPr="76396538">
        <w:rPr>
          <w:rFonts w:ascii="Arial" w:hAnsi="Arial" w:cs="Arial"/>
          <w:lang w:val="en-US" w:eastAsia="es-ES"/>
        </w:rPr>
        <w:t>; LUR: r=0.</w:t>
      </w:r>
      <w:r w:rsidR="14CAA671" w:rsidRPr="76396538">
        <w:rPr>
          <w:rFonts w:ascii="Arial" w:hAnsi="Arial" w:cs="Arial"/>
          <w:lang w:val="en-US" w:eastAsia="es-ES"/>
        </w:rPr>
        <w:t>19</w:t>
      </w:r>
      <w:r w:rsidR="5AF2DE0E" w:rsidRPr="76396538">
        <w:rPr>
          <w:rFonts w:ascii="Arial" w:hAnsi="Arial" w:cs="Arial"/>
          <w:lang w:val="en-US" w:eastAsia="es-ES"/>
        </w:rPr>
        <w:t xml:space="preserve">; both p&lt;0.001) </w:t>
      </w:r>
      <w:r w:rsidR="00785E42">
        <w:rPr>
          <w:rFonts w:ascii="Arial" w:hAnsi="Arial" w:cs="Arial"/>
          <w:lang w:val="en-US" w:eastAsia="es-ES"/>
        </w:rPr>
        <w:t xml:space="preserve">to strong inverse associations with </w:t>
      </w:r>
      <w:r w:rsidR="5AF2DE0E" w:rsidRPr="76396538">
        <w:rPr>
          <w:rFonts w:ascii="Arial" w:hAnsi="Arial" w:cs="Arial"/>
          <w:lang w:val="en-US" w:eastAsia="es-ES"/>
        </w:rPr>
        <w:t>second-trimester exposure</w:t>
      </w:r>
      <w:r w:rsidR="00785E42">
        <w:rPr>
          <w:rFonts w:ascii="Arial" w:hAnsi="Arial" w:cs="Arial"/>
          <w:lang w:val="en-US" w:eastAsia="es-ES"/>
        </w:rPr>
        <w:t>s</w:t>
      </w:r>
      <w:r w:rsidR="5AF2DE0E" w:rsidRPr="76396538">
        <w:rPr>
          <w:rFonts w:ascii="Arial" w:hAnsi="Arial" w:cs="Arial"/>
          <w:lang w:val="en-US" w:eastAsia="es-ES"/>
        </w:rPr>
        <w:t xml:space="preserve"> (temporal: r=−0.85; LUR: r=−0.6</w:t>
      </w:r>
      <w:r w:rsidR="286CEB66" w:rsidRPr="76396538">
        <w:rPr>
          <w:rFonts w:ascii="Arial" w:hAnsi="Arial" w:cs="Arial"/>
          <w:lang w:val="en-US" w:eastAsia="es-ES"/>
        </w:rPr>
        <w:t>9</w:t>
      </w:r>
      <w:r w:rsidR="5AF2DE0E" w:rsidRPr="76396538">
        <w:rPr>
          <w:rFonts w:ascii="Arial" w:hAnsi="Arial" w:cs="Arial"/>
          <w:lang w:val="en-US" w:eastAsia="es-ES"/>
        </w:rPr>
        <w:t xml:space="preserve">; both p&lt;0.001), </w:t>
      </w:r>
      <w:r w:rsidR="00785E42">
        <w:rPr>
          <w:rFonts w:ascii="Arial" w:hAnsi="Arial" w:cs="Arial"/>
          <w:lang w:val="en-US" w:eastAsia="es-ES"/>
        </w:rPr>
        <w:t>while</w:t>
      </w:r>
      <w:r w:rsidR="5AF2DE0E" w:rsidRPr="76396538">
        <w:rPr>
          <w:rFonts w:ascii="Arial" w:hAnsi="Arial" w:cs="Arial"/>
          <w:lang w:val="en-US" w:eastAsia="es-ES"/>
        </w:rPr>
        <w:t xml:space="preserve"> </w:t>
      </w:r>
      <w:r w:rsidR="5AF2DE0E" w:rsidRPr="76396538">
        <w:rPr>
          <w:rFonts w:ascii="Arial" w:hAnsi="Arial" w:cs="Arial"/>
          <w:lang w:val="en-US" w:eastAsia="es-ES"/>
        </w:rPr>
        <w:lastRenderedPageBreak/>
        <w:t>correlations with third-trimester exposure were close to null (r=0.0</w:t>
      </w:r>
      <w:r w:rsidR="7A4A3935" w:rsidRPr="76396538">
        <w:rPr>
          <w:rFonts w:ascii="Arial" w:hAnsi="Arial" w:cs="Arial"/>
          <w:lang w:val="en-US" w:eastAsia="es-ES"/>
        </w:rPr>
        <w:t>3</w:t>
      </w:r>
      <w:r w:rsidR="5AF2DE0E" w:rsidRPr="76396538">
        <w:rPr>
          <w:rFonts w:ascii="Arial" w:hAnsi="Arial" w:cs="Arial"/>
          <w:lang w:val="en-US" w:eastAsia="es-ES"/>
        </w:rPr>
        <w:t xml:space="preserve"> and 0.1</w:t>
      </w:r>
      <w:r w:rsidR="0E63D0D3" w:rsidRPr="76396538">
        <w:rPr>
          <w:rFonts w:ascii="Arial" w:hAnsi="Arial" w:cs="Arial"/>
          <w:lang w:val="en-US" w:eastAsia="es-ES"/>
        </w:rPr>
        <w:t>1</w:t>
      </w:r>
      <w:r w:rsidR="5AF2DE0E" w:rsidRPr="76396538">
        <w:rPr>
          <w:rFonts w:ascii="Arial" w:hAnsi="Arial" w:cs="Arial"/>
          <w:lang w:val="en-US" w:eastAsia="es-ES"/>
        </w:rPr>
        <w:t xml:space="preserve">, respectively). </w:t>
      </w:r>
      <w:r w:rsidR="00CC5A85" w:rsidRPr="00CC5A85">
        <w:rPr>
          <w:rFonts w:ascii="Arial" w:hAnsi="Arial" w:cs="Arial"/>
          <w:lang w:val="en-US" w:eastAsia="es-ES"/>
        </w:rPr>
        <w:t xml:space="preserve">Correlation patterns were similar for levoglucosan and </w:t>
      </w:r>
      <w:proofErr w:type="spellStart"/>
      <w:r w:rsidR="00CC5A85" w:rsidRPr="00CC5A85">
        <w:rPr>
          <w:rFonts w:ascii="Arial" w:hAnsi="Arial" w:cs="Arial"/>
          <w:lang w:val="en-US" w:eastAsia="es-ES"/>
        </w:rPr>
        <w:t>Ksol</w:t>
      </w:r>
      <w:proofErr w:type="spellEnd"/>
      <w:r w:rsidR="00CC5A85" w:rsidRPr="00CC5A85">
        <w:rPr>
          <w:rFonts w:ascii="Arial" w:hAnsi="Arial" w:cs="Arial"/>
          <w:lang w:val="en-US" w:eastAsia="es-ES"/>
        </w:rPr>
        <w:t>. Strong inverse correlations were observed between preconception and second-trimester exposures (temporal: r = −0.89 for both pollutants; LUR: r = −0.85 and −0.78, respectively) and between first- and third-trimester exposures (temporal: r = −0.88; LUR: r = −0.84 and −0.77; all p &lt; 0.001), whereas correlations between adjacent gestational windows were generally weak (r = 0.00–0.15).</w:t>
      </w:r>
    </w:p>
    <w:p w14:paraId="034A3640" w14:textId="77777777" w:rsidR="00A806D0" w:rsidRDefault="00A806D0" w:rsidP="76396538">
      <w:pPr>
        <w:spacing w:after="0" w:line="480" w:lineRule="auto"/>
        <w:jc w:val="both"/>
        <w:rPr>
          <w:rFonts w:ascii="Arial" w:hAnsi="Arial" w:cs="Arial"/>
          <w:lang w:val="en-US" w:eastAsia="es-ES"/>
        </w:rPr>
      </w:pPr>
    </w:p>
    <w:p w14:paraId="13E626BD" w14:textId="77777777" w:rsidR="00186BD8" w:rsidRDefault="00186BD8">
      <w:pPr>
        <w:spacing w:after="160" w:line="259" w:lineRule="auto"/>
        <w:rPr>
          <w:rFonts w:ascii="Arial" w:eastAsia="Aptos" w:hAnsi="Arial" w:cs="Arial"/>
          <w:lang w:val="en-US"/>
        </w:rPr>
      </w:pPr>
      <w:r>
        <w:rPr>
          <w:rFonts w:ascii="Arial" w:eastAsia="Aptos" w:hAnsi="Arial" w:cs="Arial"/>
          <w:lang w:val="en-US"/>
        </w:rPr>
        <w:br w:type="page"/>
      </w:r>
    </w:p>
    <w:p w14:paraId="7B227394" w14:textId="107AD0FD" w:rsidR="4692E81F" w:rsidRDefault="4692E81F" w:rsidP="76396538">
      <w:pPr>
        <w:spacing w:after="0" w:line="240" w:lineRule="auto"/>
        <w:rPr>
          <w:rFonts w:ascii="Arial" w:eastAsia="Aptos" w:hAnsi="Arial" w:cs="Arial"/>
          <w:lang w:val="en-US"/>
        </w:rPr>
      </w:pPr>
      <w:r w:rsidRPr="76396538">
        <w:rPr>
          <w:rFonts w:ascii="Arial" w:eastAsia="Aptos" w:hAnsi="Arial" w:cs="Arial"/>
          <w:lang w:val="en-US"/>
        </w:rPr>
        <w:lastRenderedPageBreak/>
        <w:t xml:space="preserve">Table </w:t>
      </w:r>
      <w:r w:rsidR="007B70C7">
        <w:rPr>
          <w:rFonts w:ascii="Arial" w:eastAsia="Aptos" w:hAnsi="Arial" w:cs="Arial"/>
          <w:lang w:val="en-US"/>
        </w:rPr>
        <w:t>2</w:t>
      </w:r>
      <w:r w:rsidRPr="76396538">
        <w:rPr>
          <w:rFonts w:ascii="Arial" w:eastAsia="Aptos" w:hAnsi="Arial" w:cs="Arial"/>
          <w:lang w:val="en-US"/>
        </w:rPr>
        <w:t xml:space="preserve">. </w:t>
      </w:r>
      <w:r w:rsidR="494C7D96" w:rsidRPr="76396538">
        <w:rPr>
          <w:rFonts w:ascii="Arial" w:eastAsia="Aptos" w:hAnsi="Arial" w:cs="Arial"/>
          <w:lang w:val="en-US"/>
        </w:rPr>
        <w:t>Summary statistics and correlations</w:t>
      </w:r>
      <w:r w:rsidR="494C7D96" w:rsidRPr="76396538">
        <w:rPr>
          <w:rFonts w:ascii="Arial" w:eastAsia="Aptos" w:hAnsi="Arial" w:cs="Arial"/>
          <w:vertAlign w:val="superscript"/>
          <w:lang w:val="en-US"/>
        </w:rPr>
        <w:t>1</w:t>
      </w:r>
      <w:r w:rsidR="494C7D96" w:rsidRPr="76396538">
        <w:rPr>
          <w:rFonts w:ascii="Arial" w:eastAsia="Aptos" w:hAnsi="Arial" w:cs="Arial"/>
          <w:lang w:val="en-US"/>
        </w:rPr>
        <w:t xml:space="preserve"> between trimester average exposures </w:t>
      </w:r>
    </w:p>
    <w:tbl>
      <w:tblPr>
        <w:tblW w:w="0" w:type="auto"/>
        <w:tblInd w:w="-993" w:type="dxa"/>
        <w:tblLook w:val="04A0" w:firstRow="1" w:lastRow="0" w:firstColumn="1" w:lastColumn="0" w:noHBand="0" w:noVBand="1"/>
      </w:tblPr>
      <w:tblGrid>
        <w:gridCol w:w="1621"/>
        <w:gridCol w:w="691"/>
        <w:gridCol w:w="1180"/>
        <w:gridCol w:w="1235"/>
        <w:gridCol w:w="1669"/>
        <w:gridCol w:w="1144"/>
        <w:gridCol w:w="1145"/>
        <w:gridCol w:w="1146"/>
      </w:tblGrid>
      <w:tr w:rsidR="76396538" w:rsidRPr="00B236CD" w14:paraId="521A7A55" w14:textId="77777777" w:rsidTr="00CA618F">
        <w:trPr>
          <w:trHeight w:val="300"/>
        </w:trPr>
        <w:tc>
          <w:tcPr>
            <w:tcW w:w="1623" w:type="dxa"/>
            <w:vMerge w:val="restart"/>
            <w:tcBorders>
              <w:top w:val="single" w:sz="8" w:space="0" w:color="auto"/>
              <w:left w:val="nil"/>
              <w:bottom w:val="single" w:sz="8" w:space="0" w:color="auto"/>
              <w:right w:val="nil"/>
            </w:tcBorders>
            <w:tcMar>
              <w:left w:w="70" w:type="dxa"/>
              <w:right w:w="70" w:type="dxa"/>
            </w:tcMar>
          </w:tcPr>
          <w:p w14:paraId="287AAFEA" w14:textId="46A44D53" w:rsidR="76396538" w:rsidRPr="00B236CD" w:rsidRDefault="76396538" w:rsidP="76396538">
            <w:pPr>
              <w:spacing w:after="0"/>
              <w:jc w:val="center"/>
              <w:rPr>
                <w:rFonts w:ascii="Arial" w:eastAsia="Arial" w:hAnsi="Arial" w:cs="Arial"/>
                <w:b/>
                <w:bCs/>
                <w:color w:val="000000" w:themeColor="text1"/>
                <w:lang w:val="en-US"/>
              </w:rPr>
            </w:pPr>
          </w:p>
        </w:tc>
        <w:tc>
          <w:tcPr>
            <w:tcW w:w="520" w:type="dxa"/>
            <w:vMerge w:val="restart"/>
            <w:tcBorders>
              <w:top w:val="single" w:sz="8" w:space="0" w:color="auto"/>
              <w:left w:val="nil"/>
              <w:bottom w:val="single" w:sz="8" w:space="0" w:color="auto"/>
              <w:right w:val="nil"/>
            </w:tcBorders>
            <w:tcMar>
              <w:left w:w="70" w:type="dxa"/>
              <w:right w:w="70" w:type="dxa"/>
            </w:tcMar>
          </w:tcPr>
          <w:p w14:paraId="26CE0869" w14:textId="060C628D"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Min</w:t>
            </w:r>
          </w:p>
        </w:tc>
        <w:tc>
          <w:tcPr>
            <w:tcW w:w="906" w:type="dxa"/>
            <w:vMerge w:val="restart"/>
            <w:tcBorders>
              <w:top w:val="single" w:sz="8" w:space="0" w:color="auto"/>
              <w:left w:val="nil"/>
              <w:bottom w:val="single" w:sz="8" w:space="0" w:color="auto"/>
              <w:right w:val="nil"/>
            </w:tcBorders>
            <w:tcMar>
              <w:left w:w="70" w:type="dxa"/>
              <w:right w:w="70" w:type="dxa"/>
            </w:tcMar>
          </w:tcPr>
          <w:p w14:paraId="2CEF3F33" w14:textId="78F0010C"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Max</w:t>
            </w:r>
          </w:p>
        </w:tc>
        <w:tc>
          <w:tcPr>
            <w:tcW w:w="2197" w:type="dxa"/>
            <w:vMerge w:val="restart"/>
            <w:tcBorders>
              <w:top w:val="single" w:sz="8" w:space="0" w:color="auto"/>
              <w:left w:val="nil"/>
              <w:bottom w:val="single" w:sz="8" w:space="0" w:color="auto"/>
              <w:right w:val="nil"/>
            </w:tcBorders>
            <w:tcMar>
              <w:left w:w="70" w:type="dxa"/>
              <w:right w:w="70" w:type="dxa"/>
            </w:tcMar>
          </w:tcPr>
          <w:p w14:paraId="25BEC65F" w14:textId="413D66F1"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Median</w:t>
            </w:r>
          </w:p>
          <w:p w14:paraId="0DB11362" w14:textId="7C358145"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w:t>
            </w:r>
            <w:del w:id="0" w:author="José Conejeros" w:date="2026-10-27T09:52:00Z" w16du:dateUtc="2026-10-27T08:52:00Z">
              <w:r w:rsidR="00D01293" w:rsidDel="00C26ACB">
                <w:rPr>
                  <w:rFonts w:ascii="Arial" w:eastAsia="Arial" w:hAnsi="Arial" w:cs="Arial"/>
                  <w:b/>
                  <w:bCs/>
                  <w:color w:val="000000" w:themeColor="text1"/>
                  <w:lang w:val="en-US"/>
                </w:rPr>
                <w:delText>Q1-Q3</w:delText>
              </w:r>
            </w:del>
            <w:ins w:id="1" w:author="José Conejeros" w:date="2026-10-27T09:52:00Z" w16du:dateUtc="2026-10-27T08:52:00Z">
              <w:r w:rsidR="00C26ACB">
                <w:rPr>
                  <w:rFonts w:ascii="Arial" w:eastAsia="Arial" w:hAnsi="Arial" w:cs="Arial"/>
                  <w:b/>
                  <w:bCs/>
                  <w:color w:val="000000" w:themeColor="text1"/>
                  <w:lang w:val="en-US"/>
                </w:rPr>
                <w:t>IQR</w:t>
              </w:r>
            </w:ins>
            <w:r w:rsidRPr="00B236CD">
              <w:rPr>
                <w:rFonts w:ascii="Arial" w:eastAsia="Arial" w:hAnsi="Arial" w:cs="Arial"/>
                <w:b/>
                <w:bCs/>
                <w:color w:val="000000" w:themeColor="text1"/>
                <w:lang w:val="en-US"/>
              </w:rPr>
              <w:t>)</w:t>
            </w:r>
          </w:p>
        </w:tc>
        <w:tc>
          <w:tcPr>
            <w:tcW w:w="4585" w:type="dxa"/>
            <w:gridSpan w:val="4"/>
            <w:tcBorders>
              <w:top w:val="single" w:sz="8" w:space="0" w:color="auto"/>
              <w:left w:val="nil"/>
              <w:bottom w:val="single" w:sz="8" w:space="0" w:color="auto"/>
              <w:right w:val="nil"/>
            </w:tcBorders>
            <w:tcMar>
              <w:left w:w="70" w:type="dxa"/>
              <w:right w:w="70" w:type="dxa"/>
            </w:tcMar>
          </w:tcPr>
          <w:p w14:paraId="482602BA" w14:textId="4D4563CE" w:rsidR="76396538" w:rsidRPr="00B236CD" w:rsidRDefault="76396538" w:rsidP="76396538">
            <w:pPr>
              <w:spacing w:after="0"/>
              <w:rPr>
                <w:lang w:val="en-US"/>
              </w:rPr>
            </w:pPr>
            <w:r w:rsidRPr="00B236CD">
              <w:rPr>
                <w:rFonts w:ascii="Arial" w:eastAsia="Arial" w:hAnsi="Arial" w:cs="Arial"/>
                <w:b/>
                <w:bCs/>
                <w:color w:val="000000" w:themeColor="text1"/>
                <w:lang w:val="en-US"/>
              </w:rPr>
              <w:t>Correlation with</w:t>
            </w:r>
          </w:p>
        </w:tc>
      </w:tr>
      <w:tr w:rsidR="76396538" w:rsidRPr="00B236CD" w14:paraId="5E8C9AB6" w14:textId="77777777" w:rsidTr="00CA618F">
        <w:trPr>
          <w:trHeight w:val="300"/>
        </w:trPr>
        <w:tc>
          <w:tcPr>
            <w:tcW w:w="1623" w:type="dxa"/>
            <w:vMerge/>
            <w:tcBorders>
              <w:left w:val="nil"/>
              <w:bottom w:val="single" w:sz="0" w:space="0" w:color="auto"/>
            </w:tcBorders>
            <w:vAlign w:val="center"/>
          </w:tcPr>
          <w:p w14:paraId="2A1FC938" w14:textId="77777777" w:rsidR="0016589E" w:rsidRPr="00B236CD" w:rsidRDefault="0016589E">
            <w:pPr>
              <w:rPr>
                <w:lang w:val="en-US"/>
              </w:rPr>
            </w:pPr>
          </w:p>
        </w:tc>
        <w:tc>
          <w:tcPr>
            <w:tcW w:w="520" w:type="dxa"/>
            <w:vMerge/>
            <w:tcBorders>
              <w:left w:val="nil"/>
              <w:bottom w:val="single" w:sz="0" w:space="0" w:color="auto"/>
            </w:tcBorders>
            <w:vAlign w:val="center"/>
          </w:tcPr>
          <w:p w14:paraId="0813509B" w14:textId="77777777" w:rsidR="0016589E" w:rsidRPr="00B236CD" w:rsidRDefault="0016589E">
            <w:pPr>
              <w:rPr>
                <w:lang w:val="en-US"/>
              </w:rPr>
            </w:pPr>
          </w:p>
        </w:tc>
        <w:tc>
          <w:tcPr>
            <w:tcW w:w="906" w:type="dxa"/>
            <w:vMerge/>
            <w:tcBorders>
              <w:left w:val="nil"/>
              <w:bottom w:val="single" w:sz="0" w:space="0" w:color="auto"/>
            </w:tcBorders>
            <w:vAlign w:val="center"/>
          </w:tcPr>
          <w:p w14:paraId="333342A8" w14:textId="77777777" w:rsidR="0016589E" w:rsidRPr="00B236CD" w:rsidRDefault="0016589E">
            <w:pPr>
              <w:rPr>
                <w:lang w:val="en-US"/>
              </w:rPr>
            </w:pPr>
          </w:p>
        </w:tc>
        <w:tc>
          <w:tcPr>
            <w:tcW w:w="2197" w:type="dxa"/>
            <w:vMerge/>
            <w:tcBorders>
              <w:left w:val="nil"/>
              <w:bottom w:val="single" w:sz="0" w:space="0" w:color="auto"/>
            </w:tcBorders>
            <w:vAlign w:val="center"/>
          </w:tcPr>
          <w:p w14:paraId="369C13CC" w14:textId="77777777" w:rsidR="0016589E" w:rsidRPr="00B236CD" w:rsidRDefault="0016589E">
            <w:pPr>
              <w:rPr>
                <w:lang w:val="en-US"/>
              </w:rPr>
            </w:pPr>
          </w:p>
        </w:tc>
        <w:tc>
          <w:tcPr>
            <w:tcW w:w="1107" w:type="dxa"/>
            <w:tcBorders>
              <w:top w:val="single" w:sz="8" w:space="0" w:color="auto"/>
              <w:left w:val="nil"/>
              <w:bottom w:val="single" w:sz="8" w:space="0" w:color="auto"/>
              <w:right w:val="nil"/>
            </w:tcBorders>
            <w:tcMar>
              <w:left w:w="70" w:type="dxa"/>
              <w:right w:w="70" w:type="dxa"/>
            </w:tcMar>
          </w:tcPr>
          <w:p w14:paraId="14F129E4" w14:textId="75C702EC" w:rsidR="76396538" w:rsidRPr="00B236CD" w:rsidRDefault="002C36C8" w:rsidP="76396538">
            <w:pPr>
              <w:spacing w:after="0"/>
              <w:jc w:val="center"/>
              <w:rPr>
                <w:lang w:val="en-US"/>
              </w:rPr>
            </w:pPr>
            <w:r>
              <w:rPr>
                <w:rFonts w:ascii="Arial" w:eastAsia="Arial" w:hAnsi="Arial" w:cs="Arial"/>
                <w:b/>
                <w:bCs/>
                <w:color w:val="000000" w:themeColor="text1"/>
                <w:lang w:val="en-US"/>
              </w:rPr>
              <w:t>Preconception</w:t>
            </w:r>
          </w:p>
        </w:tc>
        <w:tc>
          <w:tcPr>
            <w:tcW w:w="1151" w:type="dxa"/>
            <w:tcBorders>
              <w:top w:val="single" w:sz="8" w:space="0" w:color="auto"/>
              <w:left w:val="nil"/>
              <w:bottom w:val="single" w:sz="8" w:space="0" w:color="auto"/>
              <w:right w:val="nil"/>
            </w:tcBorders>
            <w:tcMar>
              <w:left w:w="70" w:type="dxa"/>
              <w:right w:w="70" w:type="dxa"/>
            </w:tcMar>
          </w:tcPr>
          <w:p w14:paraId="27755C70" w14:textId="4B69AF3C"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Trimester 1</w:t>
            </w:r>
          </w:p>
        </w:tc>
        <w:tc>
          <w:tcPr>
            <w:tcW w:w="1159" w:type="dxa"/>
            <w:tcBorders>
              <w:top w:val="single" w:sz="8" w:space="0" w:color="auto"/>
              <w:left w:val="nil"/>
              <w:bottom w:val="single" w:sz="8" w:space="0" w:color="auto"/>
              <w:right w:val="nil"/>
            </w:tcBorders>
            <w:tcMar>
              <w:left w:w="70" w:type="dxa"/>
              <w:right w:w="70" w:type="dxa"/>
            </w:tcMar>
          </w:tcPr>
          <w:p w14:paraId="08DB4589" w14:textId="4B71228A"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Trimester 2</w:t>
            </w:r>
          </w:p>
        </w:tc>
        <w:tc>
          <w:tcPr>
            <w:tcW w:w="1168" w:type="dxa"/>
            <w:tcBorders>
              <w:top w:val="single" w:sz="8" w:space="0" w:color="auto"/>
              <w:left w:val="nil"/>
              <w:bottom w:val="single" w:sz="8" w:space="0" w:color="auto"/>
              <w:right w:val="nil"/>
            </w:tcBorders>
            <w:tcMar>
              <w:left w:w="70" w:type="dxa"/>
              <w:right w:w="70" w:type="dxa"/>
            </w:tcMar>
          </w:tcPr>
          <w:p w14:paraId="67105686" w14:textId="66E9A611" w:rsidR="76396538" w:rsidRPr="00B236CD" w:rsidRDefault="76396538" w:rsidP="76396538">
            <w:pPr>
              <w:spacing w:after="0"/>
              <w:jc w:val="center"/>
              <w:rPr>
                <w:lang w:val="en-US"/>
              </w:rPr>
            </w:pPr>
            <w:r w:rsidRPr="00B236CD">
              <w:rPr>
                <w:rFonts w:ascii="Arial" w:eastAsia="Arial" w:hAnsi="Arial" w:cs="Arial"/>
                <w:b/>
                <w:bCs/>
                <w:color w:val="000000" w:themeColor="text1"/>
                <w:lang w:val="en-US"/>
              </w:rPr>
              <w:t>Trimester 3</w:t>
            </w:r>
          </w:p>
        </w:tc>
      </w:tr>
      <w:tr w:rsidR="76396538" w:rsidRPr="00B236CD" w14:paraId="42782AAC" w14:textId="77777777" w:rsidTr="00123EBD">
        <w:trPr>
          <w:trHeight w:val="300"/>
        </w:trPr>
        <w:tc>
          <w:tcPr>
            <w:tcW w:w="9831" w:type="dxa"/>
            <w:gridSpan w:val="8"/>
            <w:tcBorders>
              <w:top w:val="nil"/>
              <w:left w:val="nil"/>
              <w:bottom w:val="none" w:sz="8" w:space="0" w:color="000000" w:themeColor="text1"/>
              <w:right w:val="nil"/>
            </w:tcBorders>
            <w:shd w:val="clear" w:color="auto" w:fill="F2F2F2" w:themeFill="background1" w:themeFillShade="F2"/>
            <w:tcMar>
              <w:left w:w="70" w:type="dxa"/>
              <w:right w:w="70" w:type="dxa"/>
            </w:tcMar>
            <w:vAlign w:val="bottom"/>
          </w:tcPr>
          <w:p w14:paraId="03C2E448" w14:textId="1EB0C1DE" w:rsidR="76396538" w:rsidRPr="00B236CD" w:rsidRDefault="76396538" w:rsidP="76396538">
            <w:pPr>
              <w:spacing w:after="0"/>
              <w:jc w:val="center"/>
              <w:rPr>
                <w:lang w:val="en-US"/>
              </w:rPr>
            </w:pPr>
            <w:r w:rsidRPr="00B236CD">
              <w:rPr>
                <w:rFonts w:ascii="Arial" w:eastAsia="Arial" w:hAnsi="Arial" w:cs="Arial"/>
                <w:i/>
                <w:iCs/>
                <w:color w:val="000000" w:themeColor="text1"/>
                <w:lang w:val="en-US"/>
              </w:rPr>
              <w:t>T</w:t>
            </w:r>
            <w:r w:rsidRPr="00B236CD">
              <w:rPr>
                <w:rFonts w:ascii="Arial" w:eastAsia="Arial" w:hAnsi="Arial" w:cs="Arial"/>
                <w:i/>
                <w:iCs/>
                <w:color w:val="000000" w:themeColor="text1"/>
                <w:sz w:val="24"/>
                <w:szCs w:val="24"/>
                <w:lang w:val="en-US"/>
              </w:rPr>
              <w:t xml:space="preserve">emporal </w:t>
            </w:r>
            <w:r w:rsidR="00123EBD">
              <w:rPr>
                <w:rFonts w:ascii="Arial" w:eastAsia="Arial" w:hAnsi="Arial" w:cs="Arial"/>
                <w:i/>
                <w:iCs/>
                <w:color w:val="000000" w:themeColor="text1"/>
                <w:sz w:val="24"/>
                <w:szCs w:val="24"/>
                <w:lang w:val="en-US"/>
              </w:rPr>
              <w:t>model</w:t>
            </w:r>
          </w:p>
        </w:tc>
      </w:tr>
      <w:tr w:rsidR="76396538" w:rsidRPr="00B236CD" w14:paraId="3723225A" w14:textId="77777777" w:rsidTr="00CA618F">
        <w:trPr>
          <w:trHeight w:val="300"/>
        </w:trPr>
        <w:tc>
          <w:tcPr>
            <w:tcW w:w="1623"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70FC59C2" w14:textId="683B2480" w:rsidR="76396538" w:rsidRPr="00B236CD" w:rsidRDefault="76396538" w:rsidP="76396538">
            <w:pPr>
              <w:spacing w:after="0"/>
              <w:rPr>
                <w:lang w:val="en-US"/>
              </w:rPr>
            </w:pPr>
            <w:r w:rsidRPr="00B236CD">
              <w:rPr>
                <w:rFonts w:ascii="Arial" w:eastAsia="Arial" w:hAnsi="Arial" w:cs="Arial"/>
                <w:b/>
                <w:bCs/>
                <w:color w:val="000000" w:themeColor="text1"/>
                <w:lang w:val="en-US"/>
              </w:rPr>
              <w:t>PM</w:t>
            </w:r>
            <w:r w:rsidRPr="00B236CD">
              <w:rPr>
                <w:rFonts w:ascii="Arial" w:eastAsia="Arial" w:hAnsi="Arial" w:cs="Arial"/>
                <w:b/>
                <w:bCs/>
                <w:color w:val="000000" w:themeColor="text1"/>
                <w:sz w:val="17"/>
                <w:szCs w:val="17"/>
                <w:vertAlign w:val="subscript"/>
                <w:lang w:val="en-US"/>
              </w:rPr>
              <w:t>2.5</w:t>
            </w:r>
          </w:p>
        </w:tc>
        <w:tc>
          <w:tcPr>
            <w:tcW w:w="520"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2F18E264" w14:textId="3504D198"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906"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01CB6F65" w14:textId="3456F5B5"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2197"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798D2072" w14:textId="0AF985EA" w:rsidR="76396538" w:rsidRPr="00B236CD" w:rsidRDefault="76396538" w:rsidP="76396538">
            <w:pPr>
              <w:spacing w:after="0"/>
              <w:rPr>
                <w:lang w:val="en-US"/>
              </w:rPr>
            </w:pPr>
            <w:r w:rsidRPr="00B236CD">
              <w:rPr>
                <w:rFonts w:ascii="Arial" w:eastAsia="Arial" w:hAnsi="Arial" w:cs="Arial"/>
                <w:color w:val="000000" w:themeColor="text1"/>
                <w:lang w:val="en-US"/>
              </w:rPr>
              <w:t xml:space="preserve"> </w:t>
            </w:r>
          </w:p>
        </w:tc>
        <w:tc>
          <w:tcPr>
            <w:tcW w:w="1107"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145FCD4B" w14:textId="2F838728"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1151"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4FF47676" w14:textId="14FF8E86"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1159"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174AEC5A" w14:textId="083629C8"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1168" w:type="dxa"/>
            <w:tcBorders>
              <w:top w:val="none" w:sz="8" w:space="0" w:color="000000" w:themeColor="text1"/>
              <w:left w:val="none" w:sz="8" w:space="0" w:color="000000" w:themeColor="text1"/>
              <w:bottom w:val="none" w:sz="8" w:space="0" w:color="000000" w:themeColor="text1"/>
              <w:right w:val="none" w:sz="8" w:space="0" w:color="000000" w:themeColor="text1"/>
            </w:tcBorders>
            <w:tcMar>
              <w:left w:w="70" w:type="dxa"/>
              <w:right w:w="70" w:type="dxa"/>
            </w:tcMar>
            <w:vAlign w:val="bottom"/>
          </w:tcPr>
          <w:p w14:paraId="39EF8E42" w14:textId="2ABBC834"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r>
      <w:tr w:rsidR="76396538" w:rsidRPr="00B236CD" w14:paraId="3783747E" w14:textId="77777777" w:rsidTr="00CA618F">
        <w:trPr>
          <w:trHeight w:val="300"/>
        </w:trPr>
        <w:tc>
          <w:tcPr>
            <w:tcW w:w="1623" w:type="dxa"/>
            <w:tcBorders>
              <w:top w:val="none" w:sz="8" w:space="0" w:color="000000" w:themeColor="text1"/>
            </w:tcBorders>
            <w:tcMar>
              <w:left w:w="70" w:type="dxa"/>
              <w:right w:w="70" w:type="dxa"/>
            </w:tcMar>
            <w:vAlign w:val="bottom"/>
          </w:tcPr>
          <w:p w14:paraId="65639B83" w14:textId="0E76167D" w:rsidR="76396538" w:rsidRPr="00B236CD" w:rsidRDefault="002C36C8" w:rsidP="76396538">
            <w:pPr>
              <w:spacing w:after="0"/>
              <w:rPr>
                <w:lang w:val="en-US"/>
              </w:rPr>
            </w:pPr>
            <w:r>
              <w:rPr>
                <w:rFonts w:ascii="Arial" w:eastAsia="Arial" w:hAnsi="Arial" w:cs="Arial"/>
                <w:color w:val="000000" w:themeColor="text1"/>
                <w:lang w:val="en-US"/>
              </w:rPr>
              <w:t>Preconception</w:t>
            </w:r>
          </w:p>
        </w:tc>
        <w:tc>
          <w:tcPr>
            <w:tcW w:w="520" w:type="dxa"/>
            <w:tcBorders>
              <w:top w:val="none" w:sz="8" w:space="0" w:color="000000" w:themeColor="text1"/>
            </w:tcBorders>
            <w:tcMar>
              <w:left w:w="70" w:type="dxa"/>
              <w:right w:w="70" w:type="dxa"/>
            </w:tcMar>
            <w:vAlign w:val="bottom"/>
          </w:tcPr>
          <w:p w14:paraId="3970FB2A" w14:textId="3E484798" w:rsidR="76396538" w:rsidRPr="00B236CD" w:rsidRDefault="76396538" w:rsidP="76396538">
            <w:pPr>
              <w:spacing w:after="0"/>
              <w:jc w:val="center"/>
              <w:rPr>
                <w:lang w:val="en-US"/>
              </w:rPr>
            </w:pPr>
            <w:r w:rsidRPr="00B236CD">
              <w:rPr>
                <w:rFonts w:ascii="Arial" w:eastAsia="Arial" w:hAnsi="Arial" w:cs="Arial"/>
                <w:color w:val="000000" w:themeColor="text1"/>
                <w:lang w:val="en-US"/>
              </w:rPr>
              <w:t>5.9</w:t>
            </w:r>
          </w:p>
        </w:tc>
        <w:tc>
          <w:tcPr>
            <w:tcW w:w="906" w:type="dxa"/>
            <w:tcBorders>
              <w:top w:val="none" w:sz="8" w:space="0" w:color="000000" w:themeColor="text1"/>
            </w:tcBorders>
            <w:tcMar>
              <w:left w:w="70" w:type="dxa"/>
              <w:right w:w="70" w:type="dxa"/>
            </w:tcMar>
            <w:vAlign w:val="bottom"/>
          </w:tcPr>
          <w:p w14:paraId="0E4CC7C2" w14:textId="3F99BF19" w:rsidR="76396538" w:rsidRPr="00B236CD" w:rsidRDefault="76396538" w:rsidP="76396538">
            <w:pPr>
              <w:spacing w:after="0"/>
              <w:jc w:val="center"/>
              <w:rPr>
                <w:lang w:val="en-US"/>
              </w:rPr>
            </w:pPr>
            <w:r w:rsidRPr="00B236CD">
              <w:rPr>
                <w:rFonts w:ascii="Arial" w:eastAsia="Arial" w:hAnsi="Arial" w:cs="Arial"/>
                <w:color w:val="000000" w:themeColor="text1"/>
                <w:lang w:val="en-US"/>
              </w:rPr>
              <w:t>86.3</w:t>
            </w:r>
          </w:p>
        </w:tc>
        <w:tc>
          <w:tcPr>
            <w:tcW w:w="2197" w:type="dxa"/>
            <w:tcBorders>
              <w:top w:val="none" w:sz="8" w:space="0" w:color="000000" w:themeColor="text1"/>
            </w:tcBorders>
            <w:tcMar>
              <w:left w:w="70" w:type="dxa"/>
              <w:right w:w="70" w:type="dxa"/>
            </w:tcMar>
            <w:vAlign w:val="bottom"/>
          </w:tcPr>
          <w:p w14:paraId="56E87D0C" w14:textId="721FB477" w:rsidR="76396538" w:rsidRPr="00B236CD" w:rsidRDefault="76396538" w:rsidP="76396538">
            <w:pPr>
              <w:spacing w:after="0"/>
              <w:jc w:val="center"/>
              <w:rPr>
                <w:lang w:val="en-US"/>
              </w:rPr>
            </w:pPr>
            <w:r w:rsidRPr="00B236CD">
              <w:rPr>
                <w:rFonts w:ascii="Arial" w:eastAsia="Arial" w:hAnsi="Arial" w:cs="Arial"/>
                <w:color w:val="000000" w:themeColor="text1"/>
                <w:lang w:val="en-US"/>
              </w:rPr>
              <w:t>29.4 (</w:t>
            </w:r>
            <w:r w:rsidR="002C6197">
              <w:rPr>
                <w:rFonts w:ascii="Arial" w:eastAsia="Arial" w:hAnsi="Arial" w:cs="Arial"/>
                <w:color w:val="000000" w:themeColor="text1"/>
                <w:lang w:val="en-US"/>
              </w:rPr>
              <w:t>40.8</w:t>
            </w:r>
            <w:r w:rsidRPr="00B236CD">
              <w:rPr>
                <w:rFonts w:ascii="Arial" w:eastAsia="Arial" w:hAnsi="Arial" w:cs="Arial"/>
                <w:color w:val="000000" w:themeColor="text1"/>
                <w:lang w:val="en-US"/>
              </w:rPr>
              <w:t>)</w:t>
            </w:r>
          </w:p>
        </w:tc>
        <w:tc>
          <w:tcPr>
            <w:tcW w:w="1107" w:type="dxa"/>
            <w:tcBorders>
              <w:top w:val="none" w:sz="8" w:space="0" w:color="000000" w:themeColor="text1"/>
            </w:tcBorders>
            <w:tcMar>
              <w:left w:w="70" w:type="dxa"/>
              <w:right w:w="70" w:type="dxa"/>
            </w:tcMar>
            <w:vAlign w:val="bottom"/>
          </w:tcPr>
          <w:p w14:paraId="5852A8FE" w14:textId="26BBF36C"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1" w:type="dxa"/>
            <w:tcBorders>
              <w:top w:val="none" w:sz="8" w:space="0" w:color="000000" w:themeColor="text1"/>
            </w:tcBorders>
            <w:tcMar>
              <w:left w:w="70" w:type="dxa"/>
              <w:right w:w="70" w:type="dxa"/>
            </w:tcMar>
            <w:vAlign w:val="bottom"/>
          </w:tcPr>
          <w:p w14:paraId="7F6D97C4" w14:textId="2B8E34DD"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59" w:type="dxa"/>
            <w:tcBorders>
              <w:top w:val="none" w:sz="8" w:space="0" w:color="000000" w:themeColor="text1"/>
            </w:tcBorders>
            <w:tcMar>
              <w:left w:w="70" w:type="dxa"/>
              <w:right w:w="70" w:type="dxa"/>
            </w:tcMar>
            <w:vAlign w:val="bottom"/>
          </w:tcPr>
          <w:p w14:paraId="4E900072" w14:textId="2F1FFE56"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Borders>
              <w:top w:val="none" w:sz="8" w:space="0" w:color="000000" w:themeColor="text1"/>
            </w:tcBorders>
            <w:tcMar>
              <w:left w:w="70" w:type="dxa"/>
              <w:right w:w="70" w:type="dxa"/>
            </w:tcMar>
            <w:vAlign w:val="bottom"/>
          </w:tcPr>
          <w:p w14:paraId="52CE821E" w14:textId="515AB45E"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4129DB82" w14:textId="77777777" w:rsidTr="00CA618F">
        <w:trPr>
          <w:trHeight w:val="300"/>
        </w:trPr>
        <w:tc>
          <w:tcPr>
            <w:tcW w:w="1623" w:type="dxa"/>
            <w:tcMar>
              <w:left w:w="70" w:type="dxa"/>
              <w:right w:w="70" w:type="dxa"/>
            </w:tcMar>
            <w:vAlign w:val="bottom"/>
          </w:tcPr>
          <w:p w14:paraId="15751B19" w14:textId="7700FCD5" w:rsidR="76396538" w:rsidRPr="00B236CD" w:rsidRDefault="76396538" w:rsidP="76396538">
            <w:pPr>
              <w:spacing w:after="0"/>
              <w:rPr>
                <w:lang w:val="en-US"/>
              </w:rPr>
            </w:pPr>
            <w:r w:rsidRPr="00B236CD">
              <w:rPr>
                <w:rFonts w:ascii="Arial" w:eastAsia="Arial" w:hAnsi="Arial" w:cs="Arial"/>
                <w:color w:val="000000" w:themeColor="text1"/>
                <w:lang w:val="en-US"/>
              </w:rPr>
              <w:t>Trimester 1</w:t>
            </w:r>
          </w:p>
        </w:tc>
        <w:tc>
          <w:tcPr>
            <w:tcW w:w="520" w:type="dxa"/>
            <w:tcMar>
              <w:left w:w="70" w:type="dxa"/>
              <w:right w:w="70" w:type="dxa"/>
            </w:tcMar>
            <w:vAlign w:val="bottom"/>
          </w:tcPr>
          <w:p w14:paraId="4B98A8D4" w14:textId="7744B56A" w:rsidR="76396538" w:rsidRPr="00B236CD" w:rsidRDefault="76396538" w:rsidP="76396538">
            <w:pPr>
              <w:spacing w:after="0"/>
              <w:jc w:val="center"/>
              <w:rPr>
                <w:lang w:val="en-US"/>
              </w:rPr>
            </w:pPr>
            <w:r w:rsidRPr="00B236CD">
              <w:rPr>
                <w:rFonts w:ascii="Arial" w:eastAsia="Arial" w:hAnsi="Arial" w:cs="Arial"/>
                <w:color w:val="000000" w:themeColor="text1"/>
                <w:lang w:val="en-US"/>
              </w:rPr>
              <w:t>5.9</w:t>
            </w:r>
          </w:p>
        </w:tc>
        <w:tc>
          <w:tcPr>
            <w:tcW w:w="906" w:type="dxa"/>
            <w:tcMar>
              <w:left w:w="70" w:type="dxa"/>
              <w:right w:w="70" w:type="dxa"/>
            </w:tcMar>
            <w:vAlign w:val="bottom"/>
          </w:tcPr>
          <w:p w14:paraId="3E589842" w14:textId="4F51F00E" w:rsidR="76396538" w:rsidRPr="00B236CD" w:rsidRDefault="76396538" w:rsidP="76396538">
            <w:pPr>
              <w:spacing w:after="0"/>
              <w:jc w:val="center"/>
              <w:rPr>
                <w:lang w:val="en-US"/>
              </w:rPr>
            </w:pPr>
            <w:r w:rsidRPr="00B236CD">
              <w:rPr>
                <w:rFonts w:ascii="Arial" w:eastAsia="Arial" w:hAnsi="Arial" w:cs="Arial"/>
                <w:color w:val="000000" w:themeColor="text1"/>
                <w:lang w:val="en-US"/>
              </w:rPr>
              <w:t>8</w:t>
            </w:r>
            <w:ins w:id="2" w:author="José Conejeros" w:date="2026-10-27T09:51:00Z" w16du:dateUtc="2026-10-27T08:51:00Z">
              <w:r w:rsidR="00C26ACB">
                <w:rPr>
                  <w:rFonts w:ascii="Arial" w:eastAsia="Arial" w:hAnsi="Arial" w:cs="Arial"/>
                  <w:color w:val="000000" w:themeColor="text1"/>
                  <w:lang w:val="en-US"/>
                </w:rPr>
                <w:t>6</w:t>
              </w:r>
            </w:ins>
            <w:del w:id="3" w:author="José Conejeros" w:date="2026-10-27T09:51:00Z" w16du:dateUtc="2026-10-27T08:51:00Z">
              <w:r w:rsidRPr="00B236CD" w:rsidDel="00C26ACB">
                <w:rPr>
                  <w:rFonts w:ascii="Arial" w:eastAsia="Arial" w:hAnsi="Arial" w:cs="Arial"/>
                  <w:color w:val="000000" w:themeColor="text1"/>
                  <w:lang w:val="en-US"/>
                </w:rPr>
                <w:delText>4</w:delText>
              </w:r>
            </w:del>
            <w:r w:rsidRPr="00B236CD">
              <w:rPr>
                <w:rFonts w:ascii="Arial" w:eastAsia="Arial" w:hAnsi="Arial" w:cs="Arial"/>
                <w:color w:val="000000" w:themeColor="text1"/>
                <w:lang w:val="en-US"/>
              </w:rPr>
              <w:t>.</w:t>
            </w:r>
            <w:ins w:id="4" w:author="José Conejeros" w:date="2026-10-27T09:51:00Z" w16du:dateUtc="2026-10-27T08:51:00Z">
              <w:r w:rsidR="00C26ACB">
                <w:rPr>
                  <w:rFonts w:ascii="Arial" w:eastAsia="Arial" w:hAnsi="Arial" w:cs="Arial"/>
                  <w:color w:val="000000" w:themeColor="text1"/>
                  <w:lang w:val="en-US"/>
                </w:rPr>
                <w:t>3</w:t>
              </w:r>
            </w:ins>
            <w:del w:id="5" w:author="José Conejeros" w:date="2026-10-27T09:51:00Z" w16du:dateUtc="2026-10-27T08:51:00Z">
              <w:r w:rsidRPr="00B236CD" w:rsidDel="00C26ACB">
                <w:rPr>
                  <w:rFonts w:ascii="Arial" w:eastAsia="Arial" w:hAnsi="Arial" w:cs="Arial"/>
                  <w:color w:val="000000" w:themeColor="text1"/>
                  <w:lang w:val="en-US"/>
                </w:rPr>
                <w:delText>5</w:delText>
              </w:r>
            </w:del>
          </w:p>
        </w:tc>
        <w:tc>
          <w:tcPr>
            <w:tcW w:w="2197" w:type="dxa"/>
            <w:tcMar>
              <w:left w:w="70" w:type="dxa"/>
              <w:right w:w="70" w:type="dxa"/>
            </w:tcMar>
            <w:vAlign w:val="bottom"/>
          </w:tcPr>
          <w:p w14:paraId="2FB0877F" w14:textId="3B4249D4" w:rsidR="76396538" w:rsidRPr="00B236CD" w:rsidRDefault="76396538" w:rsidP="76396538">
            <w:pPr>
              <w:spacing w:after="0"/>
              <w:jc w:val="center"/>
              <w:rPr>
                <w:lang w:val="en-US"/>
              </w:rPr>
            </w:pPr>
            <w:r w:rsidRPr="00B236CD">
              <w:rPr>
                <w:rFonts w:ascii="Arial" w:eastAsia="Arial" w:hAnsi="Arial" w:cs="Arial"/>
                <w:color w:val="000000" w:themeColor="text1"/>
                <w:lang w:val="en-US"/>
              </w:rPr>
              <w:t>3</w:t>
            </w:r>
            <w:ins w:id="6" w:author="José Conejeros" w:date="2026-10-27T09:57:00Z" w16du:dateUtc="2026-10-27T08:57:00Z">
              <w:r w:rsidR="00C26ACB">
                <w:rPr>
                  <w:rFonts w:ascii="Arial" w:eastAsia="Arial" w:hAnsi="Arial" w:cs="Arial"/>
                  <w:color w:val="000000" w:themeColor="text1"/>
                  <w:lang w:val="en-US"/>
                </w:rPr>
                <w:t>1</w:t>
              </w:r>
            </w:ins>
            <w:del w:id="7" w:author="José Conejeros" w:date="2026-10-27T09:57:00Z" w16du:dateUtc="2026-10-27T08:57:00Z">
              <w:r w:rsidRPr="00B236CD" w:rsidDel="00C26ACB">
                <w:rPr>
                  <w:rFonts w:ascii="Arial" w:eastAsia="Arial" w:hAnsi="Arial" w:cs="Arial"/>
                  <w:color w:val="000000" w:themeColor="text1"/>
                  <w:lang w:val="en-US"/>
                </w:rPr>
                <w:delText>2</w:delText>
              </w:r>
            </w:del>
            <w:r w:rsidRPr="00B236CD">
              <w:rPr>
                <w:rFonts w:ascii="Arial" w:eastAsia="Arial" w:hAnsi="Arial" w:cs="Arial"/>
                <w:color w:val="000000" w:themeColor="text1"/>
                <w:lang w:val="en-US"/>
              </w:rPr>
              <w:t>.</w:t>
            </w:r>
            <w:ins w:id="8" w:author="José Conejeros" w:date="2026-10-27T09:57:00Z" w16du:dateUtc="2026-10-27T08:57:00Z">
              <w:r w:rsidR="00C26ACB">
                <w:rPr>
                  <w:rFonts w:ascii="Arial" w:eastAsia="Arial" w:hAnsi="Arial" w:cs="Arial"/>
                  <w:color w:val="000000" w:themeColor="text1"/>
                  <w:lang w:val="en-US"/>
                </w:rPr>
                <w:t>0</w:t>
              </w:r>
            </w:ins>
            <w:del w:id="9" w:author="José Conejeros" w:date="2026-10-27T09:57:00Z" w16du:dateUtc="2026-10-27T08:57:00Z">
              <w:r w:rsidRPr="00B236CD" w:rsidDel="00C26ACB">
                <w:rPr>
                  <w:rFonts w:ascii="Arial" w:eastAsia="Arial" w:hAnsi="Arial" w:cs="Arial"/>
                  <w:color w:val="000000" w:themeColor="text1"/>
                  <w:lang w:val="en-US"/>
                </w:rPr>
                <w:delText>1</w:delText>
              </w:r>
            </w:del>
            <w:r w:rsidRPr="00B236CD">
              <w:rPr>
                <w:rFonts w:ascii="Arial" w:eastAsia="Arial" w:hAnsi="Arial" w:cs="Arial"/>
                <w:color w:val="000000" w:themeColor="text1"/>
                <w:lang w:val="en-US"/>
              </w:rPr>
              <w:t xml:space="preserve"> (</w:t>
            </w:r>
            <w:r w:rsidR="002C6197">
              <w:rPr>
                <w:rFonts w:ascii="Arial" w:eastAsia="Arial" w:hAnsi="Arial" w:cs="Arial"/>
                <w:color w:val="000000" w:themeColor="text1"/>
                <w:lang w:val="en-US"/>
              </w:rPr>
              <w:t>4</w:t>
            </w:r>
            <w:ins w:id="10" w:author="José Conejeros" w:date="2026-10-27T09:57:00Z" w16du:dateUtc="2026-10-27T08:57:00Z">
              <w:r w:rsidR="00C26ACB">
                <w:rPr>
                  <w:rFonts w:ascii="Arial" w:eastAsia="Arial" w:hAnsi="Arial" w:cs="Arial"/>
                  <w:color w:val="000000" w:themeColor="text1"/>
                  <w:lang w:val="en-US"/>
                </w:rPr>
                <w:t>1</w:t>
              </w:r>
            </w:ins>
            <w:del w:id="11" w:author="José Conejeros" w:date="2026-10-27T09:57:00Z" w16du:dateUtc="2026-10-27T08:57:00Z">
              <w:r w:rsidR="002C6197" w:rsidDel="00C26ACB">
                <w:rPr>
                  <w:rFonts w:ascii="Arial" w:eastAsia="Arial" w:hAnsi="Arial" w:cs="Arial"/>
                  <w:color w:val="000000" w:themeColor="text1"/>
                  <w:lang w:val="en-US"/>
                </w:rPr>
                <w:delText>0</w:delText>
              </w:r>
            </w:del>
            <w:r w:rsidRPr="00B236CD">
              <w:rPr>
                <w:rFonts w:ascii="Arial" w:eastAsia="Arial" w:hAnsi="Arial" w:cs="Arial"/>
                <w:color w:val="000000" w:themeColor="text1"/>
                <w:lang w:val="en-US"/>
              </w:rPr>
              <w:t>.0)</w:t>
            </w:r>
          </w:p>
        </w:tc>
        <w:tc>
          <w:tcPr>
            <w:tcW w:w="1107" w:type="dxa"/>
            <w:tcMar>
              <w:left w:w="70" w:type="dxa"/>
              <w:right w:w="70" w:type="dxa"/>
            </w:tcMar>
            <w:vAlign w:val="bottom"/>
          </w:tcPr>
          <w:p w14:paraId="5AE005B5" w14:textId="265FE20D"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ins w:id="12" w:author="José Conejeros" w:date="2026-10-27T09:57:00Z" w16du:dateUtc="2026-10-27T08:57:00Z">
              <w:r w:rsidR="00C26ACB">
                <w:rPr>
                  <w:rFonts w:ascii="Arial" w:eastAsia="Arial" w:hAnsi="Arial" w:cs="Arial"/>
                  <w:color w:val="000000" w:themeColor="text1"/>
                  <w:lang w:val="en-US"/>
                </w:rPr>
                <w:t>7</w:t>
              </w:r>
            </w:ins>
            <w:del w:id="13" w:author="José Conejeros" w:date="2026-10-27T09:57:00Z" w16du:dateUtc="2026-10-27T08:57:00Z">
              <w:r w:rsidRPr="00B236CD" w:rsidDel="00C26ACB">
                <w:rPr>
                  <w:rFonts w:ascii="Arial" w:eastAsia="Arial" w:hAnsi="Arial" w:cs="Arial"/>
                  <w:color w:val="000000" w:themeColor="text1"/>
                  <w:lang w:val="en-US"/>
                </w:rPr>
                <w:delText>1</w:delText>
              </w:r>
            </w:del>
          </w:p>
        </w:tc>
        <w:tc>
          <w:tcPr>
            <w:tcW w:w="1151" w:type="dxa"/>
            <w:tcMar>
              <w:left w:w="70" w:type="dxa"/>
              <w:right w:w="70" w:type="dxa"/>
            </w:tcMar>
            <w:vAlign w:val="bottom"/>
          </w:tcPr>
          <w:p w14:paraId="2C5BBEFA" w14:textId="45204E11"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9" w:type="dxa"/>
            <w:tcMar>
              <w:left w:w="70" w:type="dxa"/>
              <w:right w:w="70" w:type="dxa"/>
            </w:tcMar>
            <w:vAlign w:val="bottom"/>
          </w:tcPr>
          <w:p w14:paraId="78C06C36" w14:textId="1A5A9BB0"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6C5B8E99" w14:textId="02A3A70F"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11325EF2" w14:textId="77777777" w:rsidTr="00CA618F">
        <w:trPr>
          <w:trHeight w:val="300"/>
        </w:trPr>
        <w:tc>
          <w:tcPr>
            <w:tcW w:w="1623" w:type="dxa"/>
            <w:tcMar>
              <w:left w:w="70" w:type="dxa"/>
              <w:right w:w="70" w:type="dxa"/>
            </w:tcMar>
            <w:vAlign w:val="bottom"/>
          </w:tcPr>
          <w:p w14:paraId="01FA57F5" w14:textId="38008B1B" w:rsidR="76396538" w:rsidRPr="00B236CD" w:rsidRDefault="76396538" w:rsidP="76396538">
            <w:pPr>
              <w:spacing w:after="0"/>
              <w:rPr>
                <w:lang w:val="en-US"/>
              </w:rPr>
            </w:pPr>
            <w:r w:rsidRPr="00B236CD">
              <w:rPr>
                <w:rFonts w:ascii="Arial" w:eastAsia="Arial" w:hAnsi="Arial" w:cs="Arial"/>
                <w:color w:val="000000" w:themeColor="text1"/>
                <w:lang w:val="en-US"/>
              </w:rPr>
              <w:t>Trimester 2</w:t>
            </w:r>
          </w:p>
        </w:tc>
        <w:tc>
          <w:tcPr>
            <w:tcW w:w="520" w:type="dxa"/>
            <w:tcMar>
              <w:left w:w="70" w:type="dxa"/>
              <w:right w:w="70" w:type="dxa"/>
            </w:tcMar>
            <w:vAlign w:val="bottom"/>
          </w:tcPr>
          <w:p w14:paraId="468FEF4C" w14:textId="346B674F" w:rsidR="76396538" w:rsidRPr="00B236CD" w:rsidRDefault="76396538" w:rsidP="76396538">
            <w:pPr>
              <w:spacing w:after="0"/>
              <w:jc w:val="center"/>
              <w:rPr>
                <w:lang w:val="en-US"/>
              </w:rPr>
            </w:pPr>
            <w:r w:rsidRPr="00B236CD">
              <w:rPr>
                <w:rFonts w:ascii="Arial" w:eastAsia="Arial" w:hAnsi="Arial" w:cs="Arial"/>
                <w:color w:val="000000" w:themeColor="text1"/>
                <w:lang w:val="en-US"/>
              </w:rPr>
              <w:t>6.</w:t>
            </w:r>
            <w:ins w:id="14" w:author="José Conejeros" w:date="2026-10-27T09:52:00Z" w16du:dateUtc="2026-10-27T08:52:00Z">
              <w:r w:rsidR="00C26ACB">
                <w:rPr>
                  <w:rFonts w:ascii="Arial" w:eastAsia="Arial" w:hAnsi="Arial" w:cs="Arial"/>
                  <w:color w:val="000000" w:themeColor="text1"/>
                  <w:lang w:val="en-US"/>
                </w:rPr>
                <w:t>1</w:t>
              </w:r>
            </w:ins>
            <w:del w:id="15" w:author="José Conejeros" w:date="2026-10-27T09:52:00Z" w16du:dateUtc="2026-10-27T08:52:00Z">
              <w:r w:rsidRPr="00B236CD" w:rsidDel="00C26ACB">
                <w:rPr>
                  <w:rFonts w:ascii="Arial" w:eastAsia="Arial" w:hAnsi="Arial" w:cs="Arial"/>
                  <w:color w:val="000000" w:themeColor="text1"/>
                  <w:lang w:val="en-US"/>
                </w:rPr>
                <w:delText>0</w:delText>
              </w:r>
            </w:del>
          </w:p>
        </w:tc>
        <w:tc>
          <w:tcPr>
            <w:tcW w:w="906" w:type="dxa"/>
            <w:tcMar>
              <w:left w:w="70" w:type="dxa"/>
              <w:right w:w="70" w:type="dxa"/>
            </w:tcMar>
            <w:vAlign w:val="bottom"/>
          </w:tcPr>
          <w:p w14:paraId="36FF78CE" w14:textId="68137783" w:rsidR="76396538" w:rsidRPr="00B236CD" w:rsidRDefault="76396538" w:rsidP="76396538">
            <w:pPr>
              <w:spacing w:after="0"/>
              <w:jc w:val="center"/>
              <w:rPr>
                <w:lang w:val="en-US"/>
              </w:rPr>
            </w:pPr>
            <w:r w:rsidRPr="00B236CD">
              <w:rPr>
                <w:rFonts w:ascii="Arial" w:eastAsia="Arial" w:hAnsi="Arial" w:cs="Arial"/>
                <w:color w:val="000000" w:themeColor="text1"/>
                <w:lang w:val="en-US"/>
              </w:rPr>
              <w:t>82.9</w:t>
            </w:r>
          </w:p>
        </w:tc>
        <w:tc>
          <w:tcPr>
            <w:tcW w:w="2197" w:type="dxa"/>
            <w:tcMar>
              <w:left w:w="70" w:type="dxa"/>
              <w:right w:w="70" w:type="dxa"/>
            </w:tcMar>
            <w:vAlign w:val="bottom"/>
          </w:tcPr>
          <w:p w14:paraId="6982965F" w14:textId="72F2EDBB" w:rsidR="76396538" w:rsidRPr="00B236CD" w:rsidRDefault="76396538" w:rsidP="76396538">
            <w:pPr>
              <w:spacing w:after="0"/>
              <w:jc w:val="center"/>
              <w:rPr>
                <w:lang w:val="en-US"/>
              </w:rPr>
            </w:pPr>
            <w:r w:rsidRPr="00B236CD">
              <w:rPr>
                <w:rFonts w:ascii="Arial" w:eastAsia="Arial" w:hAnsi="Arial" w:cs="Arial"/>
                <w:color w:val="000000" w:themeColor="text1"/>
                <w:lang w:val="en-US"/>
              </w:rPr>
              <w:t>34.5 (</w:t>
            </w:r>
            <w:r w:rsidR="002C6197">
              <w:rPr>
                <w:rFonts w:ascii="Arial" w:eastAsia="Arial" w:hAnsi="Arial" w:cs="Arial"/>
                <w:color w:val="000000" w:themeColor="text1"/>
                <w:lang w:val="en-US"/>
              </w:rPr>
              <w:t>39.2</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0401D3C5" w14:textId="23EA4472" w:rsidR="76396538" w:rsidRPr="00B236CD" w:rsidRDefault="76396538" w:rsidP="76396538">
            <w:pPr>
              <w:spacing w:after="0"/>
              <w:jc w:val="center"/>
              <w:rPr>
                <w:lang w:val="en-US"/>
              </w:rPr>
            </w:pPr>
            <w:r w:rsidRPr="00B236CD">
              <w:rPr>
                <w:rFonts w:ascii="Arial" w:eastAsia="Arial" w:hAnsi="Arial" w:cs="Arial"/>
                <w:color w:val="000000" w:themeColor="text1"/>
                <w:lang w:val="en-US"/>
              </w:rPr>
              <w:t>-0.8</w:t>
            </w:r>
            <w:ins w:id="16" w:author="José Conejeros" w:date="2026-10-27T09:57:00Z" w16du:dateUtc="2026-10-27T08:57:00Z">
              <w:r w:rsidR="00C26ACB">
                <w:rPr>
                  <w:rFonts w:ascii="Arial" w:eastAsia="Arial" w:hAnsi="Arial" w:cs="Arial"/>
                  <w:color w:val="000000" w:themeColor="text1"/>
                  <w:lang w:val="en-US"/>
                </w:rPr>
                <w:t>4</w:t>
              </w:r>
            </w:ins>
            <w:del w:id="17" w:author="José Conejeros" w:date="2026-10-27T09:57:00Z" w16du:dateUtc="2026-10-27T08:57:00Z">
              <w:r w:rsidRPr="00B236CD" w:rsidDel="00C26ACB">
                <w:rPr>
                  <w:rFonts w:ascii="Arial" w:eastAsia="Arial" w:hAnsi="Arial" w:cs="Arial"/>
                  <w:color w:val="000000" w:themeColor="text1"/>
                  <w:lang w:val="en-US"/>
                </w:rPr>
                <w:delText>5</w:delText>
              </w:r>
            </w:del>
          </w:p>
        </w:tc>
        <w:tc>
          <w:tcPr>
            <w:tcW w:w="1151" w:type="dxa"/>
            <w:tcMar>
              <w:left w:w="70" w:type="dxa"/>
              <w:right w:w="70" w:type="dxa"/>
            </w:tcMar>
            <w:vAlign w:val="bottom"/>
          </w:tcPr>
          <w:p w14:paraId="381972B8" w14:textId="0CFDB447"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18" w:author="José Conejeros" w:date="2026-10-27T09:58:00Z" w16du:dateUtc="2026-10-27T08:58:00Z">
              <w:r w:rsidR="00C26ACB">
                <w:rPr>
                  <w:rFonts w:ascii="Arial" w:eastAsia="Arial" w:hAnsi="Arial" w:cs="Arial"/>
                  <w:color w:val="000000" w:themeColor="text1"/>
                  <w:lang w:val="en-US"/>
                </w:rPr>
                <w:t>3</w:t>
              </w:r>
            </w:ins>
            <w:del w:id="19" w:author="José Conejeros" w:date="2026-10-27T09:58:00Z" w16du:dateUtc="2026-10-27T08:58:00Z">
              <w:r w:rsidRPr="00B236CD" w:rsidDel="00C26ACB">
                <w:rPr>
                  <w:rFonts w:ascii="Arial" w:eastAsia="Arial" w:hAnsi="Arial" w:cs="Arial"/>
                  <w:color w:val="000000" w:themeColor="text1"/>
                  <w:lang w:val="en-US"/>
                </w:rPr>
                <w:delText>2</w:delText>
              </w:r>
            </w:del>
          </w:p>
        </w:tc>
        <w:tc>
          <w:tcPr>
            <w:tcW w:w="1159" w:type="dxa"/>
            <w:tcMar>
              <w:left w:w="70" w:type="dxa"/>
              <w:right w:w="70" w:type="dxa"/>
            </w:tcMar>
            <w:vAlign w:val="bottom"/>
          </w:tcPr>
          <w:p w14:paraId="393B56C4" w14:textId="3C17B14A"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68" w:type="dxa"/>
            <w:tcMar>
              <w:left w:w="70" w:type="dxa"/>
              <w:right w:w="70" w:type="dxa"/>
            </w:tcMar>
            <w:vAlign w:val="bottom"/>
          </w:tcPr>
          <w:p w14:paraId="2DD64C03" w14:textId="4F427161"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0CE9A04A" w14:textId="77777777" w:rsidTr="00CA618F">
        <w:trPr>
          <w:trHeight w:val="300"/>
        </w:trPr>
        <w:tc>
          <w:tcPr>
            <w:tcW w:w="1623" w:type="dxa"/>
            <w:tcMar>
              <w:left w:w="70" w:type="dxa"/>
              <w:right w:w="70" w:type="dxa"/>
            </w:tcMar>
            <w:vAlign w:val="bottom"/>
          </w:tcPr>
          <w:p w14:paraId="546388B2" w14:textId="2183D8F1" w:rsidR="76396538" w:rsidRPr="00B236CD" w:rsidRDefault="76396538" w:rsidP="76396538">
            <w:pPr>
              <w:spacing w:after="0"/>
              <w:rPr>
                <w:lang w:val="en-US"/>
              </w:rPr>
            </w:pPr>
            <w:r w:rsidRPr="00B236CD">
              <w:rPr>
                <w:rFonts w:ascii="Arial" w:eastAsia="Arial" w:hAnsi="Arial" w:cs="Arial"/>
                <w:color w:val="000000" w:themeColor="text1"/>
                <w:lang w:val="en-US"/>
              </w:rPr>
              <w:t>Trimester 3</w:t>
            </w:r>
          </w:p>
        </w:tc>
        <w:tc>
          <w:tcPr>
            <w:tcW w:w="520" w:type="dxa"/>
            <w:tcMar>
              <w:left w:w="70" w:type="dxa"/>
              <w:right w:w="70" w:type="dxa"/>
            </w:tcMar>
            <w:vAlign w:val="bottom"/>
          </w:tcPr>
          <w:p w14:paraId="21F4636C" w14:textId="43963DDA" w:rsidR="76396538" w:rsidRPr="00B236CD" w:rsidRDefault="76396538" w:rsidP="76396538">
            <w:pPr>
              <w:spacing w:after="0"/>
              <w:jc w:val="center"/>
              <w:rPr>
                <w:lang w:val="en-US"/>
              </w:rPr>
            </w:pPr>
            <w:r w:rsidRPr="00B236CD">
              <w:rPr>
                <w:rFonts w:ascii="Arial" w:eastAsia="Arial" w:hAnsi="Arial" w:cs="Arial"/>
                <w:color w:val="000000" w:themeColor="text1"/>
                <w:lang w:val="en-US"/>
              </w:rPr>
              <w:t>4.</w:t>
            </w:r>
            <w:ins w:id="20" w:author="José Conejeros" w:date="2026-10-27T09:52:00Z" w16du:dateUtc="2026-10-27T08:52:00Z">
              <w:r w:rsidR="00C26ACB">
                <w:rPr>
                  <w:rFonts w:ascii="Arial" w:eastAsia="Arial" w:hAnsi="Arial" w:cs="Arial"/>
                  <w:color w:val="000000" w:themeColor="text1"/>
                  <w:lang w:val="en-US"/>
                </w:rPr>
                <w:t>7</w:t>
              </w:r>
            </w:ins>
            <w:del w:id="21" w:author="José Conejeros" w:date="2026-10-27T09:52:00Z" w16du:dateUtc="2026-10-27T08:52:00Z">
              <w:r w:rsidRPr="00B236CD" w:rsidDel="00C26ACB">
                <w:rPr>
                  <w:rFonts w:ascii="Arial" w:eastAsia="Arial" w:hAnsi="Arial" w:cs="Arial"/>
                  <w:color w:val="000000" w:themeColor="text1"/>
                  <w:lang w:val="en-US"/>
                </w:rPr>
                <w:delText>6</w:delText>
              </w:r>
            </w:del>
          </w:p>
        </w:tc>
        <w:tc>
          <w:tcPr>
            <w:tcW w:w="906" w:type="dxa"/>
            <w:tcMar>
              <w:left w:w="70" w:type="dxa"/>
              <w:right w:w="70" w:type="dxa"/>
            </w:tcMar>
            <w:vAlign w:val="bottom"/>
          </w:tcPr>
          <w:p w14:paraId="6351E840" w14:textId="6020DD26" w:rsidR="76396538" w:rsidRPr="00B236CD" w:rsidRDefault="76396538" w:rsidP="76396538">
            <w:pPr>
              <w:spacing w:after="0"/>
              <w:jc w:val="center"/>
              <w:rPr>
                <w:lang w:val="en-US"/>
              </w:rPr>
            </w:pPr>
            <w:r w:rsidRPr="00B236CD">
              <w:rPr>
                <w:rFonts w:ascii="Arial" w:eastAsia="Arial" w:hAnsi="Arial" w:cs="Arial"/>
                <w:color w:val="000000" w:themeColor="text1"/>
                <w:lang w:val="en-US"/>
              </w:rPr>
              <w:t>1</w:t>
            </w:r>
            <w:ins w:id="22" w:author="José Conejeros" w:date="2026-10-27T09:52:00Z" w16du:dateUtc="2026-10-27T08:52:00Z">
              <w:r w:rsidR="00C26ACB">
                <w:rPr>
                  <w:rFonts w:ascii="Arial" w:eastAsia="Arial" w:hAnsi="Arial" w:cs="Arial"/>
                  <w:color w:val="000000" w:themeColor="text1"/>
                  <w:lang w:val="en-US"/>
                </w:rPr>
                <w:t>36</w:t>
              </w:r>
            </w:ins>
            <w:del w:id="23" w:author="José Conejeros" w:date="2026-10-27T09:52:00Z" w16du:dateUtc="2026-10-27T08:52:00Z">
              <w:r w:rsidRPr="00B236CD" w:rsidDel="00C26ACB">
                <w:rPr>
                  <w:rFonts w:ascii="Arial" w:eastAsia="Arial" w:hAnsi="Arial" w:cs="Arial"/>
                  <w:color w:val="000000" w:themeColor="text1"/>
                  <w:lang w:val="en-US"/>
                </w:rPr>
                <w:delText>21.3</w:delText>
              </w:r>
            </w:del>
          </w:p>
        </w:tc>
        <w:tc>
          <w:tcPr>
            <w:tcW w:w="2197" w:type="dxa"/>
            <w:tcMar>
              <w:left w:w="70" w:type="dxa"/>
              <w:right w:w="70" w:type="dxa"/>
            </w:tcMar>
            <w:vAlign w:val="bottom"/>
          </w:tcPr>
          <w:p w14:paraId="5256C966" w14:textId="70D7A8B9" w:rsidR="76396538" w:rsidRPr="00B236CD" w:rsidRDefault="76396538" w:rsidP="76396538">
            <w:pPr>
              <w:spacing w:after="0"/>
              <w:jc w:val="center"/>
              <w:rPr>
                <w:lang w:val="en-US"/>
              </w:rPr>
            </w:pPr>
            <w:r w:rsidRPr="00B236CD">
              <w:rPr>
                <w:rFonts w:ascii="Arial" w:eastAsia="Arial" w:hAnsi="Arial" w:cs="Arial"/>
                <w:color w:val="000000" w:themeColor="text1"/>
                <w:lang w:val="en-US"/>
              </w:rPr>
              <w:t>3</w:t>
            </w:r>
            <w:ins w:id="24" w:author="José Conejeros" w:date="2026-10-27T09:57:00Z" w16du:dateUtc="2026-10-27T08:57:00Z">
              <w:r w:rsidR="00C26ACB">
                <w:rPr>
                  <w:rFonts w:ascii="Arial" w:eastAsia="Arial" w:hAnsi="Arial" w:cs="Arial"/>
                  <w:color w:val="000000" w:themeColor="text1"/>
                  <w:lang w:val="en-US"/>
                </w:rPr>
                <w:t>2</w:t>
              </w:r>
            </w:ins>
            <w:del w:id="25" w:author="José Conejeros" w:date="2026-10-27T09:57:00Z" w16du:dateUtc="2026-10-27T08:57:00Z">
              <w:r w:rsidRPr="00B236CD" w:rsidDel="00C26ACB">
                <w:rPr>
                  <w:rFonts w:ascii="Arial" w:eastAsia="Arial" w:hAnsi="Arial" w:cs="Arial"/>
                  <w:color w:val="000000" w:themeColor="text1"/>
                  <w:lang w:val="en-US"/>
                </w:rPr>
                <w:delText>1</w:delText>
              </w:r>
            </w:del>
            <w:r w:rsidRPr="00B236CD">
              <w:rPr>
                <w:rFonts w:ascii="Arial" w:eastAsia="Arial" w:hAnsi="Arial" w:cs="Arial"/>
                <w:color w:val="000000" w:themeColor="text1"/>
                <w:lang w:val="en-US"/>
              </w:rPr>
              <w:t>.</w:t>
            </w:r>
            <w:ins w:id="26" w:author="José Conejeros" w:date="2026-10-27T09:57:00Z" w16du:dateUtc="2026-10-27T08:57:00Z">
              <w:r w:rsidR="00C26ACB">
                <w:rPr>
                  <w:rFonts w:ascii="Arial" w:eastAsia="Arial" w:hAnsi="Arial" w:cs="Arial"/>
                  <w:color w:val="000000" w:themeColor="text1"/>
                  <w:lang w:val="en-US"/>
                </w:rPr>
                <w:t>3</w:t>
              </w:r>
            </w:ins>
            <w:del w:id="27" w:author="José Conejeros" w:date="2026-10-27T09:57:00Z" w16du:dateUtc="2026-10-27T08:57:00Z">
              <w:r w:rsidRPr="00B236CD" w:rsidDel="00C26ACB">
                <w:rPr>
                  <w:rFonts w:ascii="Arial" w:eastAsia="Arial" w:hAnsi="Arial" w:cs="Arial"/>
                  <w:color w:val="000000" w:themeColor="text1"/>
                  <w:lang w:val="en-US"/>
                </w:rPr>
                <w:delText>5</w:delText>
              </w:r>
            </w:del>
            <w:r w:rsidRPr="00B236CD">
              <w:rPr>
                <w:rFonts w:ascii="Arial" w:eastAsia="Arial" w:hAnsi="Arial" w:cs="Arial"/>
                <w:color w:val="000000" w:themeColor="text1"/>
                <w:lang w:val="en-US"/>
              </w:rPr>
              <w:t xml:space="preserve"> (</w:t>
            </w:r>
            <w:r w:rsidR="002C6197">
              <w:rPr>
                <w:rFonts w:ascii="Arial" w:eastAsia="Arial" w:hAnsi="Arial" w:cs="Arial"/>
                <w:color w:val="000000" w:themeColor="text1"/>
                <w:lang w:val="en-US"/>
              </w:rPr>
              <w:t>3</w:t>
            </w:r>
            <w:ins w:id="28" w:author="José Conejeros" w:date="2026-10-27T09:57:00Z" w16du:dateUtc="2026-10-27T08:57:00Z">
              <w:r w:rsidR="00C26ACB">
                <w:rPr>
                  <w:rFonts w:ascii="Arial" w:eastAsia="Arial" w:hAnsi="Arial" w:cs="Arial"/>
                  <w:color w:val="000000" w:themeColor="text1"/>
                  <w:lang w:val="en-US"/>
                </w:rPr>
                <w:t>8</w:t>
              </w:r>
            </w:ins>
            <w:del w:id="29" w:author="José Conejeros" w:date="2026-10-27T09:57:00Z" w16du:dateUtc="2026-10-27T08:57:00Z">
              <w:r w:rsidR="002C6197" w:rsidDel="00C26ACB">
                <w:rPr>
                  <w:rFonts w:ascii="Arial" w:eastAsia="Arial" w:hAnsi="Arial" w:cs="Arial"/>
                  <w:color w:val="000000" w:themeColor="text1"/>
                  <w:lang w:val="en-US"/>
                </w:rPr>
                <w:delText>9</w:delText>
              </w:r>
            </w:del>
            <w:r w:rsidR="002C6197">
              <w:rPr>
                <w:rFonts w:ascii="Arial" w:eastAsia="Arial" w:hAnsi="Arial" w:cs="Arial"/>
                <w:color w:val="000000" w:themeColor="text1"/>
                <w:lang w:val="en-US"/>
              </w:rPr>
              <w:t>.</w:t>
            </w:r>
            <w:ins w:id="30" w:author="José Conejeros" w:date="2026-10-27T09:57:00Z" w16du:dateUtc="2026-10-27T08:57:00Z">
              <w:r w:rsidR="00C26ACB">
                <w:rPr>
                  <w:rFonts w:ascii="Arial" w:eastAsia="Arial" w:hAnsi="Arial" w:cs="Arial"/>
                  <w:color w:val="000000" w:themeColor="text1"/>
                  <w:lang w:val="en-US"/>
                </w:rPr>
                <w:t>6</w:t>
              </w:r>
            </w:ins>
            <w:del w:id="31" w:author="José Conejeros" w:date="2026-10-27T09:57:00Z" w16du:dateUtc="2026-10-27T08:57:00Z">
              <w:r w:rsidR="002C6197" w:rsidDel="00C26ACB">
                <w:rPr>
                  <w:rFonts w:ascii="Arial" w:eastAsia="Arial" w:hAnsi="Arial" w:cs="Arial"/>
                  <w:color w:val="000000" w:themeColor="text1"/>
                  <w:lang w:val="en-US"/>
                </w:rPr>
                <w:delText>4</w:delText>
              </w:r>
            </w:del>
            <w:r w:rsidRPr="00B236CD">
              <w:rPr>
                <w:rFonts w:ascii="Arial" w:eastAsia="Arial" w:hAnsi="Arial" w:cs="Arial"/>
                <w:color w:val="000000" w:themeColor="text1"/>
                <w:lang w:val="en-US"/>
              </w:rPr>
              <w:t>)</w:t>
            </w:r>
          </w:p>
        </w:tc>
        <w:tc>
          <w:tcPr>
            <w:tcW w:w="1107" w:type="dxa"/>
            <w:tcMar>
              <w:left w:w="70" w:type="dxa"/>
              <w:right w:w="70" w:type="dxa"/>
            </w:tcMar>
            <w:vAlign w:val="bottom"/>
          </w:tcPr>
          <w:p w14:paraId="4C05B2C7" w14:textId="1987FD05" w:rsidR="76396538" w:rsidRPr="00B236CD" w:rsidRDefault="00C26ACB" w:rsidP="76396538">
            <w:pPr>
              <w:spacing w:after="0"/>
              <w:jc w:val="center"/>
              <w:rPr>
                <w:lang w:val="en-US"/>
              </w:rPr>
            </w:pPr>
            <w:ins w:id="32" w:author="José Conejeros" w:date="2026-10-27T09:57:00Z" w16du:dateUtc="2026-10-27T08:57:00Z">
              <w:r>
                <w:rPr>
                  <w:rFonts w:ascii="Arial" w:eastAsia="Arial" w:hAnsi="Arial" w:cs="Arial"/>
                  <w:color w:val="000000" w:themeColor="text1"/>
                  <w:lang w:val="en-US"/>
                </w:rPr>
                <w:t>-</w:t>
              </w:r>
            </w:ins>
            <w:r w:rsidR="76396538" w:rsidRPr="00B236CD">
              <w:rPr>
                <w:rFonts w:ascii="Arial" w:eastAsia="Arial" w:hAnsi="Arial" w:cs="Arial"/>
                <w:color w:val="000000" w:themeColor="text1"/>
                <w:lang w:val="en-US"/>
              </w:rPr>
              <w:t>0.0</w:t>
            </w:r>
            <w:ins w:id="33" w:author="José Conejeros" w:date="2026-10-27T09:57:00Z" w16du:dateUtc="2026-10-27T08:57:00Z">
              <w:r>
                <w:rPr>
                  <w:rFonts w:ascii="Arial" w:eastAsia="Arial" w:hAnsi="Arial" w:cs="Arial"/>
                  <w:color w:val="000000" w:themeColor="text1"/>
                  <w:lang w:val="en-US"/>
                </w:rPr>
                <w:t>2</w:t>
              </w:r>
            </w:ins>
            <w:del w:id="34" w:author="José Conejeros" w:date="2026-10-27T09:57:00Z" w16du:dateUtc="2026-10-27T08:57:00Z">
              <w:r w:rsidR="76396538" w:rsidRPr="00B236CD" w:rsidDel="00C26ACB">
                <w:rPr>
                  <w:rFonts w:ascii="Arial" w:eastAsia="Arial" w:hAnsi="Arial" w:cs="Arial"/>
                  <w:color w:val="000000" w:themeColor="text1"/>
                  <w:lang w:val="en-US"/>
                </w:rPr>
                <w:delText>3</w:delText>
              </w:r>
            </w:del>
          </w:p>
        </w:tc>
        <w:tc>
          <w:tcPr>
            <w:tcW w:w="1151" w:type="dxa"/>
            <w:tcMar>
              <w:left w:w="70" w:type="dxa"/>
              <w:right w:w="70" w:type="dxa"/>
            </w:tcMar>
            <w:vAlign w:val="bottom"/>
          </w:tcPr>
          <w:p w14:paraId="26BF5C97" w14:textId="65081762" w:rsidR="76396538" w:rsidRPr="00B236CD" w:rsidRDefault="76396538" w:rsidP="76396538">
            <w:pPr>
              <w:spacing w:after="0"/>
              <w:jc w:val="center"/>
              <w:rPr>
                <w:lang w:val="en-US"/>
              </w:rPr>
            </w:pPr>
            <w:r w:rsidRPr="00B236CD">
              <w:rPr>
                <w:rFonts w:ascii="Arial" w:eastAsia="Arial" w:hAnsi="Arial" w:cs="Arial"/>
                <w:color w:val="000000" w:themeColor="text1"/>
                <w:lang w:val="en-US"/>
              </w:rPr>
              <w:t>-0.84</w:t>
            </w:r>
          </w:p>
        </w:tc>
        <w:tc>
          <w:tcPr>
            <w:tcW w:w="1159" w:type="dxa"/>
            <w:tcMar>
              <w:left w:w="70" w:type="dxa"/>
              <w:right w:w="70" w:type="dxa"/>
            </w:tcMar>
            <w:vAlign w:val="bottom"/>
          </w:tcPr>
          <w:p w14:paraId="69571005" w14:textId="2E4F48B3" w:rsidR="76396538" w:rsidRPr="00B236CD" w:rsidRDefault="76396538" w:rsidP="76396538">
            <w:pPr>
              <w:spacing w:after="0"/>
              <w:jc w:val="center"/>
              <w:rPr>
                <w:lang w:val="en-US"/>
              </w:rPr>
            </w:pPr>
            <w:r w:rsidRPr="00B236CD">
              <w:rPr>
                <w:rFonts w:ascii="Arial" w:eastAsia="Arial" w:hAnsi="Arial" w:cs="Arial"/>
                <w:color w:val="000000" w:themeColor="text1"/>
                <w:lang w:val="en-US"/>
              </w:rPr>
              <w:t>0.05</w:t>
            </w:r>
          </w:p>
        </w:tc>
        <w:tc>
          <w:tcPr>
            <w:tcW w:w="1168" w:type="dxa"/>
            <w:tcMar>
              <w:left w:w="70" w:type="dxa"/>
              <w:right w:w="70" w:type="dxa"/>
            </w:tcMar>
            <w:vAlign w:val="bottom"/>
          </w:tcPr>
          <w:p w14:paraId="7C551766" w14:textId="20C4AC42"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r>
      <w:tr w:rsidR="76396538" w:rsidRPr="00B236CD" w14:paraId="2F235A6D" w14:textId="77777777" w:rsidTr="00CA618F">
        <w:trPr>
          <w:trHeight w:val="300"/>
        </w:trPr>
        <w:tc>
          <w:tcPr>
            <w:tcW w:w="1623" w:type="dxa"/>
            <w:tcMar>
              <w:left w:w="70" w:type="dxa"/>
              <w:right w:w="70" w:type="dxa"/>
            </w:tcMar>
            <w:vAlign w:val="bottom"/>
          </w:tcPr>
          <w:p w14:paraId="382C7883" w14:textId="796CF3C5" w:rsidR="76396538" w:rsidRPr="00B236CD" w:rsidRDefault="76396538" w:rsidP="76396538">
            <w:pPr>
              <w:spacing w:after="0"/>
              <w:rPr>
                <w:lang w:val="en-US"/>
              </w:rPr>
            </w:pPr>
            <w:r w:rsidRPr="00B236CD">
              <w:rPr>
                <w:rFonts w:ascii="Arial" w:eastAsia="Arial" w:hAnsi="Arial" w:cs="Arial"/>
                <w:b/>
                <w:bCs/>
                <w:color w:val="000000" w:themeColor="text1"/>
                <w:lang w:val="en-US"/>
              </w:rPr>
              <w:t>Levoglucosan</w:t>
            </w:r>
          </w:p>
        </w:tc>
        <w:tc>
          <w:tcPr>
            <w:tcW w:w="520" w:type="dxa"/>
            <w:tcMar>
              <w:left w:w="70" w:type="dxa"/>
              <w:right w:w="70" w:type="dxa"/>
            </w:tcMar>
            <w:vAlign w:val="bottom"/>
          </w:tcPr>
          <w:p w14:paraId="1F7FCC9A" w14:textId="36950300"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906" w:type="dxa"/>
            <w:tcMar>
              <w:left w:w="70" w:type="dxa"/>
              <w:right w:w="70" w:type="dxa"/>
            </w:tcMar>
            <w:vAlign w:val="bottom"/>
          </w:tcPr>
          <w:p w14:paraId="01539F96" w14:textId="0CCF959B"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2197" w:type="dxa"/>
            <w:tcMar>
              <w:left w:w="70" w:type="dxa"/>
              <w:right w:w="70" w:type="dxa"/>
            </w:tcMar>
            <w:vAlign w:val="bottom"/>
          </w:tcPr>
          <w:p w14:paraId="1A26CC8C" w14:textId="5632C85C"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07" w:type="dxa"/>
            <w:tcMar>
              <w:left w:w="70" w:type="dxa"/>
              <w:right w:w="70" w:type="dxa"/>
            </w:tcMar>
            <w:vAlign w:val="bottom"/>
          </w:tcPr>
          <w:p w14:paraId="5D9C1B23" w14:textId="18E3B4F1"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1" w:type="dxa"/>
            <w:tcMar>
              <w:left w:w="70" w:type="dxa"/>
              <w:right w:w="70" w:type="dxa"/>
            </w:tcMar>
            <w:vAlign w:val="bottom"/>
          </w:tcPr>
          <w:p w14:paraId="40F847D7" w14:textId="48E6A93E"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9" w:type="dxa"/>
            <w:tcMar>
              <w:left w:w="70" w:type="dxa"/>
              <w:right w:w="70" w:type="dxa"/>
            </w:tcMar>
            <w:vAlign w:val="bottom"/>
          </w:tcPr>
          <w:p w14:paraId="0D3EEB42" w14:textId="71884DC0"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68" w:type="dxa"/>
            <w:tcMar>
              <w:left w:w="70" w:type="dxa"/>
              <w:right w:w="70" w:type="dxa"/>
            </w:tcMar>
            <w:vAlign w:val="bottom"/>
          </w:tcPr>
          <w:p w14:paraId="7947AEB4" w14:textId="48504930"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r>
      <w:tr w:rsidR="76396538" w:rsidRPr="00B236CD" w14:paraId="1731565A" w14:textId="77777777" w:rsidTr="00CA618F">
        <w:trPr>
          <w:trHeight w:val="300"/>
        </w:trPr>
        <w:tc>
          <w:tcPr>
            <w:tcW w:w="1623" w:type="dxa"/>
            <w:tcMar>
              <w:left w:w="70" w:type="dxa"/>
              <w:right w:w="70" w:type="dxa"/>
            </w:tcMar>
            <w:vAlign w:val="bottom"/>
          </w:tcPr>
          <w:p w14:paraId="7F83EE87" w14:textId="12E31224" w:rsidR="76396538" w:rsidRPr="00B236CD" w:rsidRDefault="002C36C8" w:rsidP="76396538">
            <w:pPr>
              <w:spacing w:after="0"/>
              <w:rPr>
                <w:lang w:val="en-US"/>
              </w:rPr>
            </w:pPr>
            <w:r>
              <w:rPr>
                <w:rFonts w:ascii="Arial" w:eastAsia="Arial" w:hAnsi="Arial" w:cs="Arial"/>
                <w:color w:val="000000" w:themeColor="text1"/>
                <w:lang w:val="en-US"/>
              </w:rPr>
              <w:t>Preconception</w:t>
            </w:r>
          </w:p>
        </w:tc>
        <w:tc>
          <w:tcPr>
            <w:tcW w:w="520" w:type="dxa"/>
            <w:tcMar>
              <w:left w:w="70" w:type="dxa"/>
              <w:right w:w="70" w:type="dxa"/>
            </w:tcMar>
            <w:vAlign w:val="bottom"/>
          </w:tcPr>
          <w:p w14:paraId="0816C1E6" w14:textId="27000E33"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443B8C75" w14:textId="3C0CC332" w:rsidR="76396538" w:rsidRPr="00B236CD" w:rsidRDefault="76396538" w:rsidP="76396538">
            <w:pPr>
              <w:spacing w:after="0"/>
              <w:jc w:val="center"/>
              <w:rPr>
                <w:lang w:val="en-US"/>
              </w:rPr>
            </w:pPr>
            <w:r w:rsidRPr="00B236CD">
              <w:rPr>
                <w:rFonts w:ascii="Arial" w:eastAsia="Arial" w:hAnsi="Arial" w:cs="Arial"/>
                <w:color w:val="000000" w:themeColor="text1"/>
                <w:lang w:val="en-US"/>
              </w:rPr>
              <w:t>1.2</w:t>
            </w:r>
          </w:p>
        </w:tc>
        <w:tc>
          <w:tcPr>
            <w:tcW w:w="2197" w:type="dxa"/>
            <w:tcMar>
              <w:left w:w="70" w:type="dxa"/>
              <w:right w:w="70" w:type="dxa"/>
            </w:tcMar>
            <w:vAlign w:val="bottom"/>
          </w:tcPr>
          <w:p w14:paraId="35598BA3" w14:textId="27D196F9"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bookmarkStart w:id="35" w:name="_Hlk243949464"/>
            <w:r w:rsidR="002C6197">
              <w:rPr>
                <w:rFonts w:ascii="Arial" w:eastAsia="Arial" w:hAnsi="Arial" w:cs="Arial"/>
                <w:color w:val="000000" w:themeColor="text1"/>
                <w:lang w:val="en-US"/>
              </w:rPr>
              <w:t>0.7</w:t>
            </w:r>
            <w:bookmarkEnd w:id="35"/>
            <w:r w:rsidRPr="00B236CD">
              <w:rPr>
                <w:rFonts w:ascii="Arial" w:eastAsia="Arial" w:hAnsi="Arial" w:cs="Arial"/>
                <w:color w:val="000000" w:themeColor="text1"/>
                <w:lang w:val="en-US"/>
              </w:rPr>
              <w:t>)</w:t>
            </w:r>
          </w:p>
        </w:tc>
        <w:tc>
          <w:tcPr>
            <w:tcW w:w="1107" w:type="dxa"/>
            <w:tcMar>
              <w:left w:w="70" w:type="dxa"/>
              <w:right w:w="70" w:type="dxa"/>
            </w:tcMar>
            <w:vAlign w:val="bottom"/>
          </w:tcPr>
          <w:p w14:paraId="7E4611FA" w14:textId="1F6E1C13"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1" w:type="dxa"/>
            <w:tcMar>
              <w:left w:w="70" w:type="dxa"/>
              <w:right w:w="70" w:type="dxa"/>
            </w:tcMar>
            <w:vAlign w:val="bottom"/>
          </w:tcPr>
          <w:p w14:paraId="20004C81" w14:textId="52A26867"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59" w:type="dxa"/>
            <w:tcMar>
              <w:left w:w="70" w:type="dxa"/>
              <w:right w:w="70" w:type="dxa"/>
            </w:tcMar>
            <w:vAlign w:val="bottom"/>
          </w:tcPr>
          <w:p w14:paraId="157D565C" w14:textId="53FC41E1"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2FD0FF3A" w14:textId="6B284A37"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0FD70E50" w14:textId="77777777" w:rsidTr="00CA618F">
        <w:trPr>
          <w:trHeight w:val="300"/>
        </w:trPr>
        <w:tc>
          <w:tcPr>
            <w:tcW w:w="1623" w:type="dxa"/>
            <w:tcMar>
              <w:left w:w="70" w:type="dxa"/>
              <w:right w:w="70" w:type="dxa"/>
            </w:tcMar>
            <w:vAlign w:val="bottom"/>
          </w:tcPr>
          <w:p w14:paraId="3D7B1A13" w14:textId="34A5B8ED" w:rsidR="76396538" w:rsidRPr="00B236CD" w:rsidRDefault="76396538" w:rsidP="76396538">
            <w:pPr>
              <w:spacing w:after="0"/>
              <w:rPr>
                <w:lang w:val="en-US"/>
              </w:rPr>
            </w:pPr>
            <w:r w:rsidRPr="00B236CD">
              <w:rPr>
                <w:rFonts w:ascii="Arial" w:eastAsia="Arial" w:hAnsi="Arial" w:cs="Arial"/>
                <w:color w:val="000000" w:themeColor="text1"/>
                <w:lang w:val="en-US"/>
              </w:rPr>
              <w:t>Trimester 1</w:t>
            </w:r>
          </w:p>
        </w:tc>
        <w:tc>
          <w:tcPr>
            <w:tcW w:w="520" w:type="dxa"/>
            <w:tcMar>
              <w:left w:w="70" w:type="dxa"/>
              <w:right w:w="70" w:type="dxa"/>
            </w:tcMar>
            <w:vAlign w:val="bottom"/>
          </w:tcPr>
          <w:p w14:paraId="6D4BD5EF" w14:textId="5F462A0F"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35CFE6E9" w14:textId="2BAEF938" w:rsidR="76396538" w:rsidRPr="00B236CD" w:rsidRDefault="76396538" w:rsidP="76396538">
            <w:pPr>
              <w:spacing w:after="0"/>
              <w:jc w:val="center"/>
              <w:rPr>
                <w:lang w:val="en-US"/>
              </w:rPr>
            </w:pPr>
            <w:r w:rsidRPr="00B236CD">
              <w:rPr>
                <w:rFonts w:ascii="Arial" w:eastAsia="Arial" w:hAnsi="Arial" w:cs="Arial"/>
                <w:color w:val="000000" w:themeColor="text1"/>
                <w:lang w:val="en-US"/>
              </w:rPr>
              <w:t>1.2</w:t>
            </w:r>
          </w:p>
        </w:tc>
        <w:tc>
          <w:tcPr>
            <w:tcW w:w="2197" w:type="dxa"/>
            <w:tcMar>
              <w:left w:w="70" w:type="dxa"/>
              <w:right w:w="70" w:type="dxa"/>
            </w:tcMar>
            <w:vAlign w:val="bottom"/>
          </w:tcPr>
          <w:p w14:paraId="409F07DF" w14:textId="0BFA14B4"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2C619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18B884CA" w14:textId="671ED379"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36" w:author="José Conejeros" w:date="2026-10-27T09:57:00Z" w16du:dateUtc="2026-10-27T08:57:00Z">
              <w:r w:rsidR="00C26ACB">
                <w:rPr>
                  <w:rFonts w:ascii="Arial" w:eastAsia="Arial" w:hAnsi="Arial" w:cs="Arial"/>
                  <w:color w:val="000000" w:themeColor="text1"/>
                  <w:lang w:val="en-US"/>
                </w:rPr>
                <w:t>12</w:t>
              </w:r>
            </w:ins>
            <w:del w:id="37" w:author="José Conejeros" w:date="2026-10-27T09:57:00Z" w16du:dateUtc="2026-10-27T08:57:00Z">
              <w:r w:rsidRPr="00B236CD" w:rsidDel="00C26ACB">
                <w:rPr>
                  <w:rFonts w:ascii="Arial" w:eastAsia="Arial" w:hAnsi="Arial" w:cs="Arial"/>
                  <w:color w:val="000000" w:themeColor="text1"/>
                  <w:lang w:val="en-US"/>
                </w:rPr>
                <w:delText>06</w:delText>
              </w:r>
            </w:del>
          </w:p>
        </w:tc>
        <w:tc>
          <w:tcPr>
            <w:tcW w:w="1151" w:type="dxa"/>
            <w:tcMar>
              <w:left w:w="70" w:type="dxa"/>
              <w:right w:w="70" w:type="dxa"/>
            </w:tcMar>
            <w:vAlign w:val="bottom"/>
          </w:tcPr>
          <w:p w14:paraId="0EEE5DAC" w14:textId="411914E6"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9" w:type="dxa"/>
            <w:tcMar>
              <w:left w:w="70" w:type="dxa"/>
              <w:right w:w="70" w:type="dxa"/>
            </w:tcMar>
            <w:vAlign w:val="bottom"/>
          </w:tcPr>
          <w:p w14:paraId="7530D754" w14:textId="31292952"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28F63197" w14:textId="24E6184C"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640BB4E9" w14:textId="77777777" w:rsidTr="00CA618F">
        <w:trPr>
          <w:trHeight w:val="300"/>
        </w:trPr>
        <w:tc>
          <w:tcPr>
            <w:tcW w:w="1623" w:type="dxa"/>
            <w:tcMar>
              <w:left w:w="70" w:type="dxa"/>
              <w:right w:w="70" w:type="dxa"/>
            </w:tcMar>
            <w:vAlign w:val="bottom"/>
          </w:tcPr>
          <w:p w14:paraId="215EA500" w14:textId="1E19CEA5" w:rsidR="76396538" w:rsidRPr="00B236CD" w:rsidRDefault="76396538" w:rsidP="76396538">
            <w:pPr>
              <w:spacing w:after="0"/>
              <w:rPr>
                <w:lang w:val="en-US"/>
              </w:rPr>
            </w:pPr>
            <w:r w:rsidRPr="00B236CD">
              <w:rPr>
                <w:rFonts w:ascii="Arial" w:eastAsia="Arial" w:hAnsi="Arial" w:cs="Arial"/>
                <w:color w:val="000000" w:themeColor="text1"/>
                <w:lang w:val="en-US"/>
              </w:rPr>
              <w:t>Trimester 2</w:t>
            </w:r>
          </w:p>
        </w:tc>
        <w:tc>
          <w:tcPr>
            <w:tcW w:w="520" w:type="dxa"/>
            <w:tcMar>
              <w:left w:w="70" w:type="dxa"/>
              <w:right w:w="70" w:type="dxa"/>
            </w:tcMar>
            <w:vAlign w:val="bottom"/>
          </w:tcPr>
          <w:p w14:paraId="623C2D58" w14:textId="4AF1C5DD"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3B27B49E" w14:textId="392F8CB7" w:rsidR="76396538" w:rsidRPr="00B236CD" w:rsidRDefault="76396538" w:rsidP="76396538">
            <w:pPr>
              <w:spacing w:after="0"/>
              <w:jc w:val="center"/>
              <w:rPr>
                <w:lang w:val="en-US"/>
              </w:rPr>
            </w:pPr>
            <w:r w:rsidRPr="00B236CD">
              <w:rPr>
                <w:rFonts w:ascii="Arial" w:eastAsia="Arial" w:hAnsi="Arial" w:cs="Arial"/>
                <w:color w:val="000000" w:themeColor="text1"/>
                <w:lang w:val="en-US"/>
              </w:rPr>
              <w:t>1.2</w:t>
            </w:r>
          </w:p>
        </w:tc>
        <w:tc>
          <w:tcPr>
            <w:tcW w:w="2197" w:type="dxa"/>
            <w:tcMar>
              <w:left w:w="70" w:type="dxa"/>
              <w:right w:w="70" w:type="dxa"/>
            </w:tcMar>
            <w:vAlign w:val="bottom"/>
          </w:tcPr>
          <w:p w14:paraId="41720E35" w14:textId="49AEA4EB"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2C619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6D49BCE2" w14:textId="1EFE948D" w:rsidR="76396538" w:rsidRPr="00B236CD" w:rsidRDefault="76396538" w:rsidP="76396538">
            <w:pPr>
              <w:spacing w:after="0"/>
              <w:jc w:val="center"/>
              <w:rPr>
                <w:lang w:val="en-US"/>
              </w:rPr>
            </w:pPr>
            <w:r w:rsidRPr="00B236CD">
              <w:rPr>
                <w:rFonts w:ascii="Arial" w:eastAsia="Arial" w:hAnsi="Arial" w:cs="Arial"/>
                <w:color w:val="000000" w:themeColor="text1"/>
                <w:lang w:val="en-US"/>
              </w:rPr>
              <w:t>-0.89</w:t>
            </w:r>
          </w:p>
        </w:tc>
        <w:tc>
          <w:tcPr>
            <w:tcW w:w="1151" w:type="dxa"/>
            <w:tcMar>
              <w:left w:w="70" w:type="dxa"/>
              <w:right w:w="70" w:type="dxa"/>
            </w:tcMar>
            <w:vAlign w:val="bottom"/>
          </w:tcPr>
          <w:p w14:paraId="1DD65F6C" w14:textId="30182347"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38" w:author="José Conejeros" w:date="2026-10-27T09:58:00Z" w16du:dateUtc="2026-10-27T08:58:00Z">
              <w:r w:rsidR="00C26ACB">
                <w:rPr>
                  <w:rFonts w:ascii="Arial" w:eastAsia="Arial" w:hAnsi="Arial" w:cs="Arial"/>
                  <w:color w:val="000000" w:themeColor="text1"/>
                  <w:lang w:val="en-US"/>
                </w:rPr>
                <w:t>3</w:t>
              </w:r>
            </w:ins>
            <w:del w:id="39" w:author="José Conejeros" w:date="2026-10-27T09:58:00Z" w16du:dateUtc="2026-10-27T08:58:00Z">
              <w:r w:rsidRPr="00B236CD" w:rsidDel="00C26ACB">
                <w:rPr>
                  <w:rFonts w:ascii="Arial" w:eastAsia="Arial" w:hAnsi="Arial" w:cs="Arial"/>
                  <w:color w:val="000000" w:themeColor="text1"/>
                  <w:lang w:val="en-US"/>
                </w:rPr>
                <w:delText>8</w:delText>
              </w:r>
            </w:del>
          </w:p>
        </w:tc>
        <w:tc>
          <w:tcPr>
            <w:tcW w:w="1159" w:type="dxa"/>
            <w:tcMar>
              <w:left w:w="70" w:type="dxa"/>
              <w:right w:w="70" w:type="dxa"/>
            </w:tcMar>
            <w:vAlign w:val="bottom"/>
          </w:tcPr>
          <w:p w14:paraId="4568AE98" w14:textId="20D47E46"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68" w:type="dxa"/>
            <w:tcMar>
              <w:left w:w="70" w:type="dxa"/>
              <w:right w:w="70" w:type="dxa"/>
            </w:tcMar>
            <w:vAlign w:val="bottom"/>
          </w:tcPr>
          <w:p w14:paraId="356E2A4F" w14:textId="653C45CF"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5B5324D2" w14:textId="77777777" w:rsidTr="00CA618F">
        <w:trPr>
          <w:trHeight w:val="300"/>
        </w:trPr>
        <w:tc>
          <w:tcPr>
            <w:tcW w:w="1623" w:type="dxa"/>
            <w:tcMar>
              <w:left w:w="70" w:type="dxa"/>
              <w:right w:w="70" w:type="dxa"/>
            </w:tcMar>
            <w:vAlign w:val="bottom"/>
          </w:tcPr>
          <w:p w14:paraId="5D4E60D1" w14:textId="1EF5A64E" w:rsidR="76396538" w:rsidRPr="00B236CD" w:rsidRDefault="76396538" w:rsidP="76396538">
            <w:pPr>
              <w:spacing w:after="0"/>
              <w:rPr>
                <w:lang w:val="en-US"/>
              </w:rPr>
            </w:pPr>
            <w:r w:rsidRPr="00B236CD">
              <w:rPr>
                <w:rFonts w:ascii="Arial" w:eastAsia="Arial" w:hAnsi="Arial" w:cs="Arial"/>
                <w:color w:val="000000" w:themeColor="text1"/>
                <w:lang w:val="en-US"/>
              </w:rPr>
              <w:t>Trimester 3</w:t>
            </w:r>
          </w:p>
        </w:tc>
        <w:tc>
          <w:tcPr>
            <w:tcW w:w="520" w:type="dxa"/>
            <w:tcMar>
              <w:left w:w="70" w:type="dxa"/>
              <w:right w:w="70" w:type="dxa"/>
            </w:tcMar>
            <w:vAlign w:val="bottom"/>
          </w:tcPr>
          <w:p w14:paraId="3426A5B2" w14:textId="4B1DDFE6"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297178E9" w14:textId="1775BE02" w:rsidR="76396538" w:rsidRPr="00B236CD" w:rsidRDefault="00C26ACB" w:rsidP="76396538">
            <w:pPr>
              <w:spacing w:after="0"/>
              <w:jc w:val="center"/>
              <w:rPr>
                <w:lang w:val="en-US"/>
              </w:rPr>
            </w:pPr>
            <w:ins w:id="40" w:author="José Conejeros" w:date="2026-10-27T09:56:00Z" w16du:dateUtc="2026-10-27T08:56:00Z">
              <w:r>
                <w:rPr>
                  <w:rFonts w:ascii="Arial" w:eastAsia="Arial" w:hAnsi="Arial" w:cs="Arial"/>
                  <w:color w:val="000000" w:themeColor="text1"/>
                  <w:lang w:val="en-US"/>
                </w:rPr>
                <w:t>2</w:t>
              </w:r>
            </w:ins>
            <w:del w:id="41" w:author="José Conejeros" w:date="2026-10-27T09:56:00Z" w16du:dateUtc="2026-10-27T08:56:00Z">
              <w:r w:rsidR="76396538" w:rsidRPr="00B236CD" w:rsidDel="00C26ACB">
                <w:rPr>
                  <w:rFonts w:ascii="Arial" w:eastAsia="Arial" w:hAnsi="Arial" w:cs="Arial"/>
                  <w:color w:val="000000" w:themeColor="text1"/>
                  <w:lang w:val="en-US"/>
                </w:rPr>
                <w:delText>1</w:delText>
              </w:r>
            </w:del>
            <w:r w:rsidR="76396538" w:rsidRPr="00B236CD">
              <w:rPr>
                <w:rFonts w:ascii="Arial" w:eastAsia="Arial" w:hAnsi="Arial" w:cs="Arial"/>
                <w:color w:val="000000" w:themeColor="text1"/>
                <w:lang w:val="en-US"/>
              </w:rPr>
              <w:t>.</w:t>
            </w:r>
            <w:ins w:id="42" w:author="José Conejeros" w:date="2026-10-27T09:56:00Z" w16du:dateUtc="2026-10-27T08:56:00Z">
              <w:r>
                <w:rPr>
                  <w:rFonts w:ascii="Arial" w:eastAsia="Arial" w:hAnsi="Arial" w:cs="Arial"/>
                  <w:color w:val="000000" w:themeColor="text1"/>
                  <w:lang w:val="en-US"/>
                </w:rPr>
                <w:t>2</w:t>
              </w:r>
            </w:ins>
            <w:del w:id="43" w:author="José Conejeros" w:date="2026-10-27T09:56:00Z" w16du:dateUtc="2026-10-27T08:56:00Z">
              <w:r w:rsidR="76396538" w:rsidRPr="00B236CD" w:rsidDel="00C26ACB">
                <w:rPr>
                  <w:rFonts w:ascii="Arial" w:eastAsia="Arial" w:hAnsi="Arial" w:cs="Arial"/>
                  <w:color w:val="000000" w:themeColor="text1"/>
                  <w:lang w:val="en-US"/>
                </w:rPr>
                <w:delText>8</w:delText>
              </w:r>
            </w:del>
          </w:p>
        </w:tc>
        <w:tc>
          <w:tcPr>
            <w:tcW w:w="2197" w:type="dxa"/>
            <w:tcMar>
              <w:left w:w="70" w:type="dxa"/>
              <w:right w:w="70" w:type="dxa"/>
            </w:tcMar>
            <w:vAlign w:val="bottom"/>
          </w:tcPr>
          <w:p w14:paraId="7AFC094C" w14:textId="4526C490"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2C619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17234DFC" w14:textId="665FA39A"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44" w:author="José Conejeros" w:date="2026-10-27T09:57:00Z" w16du:dateUtc="2026-10-27T08:57:00Z">
              <w:r w:rsidR="00C26ACB">
                <w:rPr>
                  <w:rFonts w:ascii="Arial" w:eastAsia="Arial" w:hAnsi="Arial" w:cs="Arial"/>
                  <w:color w:val="000000" w:themeColor="text1"/>
                  <w:lang w:val="en-US"/>
                </w:rPr>
                <w:t>6</w:t>
              </w:r>
            </w:ins>
            <w:del w:id="45" w:author="José Conejeros" w:date="2026-10-27T09:57:00Z" w16du:dateUtc="2026-10-27T08:57:00Z">
              <w:r w:rsidRPr="00B236CD" w:rsidDel="00C26ACB">
                <w:rPr>
                  <w:rFonts w:ascii="Arial" w:eastAsia="Arial" w:hAnsi="Arial" w:cs="Arial"/>
                  <w:color w:val="000000" w:themeColor="text1"/>
                  <w:lang w:val="en-US"/>
                </w:rPr>
                <w:delText>1</w:delText>
              </w:r>
            </w:del>
          </w:p>
        </w:tc>
        <w:tc>
          <w:tcPr>
            <w:tcW w:w="1151" w:type="dxa"/>
            <w:tcMar>
              <w:left w:w="70" w:type="dxa"/>
              <w:right w:w="70" w:type="dxa"/>
            </w:tcMar>
            <w:vAlign w:val="bottom"/>
          </w:tcPr>
          <w:p w14:paraId="290F21EE" w14:textId="7524270B" w:rsidR="76396538" w:rsidRPr="00B236CD" w:rsidRDefault="76396538" w:rsidP="76396538">
            <w:pPr>
              <w:spacing w:after="0"/>
              <w:jc w:val="center"/>
              <w:rPr>
                <w:lang w:val="en-US"/>
              </w:rPr>
            </w:pPr>
            <w:r w:rsidRPr="00B236CD">
              <w:rPr>
                <w:rFonts w:ascii="Arial" w:eastAsia="Arial" w:hAnsi="Arial" w:cs="Arial"/>
                <w:color w:val="000000" w:themeColor="text1"/>
                <w:lang w:val="en-US"/>
              </w:rPr>
              <w:t>-0.88</w:t>
            </w:r>
          </w:p>
        </w:tc>
        <w:tc>
          <w:tcPr>
            <w:tcW w:w="1159" w:type="dxa"/>
            <w:tcMar>
              <w:left w:w="70" w:type="dxa"/>
              <w:right w:w="70" w:type="dxa"/>
            </w:tcMar>
            <w:vAlign w:val="bottom"/>
          </w:tcPr>
          <w:p w14:paraId="0D02C464" w14:textId="2DD41089" w:rsidR="76396538" w:rsidRPr="00B236CD" w:rsidRDefault="00C26ACB" w:rsidP="76396538">
            <w:pPr>
              <w:spacing w:after="0"/>
              <w:jc w:val="center"/>
              <w:rPr>
                <w:lang w:val="en-US"/>
              </w:rPr>
            </w:pPr>
            <w:ins w:id="46" w:author="José Conejeros" w:date="2026-10-27T09:59:00Z" w16du:dateUtc="2026-10-27T08:59:00Z">
              <w:r>
                <w:rPr>
                  <w:rFonts w:ascii="Arial" w:eastAsia="Arial" w:hAnsi="Arial" w:cs="Arial"/>
                  <w:color w:val="000000" w:themeColor="text1"/>
                  <w:lang w:val="en-US"/>
                </w:rPr>
                <w:t>-</w:t>
              </w:r>
            </w:ins>
            <w:r w:rsidR="76396538" w:rsidRPr="00B236CD">
              <w:rPr>
                <w:rFonts w:ascii="Arial" w:eastAsia="Arial" w:hAnsi="Arial" w:cs="Arial"/>
                <w:color w:val="000000" w:themeColor="text1"/>
                <w:lang w:val="en-US"/>
              </w:rPr>
              <w:t>0.0</w:t>
            </w:r>
            <w:ins w:id="47" w:author="José Conejeros" w:date="2026-10-27T10:00:00Z" w16du:dateUtc="2026-10-27T09:00:00Z">
              <w:r>
                <w:rPr>
                  <w:rFonts w:ascii="Arial" w:eastAsia="Arial" w:hAnsi="Arial" w:cs="Arial"/>
                  <w:color w:val="000000" w:themeColor="text1"/>
                  <w:lang w:val="en-US"/>
                </w:rPr>
                <w:t>3</w:t>
              </w:r>
            </w:ins>
            <w:del w:id="48" w:author="José Conejeros" w:date="2026-10-27T10:00:00Z" w16du:dateUtc="2026-10-27T09:00:00Z">
              <w:r w:rsidR="76396538" w:rsidRPr="00B236CD" w:rsidDel="00C26ACB">
                <w:rPr>
                  <w:rFonts w:ascii="Arial" w:eastAsia="Arial" w:hAnsi="Arial" w:cs="Arial"/>
                  <w:color w:val="000000" w:themeColor="text1"/>
                  <w:lang w:val="en-US"/>
                </w:rPr>
                <w:delText>2</w:delText>
              </w:r>
            </w:del>
          </w:p>
        </w:tc>
        <w:tc>
          <w:tcPr>
            <w:tcW w:w="1168" w:type="dxa"/>
            <w:tcMar>
              <w:left w:w="70" w:type="dxa"/>
              <w:right w:w="70" w:type="dxa"/>
            </w:tcMar>
            <w:vAlign w:val="bottom"/>
          </w:tcPr>
          <w:p w14:paraId="71D70F11" w14:textId="5C70B7B0"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r>
      <w:tr w:rsidR="76396538" w:rsidRPr="00B236CD" w14:paraId="1701B340" w14:textId="77777777" w:rsidTr="00CA618F">
        <w:trPr>
          <w:trHeight w:val="300"/>
        </w:trPr>
        <w:tc>
          <w:tcPr>
            <w:tcW w:w="1623" w:type="dxa"/>
            <w:tcMar>
              <w:left w:w="70" w:type="dxa"/>
              <w:right w:w="70" w:type="dxa"/>
            </w:tcMar>
            <w:vAlign w:val="bottom"/>
          </w:tcPr>
          <w:p w14:paraId="4891128F" w14:textId="56FB2FB5" w:rsidR="76396538" w:rsidRPr="00B236CD" w:rsidRDefault="76396538" w:rsidP="76396538">
            <w:pPr>
              <w:spacing w:after="0"/>
              <w:rPr>
                <w:lang w:val="en-US"/>
              </w:rPr>
            </w:pPr>
            <w:proofErr w:type="spellStart"/>
            <w:r w:rsidRPr="00B236CD">
              <w:rPr>
                <w:rFonts w:ascii="Arial" w:eastAsia="Arial" w:hAnsi="Arial" w:cs="Arial"/>
                <w:b/>
                <w:bCs/>
                <w:color w:val="000000" w:themeColor="text1"/>
                <w:lang w:val="en-US"/>
              </w:rPr>
              <w:t>Ksol</w:t>
            </w:r>
            <w:proofErr w:type="spellEnd"/>
          </w:p>
        </w:tc>
        <w:tc>
          <w:tcPr>
            <w:tcW w:w="520" w:type="dxa"/>
            <w:tcMar>
              <w:left w:w="70" w:type="dxa"/>
              <w:right w:w="70" w:type="dxa"/>
            </w:tcMar>
            <w:vAlign w:val="bottom"/>
          </w:tcPr>
          <w:p w14:paraId="43A3EA77" w14:textId="2B1A2C94"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906" w:type="dxa"/>
            <w:tcMar>
              <w:left w:w="70" w:type="dxa"/>
              <w:right w:w="70" w:type="dxa"/>
            </w:tcMar>
            <w:vAlign w:val="bottom"/>
          </w:tcPr>
          <w:p w14:paraId="3B8E000A" w14:textId="13E37622"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2197" w:type="dxa"/>
            <w:tcMar>
              <w:left w:w="70" w:type="dxa"/>
              <w:right w:w="70" w:type="dxa"/>
            </w:tcMar>
            <w:vAlign w:val="bottom"/>
          </w:tcPr>
          <w:p w14:paraId="13CA9808" w14:textId="62B63F4B"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07" w:type="dxa"/>
            <w:tcMar>
              <w:left w:w="70" w:type="dxa"/>
              <w:right w:w="70" w:type="dxa"/>
            </w:tcMar>
            <w:vAlign w:val="bottom"/>
          </w:tcPr>
          <w:p w14:paraId="724FD5AE" w14:textId="53B7CC8D"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1" w:type="dxa"/>
            <w:tcMar>
              <w:left w:w="70" w:type="dxa"/>
              <w:right w:w="70" w:type="dxa"/>
            </w:tcMar>
            <w:vAlign w:val="bottom"/>
          </w:tcPr>
          <w:p w14:paraId="4B4E966D" w14:textId="16AF9C27"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9" w:type="dxa"/>
            <w:tcMar>
              <w:left w:w="70" w:type="dxa"/>
              <w:right w:w="70" w:type="dxa"/>
            </w:tcMar>
            <w:vAlign w:val="bottom"/>
          </w:tcPr>
          <w:p w14:paraId="7E5000A8" w14:textId="0DAE0BBE"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68" w:type="dxa"/>
            <w:tcMar>
              <w:left w:w="70" w:type="dxa"/>
              <w:right w:w="70" w:type="dxa"/>
            </w:tcMar>
            <w:vAlign w:val="bottom"/>
          </w:tcPr>
          <w:p w14:paraId="17D417D6" w14:textId="05B2E5AE"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r>
      <w:tr w:rsidR="76396538" w:rsidRPr="00B236CD" w14:paraId="1A6997BB" w14:textId="77777777" w:rsidTr="00CA618F">
        <w:trPr>
          <w:trHeight w:val="300"/>
        </w:trPr>
        <w:tc>
          <w:tcPr>
            <w:tcW w:w="1623" w:type="dxa"/>
            <w:tcMar>
              <w:left w:w="70" w:type="dxa"/>
              <w:right w:w="70" w:type="dxa"/>
            </w:tcMar>
            <w:vAlign w:val="bottom"/>
          </w:tcPr>
          <w:p w14:paraId="43CF65CB" w14:textId="06C6B40A" w:rsidR="76396538" w:rsidRPr="00B236CD" w:rsidRDefault="002C36C8" w:rsidP="76396538">
            <w:pPr>
              <w:spacing w:after="0"/>
              <w:rPr>
                <w:lang w:val="en-US"/>
              </w:rPr>
            </w:pPr>
            <w:r>
              <w:rPr>
                <w:rFonts w:ascii="Arial" w:eastAsia="Arial" w:hAnsi="Arial" w:cs="Arial"/>
                <w:color w:val="000000" w:themeColor="text1"/>
                <w:lang w:val="en-US"/>
              </w:rPr>
              <w:t>Preconception</w:t>
            </w:r>
          </w:p>
        </w:tc>
        <w:tc>
          <w:tcPr>
            <w:tcW w:w="520" w:type="dxa"/>
            <w:tcMar>
              <w:left w:w="70" w:type="dxa"/>
              <w:right w:w="70" w:type="dxa"/>
            </w:tcMar>
            <w:vAlign w:val="bottom"/>
          </w:tcPr>
          <w:p w14:paraId="4A86F3D1" w14:textId="65DC23FE"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519D2CC1" w14:textId="2B016D64" w:rsidR="76396538" w:rsidRPr="00B236CD" w:rsidRDefault="76396538" w:rsidP="76396538">
            <w:pPr>
              <w:spacing w:after="0"/>
              <w:jc w:val="center"/>
              <w:rPr>
                <w:lang w:val="en-US"/>
              </w:rPr>
            </w:pPr>
            <w:r w:rsidRPr="00B236CD">
              <w:rPr>
                <w:rFonts w:ascii="Arial" w:eastAsia="Arial" w:hAnsi="Arial" w:cs="Arial"/>
                <w:color w:val="000000" w:themeColor="text1"/>
                <w:lang w:val="en-US"/>
              </w:rPr>
              <w:t>1.4</w:t>
            </w:r>
          </w:p>
        </w:tc>
        <w:tc>
          <w:tcPr>
            <w:tcW w:w="2197" w:type="dxa"/>
            <w:tcMar>
              <w:left w:w="70" w:type="dxa"/>
              <w:right w:w="70" w:type="dxa"/>
            </w:tcMar>
            <w:vAlign w:val="bottom"/>
          </w:tcPr>
          <w:p w14:paraId="2E2879FA" w14:textId="31E4226A"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722DD8">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3BE114E5" w14:textId="02208B16"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1" w:type="dxa"/>
            <w:tcMar>
              <w:left w:w="70" w:type="dxa"/>
              <w:right w:w="70" w:type="dxa"/>
            </w:tcMar>
            <w:vAlign w:val="bottom"/>
          </w:tcPr>
          <w:p w14:paraId="074BF8C4" w14:textId="1A559015"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59" w:type="dxa"/>
            <w:tcMar>
              <w:left w:w="70" w:type="dxa"/>
              <w:right w:w="70" w:type="dxa"/>
            </w:tcMar>
            <w:vAlign w:val="bottom"/>
          </w:tcPr>
          <w:p w14:paraId="40342BB0" w14:textId="47F56D3C"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100C378D" w14:textId="2E25510E"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78030394" w14:textId="77777777" w:rsidTr="00CA618F">
        <w:trPr>
          <w:trHeight w:val="300"/>
        </w:trPr>
        <w:tc>
          <w:tcPr>
            <w:tcW w:w="1623" w:type="dxa"/>
            <w:tcMar>
              <w:left w:w="70" w:type="dxa"/>
              <w:right w:w="70" w:type="dxa"/>
            </w:tcMar>
            <w:vAlign w:val="bottom"/>
          </w:tcPr>
          <w:p w14:paraId="349A8C47" w14:textId="12EF9846" w:rsidR="76396538" w:rsidRPr="00B236CD" w:rsidRDefault="76396538" w:rsidP="76396538">
            <w:pPr>
              <w:spacing w:after="0"/>
              <w:rPr>
                <w:lang w:val="en-US"/>
              </w:rPr>
            </w:pPr>
            <w:r w:rsidRPr="00B236CD">
              <w:rPr>
                <w:rFonts w:ascii="Arial" w:eastAsia="Arial" w:hAnsi="Arial" w:cs="Arial"/>
                <w:color w:val="000000" w:themeColor="text1"/>
                <w:lang w:val="en-US"/>
              </w:rPr>
              <w:t>Trimester 1</w:t>
            </w:r>
          </w:p>
        </w:tc>
        <w:tc>
          <w:tcPr>
            <w:tcW w:w="520" w:type="dxa"/>
            <w:tcMar>
              <w:left w:w="70" w:type="dxa"/>
              <w:right w:w="70" w:type="dxa"/>
            </w:tcMar>
            <w:vAlign w:val="bottom"/>
          </w:tcPr>
          <w:p w14:paraId="4D3AE62D" w14:textId="5A7934A3"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405F473C" w14:textId="580091A1" w:rsidR="76396538" w:rsidRPr="00B236CD" w:rsidRDefault="76396538" w:rsidP="76396538">
            <w:pPr>
              <w:spacing w:after="0"/>
              <w:jc w:val="center"/>
              <w:rPr>
                <w:lang w:val="en-US"/>
              </w:rPr>
            </w:pPr>
            <w:r w:rsidRPr="00B236CD">
              <w:rPr>
                <w:rFonts w:ascii="Arial" w:eastAsia="Arial" w:hAnsi="Arial" w:cs="Arial"/>
                <w:color w:val="000000" w:themeColor="text1"/>
                <w:lang w:val="en-US"/>
              </w:rPr>
              <w:t>1.4</w:t>
            </w:r>
          </w:p>
        </w:tc>
        <w:tc>
          <w:tcPr>
            <w:tcW w:w="2197" w:type="dxa"/>
            <w:tcMar>
              <w:left w:w="70" w:type="dxa"/>
              <w:right w:w="70" w:type="dxa"/>
            </w:tcMar>
            <w:vAlign w:val="bottom"/>
          </w:tcPr>
          <w:p w14:paraId="622D26C6" w14:textId="67891A16"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49" w:author="José Conejeros" w:date="2026-10-27T09:57:00Z" w16du:dateUtc="2026-10-27T08:57:00Z">
              <w:r w:rsidR="00C26ACB">
                <w:rPr>
                  <w:rFonts w:ascii="Arial" w:eastAsia="Arial" w:hAnsi="Arial" w:cs="Arial"/>
                  <w:color w:val="000000" w:themeColor="text1"/>
                  <w:lang w:val="en-US"/>
                </w:rPr>
                <w:t>4</w:t>
              </w:r>
            </w:ins>
            <w:del w:id="50" w:author="José Conejeros" w:date="2026-10-27T09:57:00Z" w16du:dateUtc="2026-10-27T08:57:00Z">
              <w:r w:rsidRPr="00B236CD" w:rsidDel="00C26ACB">
                <w:rPr>
                  <w:rFonts w:ascii="Arial" w:eastAsia="Arial" w:hAnsi="Arial" w:cs="Arial"/>
                  <w:color w:val="000000" w:themeColor="text1"/>
                  <w:lang w:val="en-US"/>
                </w:rPr>
                <w:delText>5</w:delText>
              </w:r>
            </w:del>
            <w:r w:rsidRPr="00B236CD">
              <w:rPr>
                <w:rFonts w:ascii="Arial" w:eastAsia="Arial" w:hAnsi="Arial" w:cs="Arial"/>
                <w:color w:val="000000" w:themeColor="text1"/>
                <w:lang w:val="en-US"/>
              </w:rPr>
              <w:t xml:space="preserve"> (</w:t>
            </w:r>
            <w:r w:rsidR="00722DD8">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4A9764C4" w14:textId="2464691C"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51" w:author="José Conejeros" w:date="2026-10-27T09:58:00Z" w16du:dateUtc="2026-10-27T08:58:00Z">
              <w:r w:rsidR="00C26ACB">
                <w:rPr>
                  <w:rFonts w:ascii="Arial" w:eastAsia="Arial" w:hAnsi="Arial" w:cs="Arial"/>
                  <w:color w:val="000000" w:themeColor="text1"/>
                  <w:lang w:val="en-US"/>
                </w:rPr>
                <w:t>13</w:t>
              </w:r>
            </w:ins>
            <w:del w:id="52" w:author="José Conejeros" w:date="2026-10-27T09:58:00Z" w16du:dateUtc="2026-10-27T08:58:00Z">
              <w:r w:rsidRPr="00B236CD" w:rsidDel="00C26ACB">
                <w:rPr>
                  <w:rFonts w:ascii="Arial" w:eastAsia="Arial" w:hAnsi="Arial" w:cs="Arial"/>
                  <w:color w:val="000000" w:themeColor="text1"/>
                  <w:lang w:val="en-US"/>
                </w:rPr>
                <w:delText>07</w:delText>
              </w:r>
            </w:del>
          </w:p>
        </w:tc>
        <w:tc>
          <w:tcPr>
            <w:tcW w:w="1151" w:type="dxa"/>
            <w:tcMar>
              <w:left w:w="70" w:type="dxa"/>
              <w:right w:w="70" w:type="dxa"/>
            </w:tcMar>
            <w:vAlign w:val="bottom"/>
          </w:tcPr>
          <w:p w14:paraId="28385458" w14:textId="68BDEB73"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9" w:type="dxa"/>
            <w:tcMar>
              <w:left w:w="70" w:type="dxa"/>
              <w:right w:w="70" w:type="dxa"/>
            </w:tcMar>
            <w:vAlign w:val="bottom"/>
          </w:tcPr>
          <w:p w14:paraId="3EAEF9A6" w14:textId="64120C71"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46083BED" w14:textId="426AF870"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66DCCCF1" w14:textId="77777777" w:rsidTr="00CA618F">
        <w:trPr>
          <w:trHeight w:val="300"/>
        </w:trPr>
        <w:tc>
          <w:tcPr>
            <w:tcW w:w="1623" w:type="dxa"/>
            <w:tcMar>
              <w:left w:w="70" w:type="dxa"/>
              <w:right w:w="70" w:type="dxa"/>
            </w:tcMar>
            <w:vAlign w:val="bottom"/>
          </w:tcPr>
          <w:p w14:paraId="723056EE" w14:textId="2BAF19F7" w:rsidR="76396538" w:rsidRPr="00B236CD" w:rsidRDefault="76396538" w:rsidP="76396538">
            <w:pPr>
              <w:spacing w:after="0"/>
              <w:rPr>
                <w:lang w:val="en-US"/>
              </w:rPr>
            </w:pPr>
            <w:r w:rsidRPr="00B236CD">
              <w:rPr>
                <w:rFonts w:ascii="Arial" w:eastAsia="Arial" w:hAnsi="Arial" w:cs="Arial"/>
                <w:color w:val="000000" w:themeColor="text1"/>
                <w:lang w:val="en-US"/>
              </w:rPr>
              <w:t>Trimester 2</w:t>
            </w:r>
          </w:p>
        </w:tc>
        <w:tc>
          <w:tcPr>
            <w:tcW w:w="520" w:type="dxa"/>
            <w:tcMar>
              <w:left w:w="70" w:type="dxa"/>
              <w:right w:w="70" w:type="dxa"/>
            </w:tcMar>
            <w:vAlign w:val="bottom"/>
          </w:tcPr>
          <w:p w14:paraId="59D3FCC1" w14:textId="484EA4CB"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370100E7" w14:textId="7683ABAD" w:rsidR="76396538" w:rsidRPr="00B236CD" w:rsidRDefault="76396538" w:rsidP="76396538">
            <w:pPr>
              <w:spacing w:after="0"/>
              <w:jc w:val="center"/>
              <w:rPr>
                <w:lang w:val="en-US"/>
              </w:rPr>
            </w:pPr>
            <w:r w:rsidRPr="00B236CD">
              <w:rPr>
                <w:rFonts w:ascii="Arial" w:eastAsia="Arial" w:hAnsi="Arial" w:cs="Arial"/>
                <w:color w:val="000000" w:themeColor="text1"/>
                <w:lang w:val="en-US"/>
              </w:rPr>
              <w:t>1.4</w:t>
            </w:r>
          </w:p>
        </w:tc>
        <w:tc>
          <w:tcPr>
            <w:tcW w:w="2197" w:type="dxa"/>
            <w:tcMar>
              <w:left w:w="70" w:type="dxa"/>
              <w:right w:w="70" w:type="dxa"/>
            </w:tcMar>
            <w:vAlign w:val="bottom"/>
          </w:tcPr>
          <w:p w14:paraId="39298CAC" w14:textId="5F226892" w:rsidR="76396538" w:rsidRPr="00B236CD" w:rsidRDefault="76396538" w:rsidP="76396538">
            <w:pPr>
              <w:spacing w:after="0"/>
              <w:jc w:val="center"/>
              <w:rPr>
                <w:lang w:val="en-US"/>
              </w:rPr>
            </w:pPr>
            <w:r w:rsidRPr="00B236CD">
              <w:rPr>
                <w:rFonts w:ascii="Arial" w:eastAsia="Arial" w:hAnsi="Arial" w:cs="Arial"/>
                <w:color w:val="000000" w:themeColor="text1"/>
                <w:lang w:val="en-US"/>
              </w:rPr>
              <w:t>0.5 (</w:t>
            </w:r>
            <w:r w:rsidR="00722DD8">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38D68F39" w14:textId="18DE55F7" w:rsidR="76396538" w:rsidRPr="00B236CD" w:rsidRDefault="76396538" w:rsidP="76396538">
            <w:pPr>
              <w:spacing w:after="0"/>
              <w:jc w:val="center"/>
              <w:rPr>
                <w:lang w:val="en-US"/>
              </w:rPr>
            </w:pPr>
            <w:r w:rsidRPr="00B236CD">
              <w:rPr>
                <w:rFonts w:ascii="Arial" w:eastAsia="Arial" w:hAnsi="Arial" w:cs="Arial"/>
                <w:color w:val="000000" w:themeColor="text1"/>
                <w:lang w:val="en-US"/>
              </w:rPr>
              <w:t>-0.89</w:t>
            </w:r>
          </w:p>
        </w:tc>
        <w:tc>
          <w:tcPr>
            <w:tcW w:w="1151" w:type="dxa"/>
            <w:tcMar>
              <w:left w:w="70" w:type="dxa"/>
              <w:right w:w="70" w:type="dxa"/>
            </w:tcMar>
            <w:vAlign w:val="bottom"/>
          </w:tcPr>
          <w:p w14:paraId="44871A42" w14:textId="78C56C50"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53" w:author="José Conejeros" w:date="2026-10-27T09:59:00Z" w16du:dateUtc="2026-10-27T08:59:00Z">
              <w:r w:rsidR="00C26ACB">
                <w:rPr>
                  <w:rFonts w:ascii="Arial" w:eastAsia="Arial" w:hAnsi="Arial" w:cs="Arial"/>
                  <w:color w:val="000000" w:themeColor="text1"/>
                  <w:lang w:val="en-US"/>
                </w:rPr>
                <w:t>1</w:t>
              </w:r>
            </w:ins>
            <w:del w:id="54" w:author="José Conejeros" w:date="2026-10-27T09:59:00Z" w16du:dateUtc="2026-10-27T08:59:00Z">
              <w:r w:rsidRPr="00B236CD" w:rsidDel="00C26ACB">
                <w:rPr>
                  <w:rFonts w:ascii="Arial" w:eastAsia="Arial" w:hAnsi="Arial" w:cs="Arial"/>
                  <w:color w:val="000000" w:themeColor="text1"/>
                  <w:lang w:val="en-US"/>
                </w:rPr>
                <w:delText>6</w:delText>
              </w:r>
            </w:del>
          </w:p>
        </w:tc>
        <w:tc>
          <w:tcPr>
            <w:tcW w:w="1159" w:type="dxa"/>
            <w:tcMar>
              <w:left w:w="70" w:type="dxa"/>
              <w:right w:w="70" w:type="dxa"/>
            </w:tcMar>
            <w:vAlign w:val="bottom"/>
          </w:tcPr>
          <w:p w14:paraId="39740DD2" w14:textId="2F113A36"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68" w:type="dxa"/>
            <w:tcMar>
              <w:left w:w="70" w:type="dxa"/>
              <w:right w:w="70" w:type="dxa"/>
            </w:tcMar>
            <w:vAlign w:val="bottom"/>
          </w:tcPr>
          <w:p w14:paraId="5E816909" w14:textId="2B935AAE" w:rsidR="76396538" w:rsidRPr="00B236CD" w:rsidRDefault="76396538" w:rsidP="76396538">
            <w:pPr>
              <w:spacing w:after="0"/>
              <w:jc w:val="center"/>
              <w:rPr>
                <w:lang w:val="en-US"/>
              </w:rPr>
            </w:pPr>
            <w:del w:id="55" w:author="José Conejeros" w:date="2026-10-27T10:00:00Z" w16du:dateUtc="2026-10-27T09:00:00Z">
              <w:r w:rsidRPr="00B236CD" w:rsidDel="00C26ACB">
                <w:rPr>
                  <w:rFonts w:ascii="Arial" w:eastAsia="Arial" w:hAnsi="Arial" w:cs="Arial"/>
                  <w:color w:val="000000" w:themeColor="text1"/>
                  <w:lang w:val="en-US"/>
                </w:rPr>
                <w:delText>0.03</w:delText>
              </w:r>
            </w:del>
            <w:ins w:id="56" w:author="José Conejeros" w:date="2026-10-27T10:00:00Z" w16du:dateUtc="2026-10-27T09:00:00Z">
              <w:r w:rsidR="00C26ACB">
                <w:rPr>
                  <w:rFonts w:ascii="Arial" w:eastAsia="Arial" w:hAnsi="Arial" w:cs="Arial"/>
                  <w:color w:val="000000" w:themeColor="text1"/>
                  <w:lang w:val="en-US"/>
                </w:rPr>
                <w:t>-</w:t>
              </w:r>
            </w:ins>
          </w:p>
        </w:tc>
      </w:tr>
      <w:tr w:rsidR="76396538" w:rsidRPr="00B236CD" w14:paraId="6B99CDEA" w14:textId="77777777" w:rsidTr="00CA618F">
        <w:trPr>
          <w:trHeight w:val="300"/>
        </w:trPr>
        <w:tc>
          <w:tcPr>
            <w:tcW w:w="1623" w:type="dxa"/>
            <w:tcMar>
              <w:left w:w="70" w:type="dxa"/>
              <w:right w:w="70" w:type="dxa"/>
            </w:tcMar>
            <w:vAlign w:val="bottom"/>
          </w:tcPr>
          <w:p w14:paraId="1317F4D6" w14:textId="6F340797" w:rsidR="76396538" w:rsidRPr="00B236CD" w:rsidRDefault="76396538" w:rsidP="76396538">
            <w:pPr>
              <w:spacing w:after="0"/>
              <w:rPr>
                <w:lang w:val="en-US"/>
              </w:rPr>
            </w:pPr>
            <w:r w:rsidRPr="00B236CD">
              <w:rPr>
                <w:rFonts w:ascii="Arial" w:eastAsia="Arial" w:hAnsi="Arial" w:cs="Arial"/>
                <w:color w:val="000000" w:themeColor="text1"/>
                <w:lang w:val="en-US"/>
              </w:rPr>
              <w:t>Trimester 3</w:t>
            </w:r>
          </w:p>
        </w:tc>
        <w:tc>
          <w:tcPr>
            <w:tcW w:w="520" w:type="dxa"/>
            <w:tcMar>
              <w:left w:w="70" w:type="dxa"/>
              <w:right w:w="70" w:type="dxa"/>
            </w:tcMar>
            <w:vAlign w:val="bottom"/>
          </w:tcPr>
          <w:p w14:paraId="03AA0F61" w14:textId="04D31FAB"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07326BE7" w14:textId="68F24716" w:rsidR="76396538" w:rsidRPr="00B236CD" w:rsidRDefault="76396538" w:rsidP="76396538">
            <w:pPr>
              <w:spacing w:after="0"/>
              <w:jc w:val="center"/>
              <w:rPr>
                <w:lang w:val="en-US"/>
              </w:rPr>
            </w:pPr>
            <w:r w:rsidRPr="00B236CD">
              <w:rPr>
                <w:rFonts w:ascii="Arial" w:eastAsia="Arial" w:hAnsi="Arial" w:cs="Arial"/>
                <w:color w:val="000000" w:themeColor="text1"/>
                <w:lang w:val="en-US"/>
              </w:rPr>
              <w:t>2.</w:t>
            </w:r>
            <w:ins w:id="57" w:author="José Conejeros" w:date="2026-10-27T09:56:00Z" w16du:dateUtc="2026-10-27T08:56:00Z">
              <w:r w:rsidR="00C26ACB">
                <w:rPr>
                  <w:rFonts w:ascii="Arial" w:eastAsia="Arial" w:hAnsi="Arial" w:cs="Arial"/>
                  <w:color w:val="000000" w:themeColor="text1"/>
                  <w:lang w:val="en-US"/>
                </w:rPr>
                <w:t>5</w:t>
              </w:r>
            </w:ins>
            <w:del w:id="58" w:author="José Conejeros" w:date="2026-10-27T09:56:00Z" w16du:dateUtc="2026-10-27T08:56:00Z">
              <w:r w:rsidRPr="00B236CD" w:rsidDel="00C26ACB">
                <w:rPr>
                  <w:rFonts w:ascii="Arial" w:eastAsia="Arial" w:hAnsi="Arial" w:cs="Arial"/>
                  <w:color w:val="000000" w:themeColor="text1"/>
                  <w:lang w:val="en-US"/>
                </w:rPr>
                <w:delText>1</w:delText>
              </w:r>
            </w:del>
          </w:p>
        </w:tc>
        <w:tc>
          <w:tcPr>
            <w:tcW w:w="2197" w:type="dxa"/>
            <w:tcMar>
              <w:left w:w="70" w:type="dxa"/>
              <w:right w:w="70" w:type="dxa"/>
            </w:tcMar>
            <w:vAlign w:val="bottom"/>
          </w:tcPr>
          <w:p w14:paraId="62E8D73D" w14:textId="54BB4D2F" w:rsidR="76396538" w:rsidRPr="00B236CD" w:rsidRDefault="76396538" w:rsidP="76396538">
            <w:pPr>
              <w:spacing w:after="0"/>
              <w:jc w:val="center"/>
              <w:rPr>
                <w:lang w:val="en-US"/>
              </w:rPr>
            </w:pPr>
            <w:r w:rsidRPr="00B236CD">
              <w:rPr>
                <w:rFonts w:ascii="Arial" w:eastAsia="Arial" w:hAnsi="Arial" w:cs="Arial"/>
                <w:color w:val="000000" w:themeColor="text1"/>
                <w:lang w:val="en-US"/>
              </w:rPr>
              <w:t>0.5 (</w:t>
            </w:r>
            <w:r w:rsidR="00722DD8">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306B45E7" w14:textId="2CEE384E" w:rsidR="76396538" w:rsidRPr="00B236CD" w:rsidRDefault="00C26ACB" w:rsidP="76396538">
            <w:pPr>
              <w:spacing w:after="0"/>
              <w:jc w:val="center"/>
              <w:rPr>
                <w:lang w:val="en-US"/>
              </w:rPr>
            </w:pPr>
            <w:ins w:id="59" w:author="José Conejeros" w:date="2026-10-27T09:58:00Z" w16du:dateUtc="2026-10-27T08:58:00Z">
              <w:r>
                <w:rPr>
                  <w:rFonts w:ascii="Arial" w:eastAsia="Arial" w:hAnsi="Arial" w:cs="Arial"/>
                  <w:color w:val="000000" w:themeColor="text1"/>
                  <w:lang w:val="en-US"/>
                </w:rPr>
                <w:t>-</w:t>
              </w:r>
            </w:ins>
            <w:r w:rsidR="76396538" w:rsidRPr="00B236CD">
              <w:rPr>
                <w:rFonts w:ascii="Arial" w:eastAsia="Arial" w:hAnsi="Arial" w:cs="Arial"/>
                <w:color w:val="000000" w:themeColor="text1"/>
                <w:lang w:val="en-US"/>
              </w:rPr>
              <w:t>0.0</w:t>
            </w:r>
            <w:ins w:id="60" w:author="José Conejeros" w:date="2026-10-27T09:58:00Z" w16du:dateUtc="2026-10-27T08:58:00Z">
              <w:r>
                <w:rPr>
                  <w:rFonts w:ascii="Arial" w:eastAsia="Arial" w:hAnsi="Arial" w:cs="Arial"/>
                  <w:color w:val="000000" w:themeColor="text1"/>
                  <w:lang w:val="en-US"/>
                </w:rPr>
                <w:t>5</w:t>
              </w:r>
            </w:ins>
            <w:del w:id="61" w:author="José Conejeros" w:date="2026-10-27T09:58:00Z" w16du:dateUtc="2026-10-27T08:58:00Z">
              <w:r w:rsidR="76396538" w:rsidRPr="00B236CD" w:rsidDel="00C26ACB">
                <w:rPr>
                  <w:rFonts w:ascii="Arial" w:eastAsia="Arial" w:hAnsi="Arial" w:cs="Arial"/>
                  <w:color w:val="000000" w:themeColor="text1"/>
                  <w:lang w:val="en-US"/>
                </w:rPr>
                <w:delText>0</w:delText>
              </w:r>
            </w:del>
          </w:p>
        </w:tc>
        <w:tc>
          <w:tcPr>
            <w:tcW w:w="1151" w:type="dxa"/>
            <w:tcMar>
              <w:left w:w="70" w:type="dxa"/>
              <w:right w:w="70" w:type="dxa"/>
            </w:tcMar>
            <w:vAlign w:val="bottom"/>
          </w:tcPr>
          <w:p w14:paraId="73F24FF4" w14:textId="10D007FA" w:rsidR="76396538" w:rsidRPr="00B236CD" w:rsidRDefault="76396538" w:rsidP="76396538">
            <w:pPr>
              <w:spacing w:after="0"/>
              <w:jc w:val="center"/>
              <w:rPr>
                <w:lang w:val="en-US"/>
              </w:rPr>
            </w:pPr>
            <w:r w:rsidRPr="00B236CD">
              <w:rPr>
                <w:rFonts w:ascii="Arial" w:eastAsia="Arial" w:hAnsi="Arial" w:cs="Arial"/>
                <w:color w:val="000000" w:themeColor="text1"/>
                <w:lang w:val="en-US"/>
              </w:rPr>
              <w:t>-0.88</w:t>
            </w:r>
          </w:p>
        </w:tc>
        <w:tc>
          <w:tcPr>
            <w:tcW w:w="1159" w:type="dxa"/>
            <w:tcMar>
              <w:left w:w="70" w:type="dxa"/>
              <w:right w:w="70" w:type="dxa"/>
            </w:tcMar>
            <w:vAlign w:val="bottom"/>
          </w:tcPr>
          <w:p w14:paraId="70A904E7" w14:textId="4A3068EB" w:rsidR="76396538" w:rsidRPr="00B236CD" w:rsidRDefault="00C26ACB" w:rsidP="76396538">
            <w:pPr>
              <w:spacing w:after="0"/>
              <w:jc w:val="center"/>
              <w:rPr>
                <w:lang w:val="en-US"/>
              </w:rPr>
            </w:pPr>
            <w:ins w:id="62" w:author="José Conejeros" w:date="2026-10-27T10:00:00Z" w16du:dateUtc="2026-10-27T09:00:00Z">
              <w:r>
                <w:rPr>
                  <w:rFonts w:ascii="Arial" w:eastAsia="Arial" w:hAnsi="Arial" w:cs="Arial"/>
                  <w:color w:val="000000" w:themeColor="text1"/>
                  <w:lang w:val="en-US"/>
                </w:rPr>
                <w:t>-</w:t>
              </w:r>
            </w:ins>
            <w:r w:rsidR="76396538" w:rsidRPr="00B236CD">
              <w:rPr>
                <w:rFonts w:ascii="Arial" w:eastAsia="Arial" w:hAnsi="Arial" w:cs="Arial"/>
                <w:color w:val="000000" w:themeColor="text1"/>
                <w:lang w:val="en-US"/>
              </w:rPr>
              <w:t>0.03</w:t>
            </w:r>
          </w:p>
        </w:tc>
        <w:tc>
          <w:tcPr>
            <w:tcW w:w="1168" w:type="dxa"/>
            <w:tcMar>
              <w:left w:w="70" w:type="dxa"/>
              <w:right w:w="70" w:type="dxa"/>
            </w:tcMar>
            <w:vAlign w:val="bottom"/>
          </w:tcPr>
          <w:p w14:paraId="4847EB94" w14:textId="64BDF193"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r>
      <w:tr w:rsidR="76396538" w:rsidRPr="00B236CD" w14:paraId="551A3B21" w14:textId="77777777" w:rsidTr="00123EBD">
        <w:trPr>
          <w:trHeight w:val="300"/>
        </w:trPr>
        <w:tc>
          <w:tcPr>
            <w:tcW w:w="9831" w:type="dxa"/>
            <w:gridSpan w:val="8"/>
            <w:shd w:val="clear" w:color="auto" w:fill="F2F2F2" w:themeFill="background1" w:themeFillShade="F2"/>
            <w:tcMar>
              <w:left w:w="70" w:type="dxa"/>
              <w:right w:w="70" w:type="dxa"/>
            </w:tcMar>
            <w:vAlign w:val="bottom"/>
          </w:tcPr>
          <w:p w14:paraId="6E8B3D1B" w14:textId="607427EC" w:rsidR="76396538" w:rsidRPr="00B236CD" w:rsidRDefault="76396538" w:rsidP="76396538">
            <w:pPr>
              <w:spacing w:after="0"/>
              <w:jc w:val="center"/>
              <w:rPr>
                <w:lang w:val="en-US"/>
              </w:rPr>
            </w:pPr>
            <w:r w:rsidRPr="00B236CD">
              <w:rPr>
                <w:rFonts w:ascii="Arial" w:eastAsia="Arial" w:hAnsi="Arial" w:cs="Arial"/>
                <w:i/>
                <w:iCs/>
                <w:color w:val="000000" w:themeColor="text1"/>
                <w:lang w:val="en-US"/>
              </w:rPr>
              <w:t>T</w:t>
            </w:r>
            <w:r w:rsidRPr="00B236CD">
              <w:rPr>
                <w:rFonts w:ascii="Arial" w:eastAsia="Arial" w:hAnsi="Arial" w:cs="Arial"/>
                <w:i/>
                <w:iCs/>
                <w:color w:val="000000" w:themeColor="text1"/>
                <w:sz w:val="24"/>
                <w:szCs w:val="24"/>
                <w:lang w:val="en-US"/>
              </w:rPr>
              <w:t xml:space="preserve">emporal spatial </w:t>
            </w:r>
            <w:r w:rsidR="00123EBD">
              <w:rPr>
                <w:rFonts w:ascii="Arial" w:eastAsia="Arial" w:hAnsi="Arial" w:cs="Arial"/>
                <w:i/>
                <w:iCs/>
                <w:color w:val="000000" w:themeColor="text1"/>
                <w:sz w:val="24"/>
                <w:szCs w:val="24"/>
                <w:lang w:val="en-US"/>
              </w:rPr>
              <w:t>(LUR) model</w:t>
            </w:r>
          </w:p>
        </w:tc>
      </w:tr>
      <w:tr w:rsidR="76396538" w:rsidRPr="00B236CD" w14:paraId="66C4281A" w14:textId="77777777" w:rsidTr="00CA618F">
        <w:trPr>
          <w:trHeight w:val="300"/>
        </w:trPr>
        <w:tc>
          <w:tcPr>
            <w:tcW w:w="1623" w:type="dxa"/>
            <w:tcMar>
              <w:left w:w="70" w:type="dxa"/>
              <w:right w:w="70" w:type="dxa"/>
            </w:tcMar>
            <w:vAlign w:val="bottom"/>
          </w:tcPr>
          <w:p w14:paraId="3B1CC5DC" w14:textId="35E413C8" w:rsidR="76396538" w:rsidRPr="00B236CD" w:rsidRDefault="76396538" w:rsidP="76396538">
            <w:pPr>
              <w:spacing w:after="0"/>
              <w:rPr>
                <w:lang w:val="en-US"/>
              </w:rPr>
            </w:pPr>
            <w:r w:rsidRPr="00B236CD">
              <w:rPr>
                <w:rFonts w:ascii="Arial" w:eastAsia="Arial" w:hAnsi="Arial" w:cs="Arial"/>
                <w:b/>
                <w:bCs/>
                <w:color w:val="000000" w:themeColor="text1"/>
                <w:lang w:val="en-US"/>
              </w:rPr>
              <w:t>PM</w:t>
            </w:r>
            <w:r w:rsidRPr="00B236CD">
              <w:rPr>
                <w:rFonts w:ascii="Arial" w:eastAsia="Arial" w:hAnsi="Arial" w:cs="Arial"/>
                <w:b/>
                <w:bCs/>
                <w:color w:val="000000" w:themeColor="text1"/>
                <w:sz w:val="17"/>
                <w:szCs w:val="17"/>
                <w:vertAlign w:val="subscript"/>
                <w:lang w:val="en-US"/>
              </w:rPr>
              <w:t>2.5</w:t>
            </w:r>
          </w:p>
        </w:tc>
        <w:tc>
          <w:tcPr>
            <w:tcW w:w="520" w:type="dxa"/>
            <w:tcMar>
              <w:left w:w="70" w:type="dxa"/>
              <w:right w:w="70" w:type="dxa"/>
            </w:tcMar>
            <w:vAlign w:val="bottom"/>
          </w:tcPr>
          <w:p w14:paraId="75E2E2E2" w14:textId="2894CC8E"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906" w:type="dxa"/>
            <w:tcMar>
              <w:left w:w="70" w:type="dxa"/>
              <w:right w:w="70" w:type="dxa"/>
            </w:tcMar>
            <w:vAlign w:val="bottom"/>
          </w:tcPr>
          <w:p w14:paraId="7ACC77AE" w14:textId="38BA1663"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2197" w:type="dxa"/>
            <w:tcMar>
              <w:left w:w="70" w:type="dxa"/>
              <w:right w:w="70" w:type="dxa"/>
            </w:tcMar>
            <w:vAlign w:val="bottom"/>
          </w:tcPr>
          <w:p w14:paraId="3EC898D0" w14:textId="4A998048" w:rsidR="76396538" w:rsidRPr="00B236CD" w:rsidRDefault="76396538" w:rsidP="76396538">
            <w:pPr>
              <w:spacing w:after="0"/>
              <w:rPr>
                <w:lang w:val="en-US"/>
              </w:rPr>
            </w:pPr>
            <w:r w:rsidRPr="00B236CD">
              <w:rPr>
                <w:rFonts w:ascii="Arial" w:eastAsia="Arial" w:hAnsi="Arial" w:cs="Arial"/>
                <w:color w:val="000000" w:themeColor="text1"/>
                <w:lang w:val="en-US"/>
              </w:rPr>
              <w:t xml:space="preserve"> </w:t>
            </w:r>
          </w:p>
        </w:tc>
        <w:tc>
          <w:tcPr>
            <w:tcW w:w="1107" w:type="dxa"/>
            <w:tcMar>
              <w:left w:w="70" w:type="dxa"/>
              <w:right w:w="70" w:type="dxa"/>
            </w:tcMar>
            <w:vAlign w:val="bottom"/>
          </w:tcPr>
          <w:p w14:paraId="269817C3" w14:textId="597CC55E"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1151" w:type="dxa"/>
            <w:tcMar>
              <w:left w:w="70" w:type="dxa"/>
              <w:right w:w="70" w:type="dxa"/>
            </w:tcMar>
            <w:vAlign w:val="bottom"/>
          </w:tcPr>
          <w:p w14:paraId="0477E815" w14:textId="5D42881C"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1159" w:type="dxa"/>
            <w:tcMar>
              <w:left w:w="70" w:type="dxa"/>
              <w:right w:w="70" w:type="dxa"/>
            </w:tcMar>
            <w:vAlign w:val="bottom"/>
          </w:tcPr>
          <w:p w14:paraId="7C0A7945" w14:textId="37CFF866"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c>
          <w:tcPr>
            <w:tcW w:w="1168" w:type="dxa"/>
            <w:tcMar>
              <w:left w:w="70" w:type="dxa"/>
              <w:right w:w="70" w:type="dxa"/>
            </w:tcMar>
            <w:vAlign w:val="bottom"/>
          </w:tcPr>
          <w:p w14:paraId="5788A8F6" w14:textId="7DBE85E5" w:rsidR="76396538" w:rsidRPr="00B236CD" w:rsidRDefault="76396538" w:rsidP="76396538">
            <w:pPr>
              <w:spacing w:after="0"/>
              <w:jc w:val="right"/>
              <w:rPr>
                <w:lang w:val="en-US"/>
              </w:rPr>
            </w:pPr>
            <w:r w:rsidRPr="00B236CD">
              <w:rPr>
                <w:rFonts w:ascii="Arial" w:eastAsia="Arial" w:hAnsi="Arial" w:cs="Arial"/>
                <w:color w:val="000000" w:themeColor="text1"/>
                <w:lang w:val="en-US"/>
              </w:rPr>
              <w:t xml:space="preserve"> </w:t>
            </w:r>
          </w:p>
        </w:tc>
      </w:tr>
      <w:tr w:rsidR="76396538" w:rsidRPr="00B236CD" w14:paraId="7DFE973D" w14:textId="77777777" w:rsidTr="00CA618F">
        <w:trPr>
          <w:trHeight w:val="300"/>
        </w:trPr>
        <w:tc>
          <w:tcPr>
            <w:tcW w:w="1623" w:type="dxa"/>
            <w:tcMar>
              <w:left w:w="70" w:type="dxa"/>
              <w:right w:w="70" w:type="dxa"/>
            </w:tcMar>
            <w:vAlign w:val="bottom"/>
          </w:tcPr>
          <w:p w14:paraId="01DE9C33" w14:textId="59967728" w:rsidR="76396538" w:rsidRPr="00B236CD" w:rsidRDefault="002C36C8" w:rsidP="76396538">
            <w:pPr>
              <w:spacing w:after="0"/>
              <w:rPr>
                <w:lang w:val="en-US"/>
              </w:rPr>
            </w:pPr>
            <w:r>
              <w:rPr>
                <w:rFonts w:ascii="Arial" w:eastAsia="Arial" w:hAnsi="Arial" w:cs="Arial"/>
                <w:color w:val="000000" w:themeColor="text1"/>
                <w:lang w:val="en-US"/>
              </w:rPr>
              <w:t>Preconception</w:t>
            </w:r>
          </w:p>
        </w:tc>
        <w:tc>
          <w:tcPr>
            <w:tcW w:w="520" w:type="dxa"/>
            <w:tcMar>
              <w:left w:w="70" w:type="dxa"/>
              <w:right w:w="70" w:type="dxa"/>
            </w:tcMar>
            <w:vAlign w:val="bottom"/>
          </w:tcPr>
          <w:p w14:paraId="64476140" w14:textId="1EC6AA54" w:rsidR="76396538" w:rsidRPr="00B236CD" w:rsidRDefault="76396538" w:rsidP="76396538">
            <w:pPr>
              <w:spacing w:after="0"/>
              <w:jc w:val="center"/>
              <w:rPr>
                <w:lang w:val="en-US"/>
              </w:rPr>
            </w:pPr>
            <w:r w:rsidRPr="00B236CD">
              <w:rPr>
                <w:rFonts w:ascii="Arial" w:eastAsia="Arial" w:hAnsi="Arial" w:cs="Arial"/>
                <w:color w:val="000000" w:themeColor="text1"/>
                <w:lang w:val="en-US"/>
              </w:rPr>
              <w:t>5.1</w:t>
            </w:r>
          </w:p>
        </w:tc>
        <w:tc>
          <w:tcPr>
            <w:tcW w:w="906" w:type="dxa"/>
            <w:tcMar>
              <w:left w:w="70" w:type="dxa"/>
              <w:right w:w="70" w:type="dxa"/>
            </w:tcMar>
            <w:vAlign w:val="bottom"/>
          </w:tcPr>
          <w:p w14:paraId="0983F320" w14:textId="1F010DFC" w:rsidR="76396538" w:rsidRPr="00B236CD" w:rsidRDefault="76396538" w:rsidP="76396538">
            <w:pPr>
              <w:spacing w:after="0"/>
              <w:jc w:val="center"/>
              <w:rPr>
                <w:lang w:val="en-US"/>
              </w:rPr>
            </w:pPr>
            <w:r w:rsidRPr="00B236CD">
              <w:rPr>
                <w:rFonts w:ascii="Arial" w:eastAsia="Arial" w:hAnsi="Arial" w:cs="Arial"/>
                <w:color w:val="000000" w:themeColor="text1"/>
                <w:lang w:val="en-US"/>
              </w:rPr>
              <w:t>324.2</w:t>
            </w:r>
          </w:p>
        </w:tc>
        <w:tc>
          <w:tcPr>
            <w:tcW w:w="2197" w:type="dxa"/>
            <w:tcMar>
              <w:left w:w="70" w:type="dxa"/>
              <w:right w:w="70" w:type="dxa"/>
            </w:tcMar>
            <w:vAlign w:val="bottom"/>
          </w:tcPr>
          <w:p w14:paraId="73A7554F" w14:textId="76F56039" w:rsidR="76396538" w:rsidRPr="00B236CD" w:rsidRDefault="76396538" w:rsidP="76396538">
            <w:pPr>
              <w:spacing w:after="0"/>
              <w:jc w:val="center"/>
              <w:rPr>
                <w:lang w:val="en-US"/>
              </w:rPr>
            </w:pPr>
            <w:r w:rsidRPr="00B236CD">
              <w:rPr>
                <w:rFonts w:ascii="Arial" w:eastAsia="Arial" w:hAnsi="Arial" w:cs="Arial"/>
                <w:color w:val="000000" w:themeColor="text1"/>
                <w:lang w:val="en-US"/>
              </w:rPr>
              <w:t>46.0 (</w:t>
            </w:r>
            <w:r w:rsidR="00FB39DE">
              <w:rPr>
                <w:rFonts w:ascii="Arial" w:eastAsia="Arial" w:hAnsi="Arial" w:cs="Arial"/>
                <w:color w:val="000000" w:themeColor="text1"/>
                <w:lang w:val="en-US"/>
              </w:rPr>
              <w:t>61.5</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2A6FA48F" w14:textId="775811F2"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1" w:type="dxa"/>
            <w:tcMar>
              <w:left w:w="70" w:type="dxa"/>
              <w:right w:w="70" w:type="dxa"/>
            </w:tcMar>
            <w:vAlign w:val="bottom"/>
          </w:tcPr>
          <w:p w14:paraId="3E06F7C1" w14:textId="193348F9"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59" w:type="dxa"/>
            <w:tcMar>
              <w:left w:w="70" w:type="dxa"/>
              <w:right w:w="70" w:type="dxa"/>
            </w:tcMar>
            <w:vAlign w:val="bottom"/>
          </w:tcPr>
          <w:p w14:paraId="4ED591E0" w14:textId="153252E7"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225E22F6" w14:textId="133D3166"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41F195D3" w14:textId="77777777" w:rsidTr="00CA618F">
        <w:trPr>
          <w:trHeight w:val="300"/>
        </w:trPr>
        <w:tc>
          <w:tcPr>
            <w:tcW w:w="1623" w:type="dxa"/>
            <w:tcMar>
              <w:left w:w="70" w:type="dxa"/>
              <w:right w:w="70" w:type="dxa"/>
            </w:tcMar>
            <w:vAlign w:val="bottom"/>
          </w:tcPr>
          <w:p w14:paraId="6C90339C" w14:textId="15986B03" w:rsidR="76396538" w:rsidRPr="00B236CD" w:rsidRDefault="76396538" w:rsidP="76396538">
            <w:pPr>
              <w:spacing w:after="0"/>
              <w:rPr>
                <w:lang w:val="en-US"/>
              </w:rPr>
            </w:pPr>
            <w:r w:rsidRPr="00B236CD">
              <w:rPr>
                <w:rFonts w:ascii="Arial" w:eastAsia="Arial" w:hAnsi="Arial" w:cs="Arial"/>
                <w:color w:val="000000" w:themeColor="text1"/>
                <w:lang w:val="en-US"/>
              </w:rPr>
              <w:t>Trimester 1</w:t>
            </w:r>
          </w:p>
        </w:tc>
        <w:tc>
          <w:tcPr>
            <w:tcW w:w="520" w:type="dxa"/>
            <w:tcMar>
              <w:left w:w="70" w:type="dxa"/>
              <w:right w:w="70" w:type="dxa"/>
            </w:tcMar>
            <w:vAlign w:val="bottom"/>
          </w:tcPr>
          <w:p w14:paraId="50693741" w14:textId="1BD4DB4D" w:rsidR="76396538" w:rsidRPr="00B236CD" w:rsidRDefault="76396538" w:rsidP="76396538">
            <w:pPr>
              <w:spacing w:after="0"/>
              <w:jc w:val="center"/>
              <w:rPr>
                <w:lang w:val="en-US"/>
              </w:rPr>
            </w:pPr>
            <w:r w:rsidRPr="00B236CD">
              <w:rPr>
                <w:rFonts w:ascii="Arial" w:eastAsia="Arial" w:hAnsi="Arial" w:cs="Arial"/>
                <w:color w:val="000000" w:themeColor="text1"/>
                <w:lang w:val="en-US"/>
              </w:rPr>
              <w:t>5.</w:t>
            </w:r>
            <w:ins w:id="63" w:author="José Conejeros" w:date="2026-10-27T10:00:00Z" w16du:dateUtc="2026-10-27T09:00:00Z">
              <w:r w:rsidR="00C26ACB">
                <w:rPr>
                  <w:rFonts w:ascii="Arial" w:eastAsia="Arial" w:hAnsi="Arial" w:cs="Arial"/>
                  <w:color w:val="000000" w:themeColor="text1"/>
                  <w:lang w:val="en-US"/>
                </w:rPr>
                <w:t>2</w:t>
              </w:r>
            </w:ins>
            <w:del w:id="64" w:author="José Conejeros" w:date="2026-10-27T10:00:00Z" w16du:dateUtc="2026-10-27T09:00:00Z">
              <w:r w:rsidRPr="00B236CD" w:rsidDel="00C26ACB">
                <w:rPr>
                  <w:rFonts w:ascii="Arial" w:eastAsia="Arial" w:hAnsi="Arial" w:cs="Arial"/>
                  <w:color w:val="000000" w:themeColor="text1"/>
                  <w:lang w:val="en-US"/>
                </w:rPr>
                <w:delText>4</w:delText>
              </w:r>
            </w:del>
          </w:p>
        </w:tc>
        <w:tc>
          <w:tcPr>
            <w:tcW w:w="906" w:type="dxa"/>
            <w:tcMar>
              <w:left w:w="70" w:type="dxa"/>
              <w:right w:w="70" w:type="dxa"/>
            </w:tcMar>
            <w:vAlign w:val="bottom"/>
          </w:tcPr>
          <w:p w14:paraId="0A3F8CEB" w14:textId="0138F0DA" w:rsidR="76396538" w:rsidRPr="00B236CD" w:rsidRDefault="76396538" w:rsidP="76396538">
            <w:pPr>
              <w:spacing w:after="0"/>
              <w:jc w:val="center"/>
              <w:rPr>
                <w:lang w:val="en-US"/>
              </w:rPr>
            </w:pPr>
            <w:r w:rsidRPr="00B236CD">
              <w:rPr>
                <w:rFonts w:ascii="Arial" w:eastAsia="Arial" w:hAnsi="Arial" w:cs="Arial"/>
                <w:color w:val="000000" w:themeColor="text1"/>
                <w:lang w:val="en-US"/>
              </w:rPr>
              <w:t>2</w:t>
            </w:r>
            <w:ins w:id="65" w:author="José Conejeros" w:date="2026-10-27T10:01:00Z" w16du:dateUtc="2026-10-27T09:01:00Z">
              <w:r w:rsidR="00C26ACB">
                <w:rPr>
                  <w:rFonts w:ascii="Arial" w:eastAsia="Arial" w:hAnsi="Arial" w:cs="Arial"/>
                  <w:color w:val="000000" w:themeColor="text1"/>
                  <w:lang w:val="en-US"/>
                </w:rPr>
                <w:t>9</w:t>
              </w:r>
            </w:ins>
            <w:del w:id="66" w:author="José Conejeros" w:date="2026-10-27T10:01:00Z" w16du:dateUtc="2026-10-27T09:01:00Z">
              <w:r w:rsidRPr="00B236CD" w:rsidDel="00C26ACB">
                <w:rPr>
                  <w:rFonts w:ascii="Arial" w:eastAsia="Arial" w:hAnsi="Arial" w:cs="Arial"/>
                  <w:color w:val="000000" w:themeColor="text1"/>
                  <w:lang w:val="en-US"/>
                </w:rPr>
                <w:delText>8</w:delText>
              </w:r>
            </w:del>
            <w:r w:rsidRPr="00B236CD">
              <w:rPr>
                <w:rFonts w:ascii="Arial" w:eastAsia="Arial" w:hAnsi="Arial" w:cs="Arial"/>
                <w:color w:val="000000" w:themeColor="text1"/>
                <w:lang w:val="en-US"/>
              </w:rPr>
              <w:t>1.8</w:t>
            </w:r>
          </w:p>
        </w:tc>
        <w:tc>
          <w:tcPr>
            <w:tcW w:w="2197" w:type="dxa"/>
            <w:tcMar>
              <w:left w:w="70" w:type="dxa"/>
              <w:right w:w="70" w:type="dxa"/>
            </w:tcMar>
            <w:vAlign w:val="bottom"/>
          </w:tcPr>
          <w:p w14:paraId="038D25D2" w14:textId="37B98DED" w:rsidR="76396538" w:rsidRPr="00B236CD" w:rsidRDefault="76396538" w:rsidP="76396538">
            <w:pPr>
              <w:spacing w:after="0"/>
              <w:jc w:val="center"/>
              <w:rPr>
                <w:lang w:val="en-US"/>
              </w:rPr>
            </w:pPr>
            <w:r w:rsidRPr="00B236CD">
              <w:rPr>
                <w:rFonts w:ascii="Arial" w:eastAsia="Arial" w:hAnsi="Arial" w:cs="Arial"/>
                <w:color w:val="000000" w:themeColor="text1"/>
                <w:lang w:val="en-US"/>
              </w:rPr>
              <w:t>4</w:t>
            </w:r>
            <w:ins w:id="67" w:author="José Conejeros" w:date="2026-10-27T10:01:00Z" w16du:dateUtc="2026-10-27T09:01:00Z">
              <w:r w:rsidR="006E26BC">
                <w:rPr>
                  <w:rFonts w:ascii="Arial" w:eastAsia="Arial" w:hAnsi="Arial" w:cs="Arial"/>
                  <w:color w:val="000000" w:themeColor="text1"/>
                  <w:lang w:val="en-US"/>
                </w:rPr>
                <w:t>8</w:t>
              </w:r>
            </w:ins>
            <w:del w:id="68" w:author="José Conejeros" w:date="2026-10-27T10:01:00Z" w16du:dateUtc="2026-10-27T09:01:00Z">
              <w:r w:rsidRPr="00B236CD" w:rsidDel="006E26BC">
                <w:rPr>
                  <w:rFonts w:ascii="Arial" w:eastAsia="Arial" w:hAnsi="Arial" w:cs="Arial"/>
                  <w:color w:val="000000" w:themeColor="text1"/>
                  <w:lang w:val="en-US"/>
                </w:rPr>
                <w:delText>9</w:delText>
              </w:r>
            </w:del>
            <w:r w:rsidRPr="00B236CD">
              <w:rPr>
                <w:rFonts w:ascii="Arial" w:eastAsia="Arial" w:hAnsi="Arial" w:cs="Arial"/>
                <w:color w:val="000000" w:themeColor="text1"/>
                <w:lang w:val="en-US"/>
              </w:rPr>
              <w:t>.</w:t>
            </w:r>
            <w:ins w:id="69" w:author="José Conejeros" w:date="2026-10-27T10:01:00Z" w16du:dateUtc="2026-10-27T09:01:00Z">
              <w:r w:rsidR="006E26BC">
                <w:rPr>
                  <w:rFonts w:ascii="Arial" w:eastAsia="Arial" w:hAnsi="Arial" w:cs="Arial"/>
                  <w:color w:val="000000" w:themeColor="text1"/>
                  <w:lang w:val="en-US"/>
                </w:rPr>
                <w:t>1</w:t>
              </w:r>
            </w:ins>
            <w:del w:id="70" w:author="José Conejeros" w:date="2026-10-27T10:01:00Z" w16du:dateUtc="2026-10-27T09:01:00Z">
              <w:r w:rsidRPr="00B236CD" w:rsidDel="006E26BC">
                <w:rPr>
                  <w:rFonts w:ascii="Arial" w:eastAsia="Arial" w:hAnsi="Arial" w:cs="Arial"/>
                  <w:color w:val="000000" w:themeColor="text1"/>
                  <w:lang w:val="en-US"/>
                </w:rPr>
                <w:delText>0</w:delText>
              </w:r>
            </w:del>
            <w:r w:rsidRPr="00B236CD">
              <w:rPr>
                <w:rFonts w:ascii="Arial" w:eastAsia="Arial" w:hAnsi="Arial" w:cs="Arial"/>
                <w:color w:val="000000" w:themeColor="text1"/>
                <w:lang w:val="en-US"/>
              </w:rPr>
              <w:t xml:space="preserve"> (</w:t>
            </w:r>
            <w:r w:rsidR="00FB39DE">
              <w:rPr>
                <w:rFonts w:ascii="Arial" w:eastAsia="Arial" w:hAnsi="Arial" w:cs="Arial"/>
                <w:color w:val="000000" w:themeColor="text1"/>
                <w:lang w:val="en-US"/>
              </w:rPr>
              <w:t>6</w:t>
            </w:r>
            <w:ins w:id="71" w:author="José Conejeros" w:date="2026-10-27T10:01:00Z" w16du:dateUtc="2026-10-27T09:01:00Z">
              <w:r w:rsidR="006E26BC">
                <w:rPr>
                  <w:rFonts w:ascii="Arial" w:eastAsia="Arial" w:hAnsi="Arial" w:cs="Arial"/>
                  <w:color w:val="000000" w:themeColor="text1"/>
                  <w:lang w:val="en-US"/>
                </w:rPr>
                <w:t>3</w:t>
              </w:r>
            </w:ins>
            <w:del w:id="72" w:author="José Conejeros" w:date="2026-10-27T10:01:00Z" w16du:dateUtc="2026-10-27T09:01:00Z">
              <w:r w:rsidR="00FB39DE" w:rsidDel="006E26BC">
                <w:rPr>
                  <w:rFonts w:ascii="Arial" w:eastAsia="Arial" w:hAnsi="Arial" w:cs="Arial"/>
                  <w:color w:val="000000" w:themeColor="text1"/>
                  <w:lang w:val="en-US"/>
                </w:rPr>
                <w:delText>2</w:delText>
              </w:r>
            </w:del>
            <w:r w:rsidR="00FB39DE">
              <w:rPr>
                <w:rFonts w:ascii="Arial" w:eastAsia="Arial" w:hAnsi="Arial" w:cs="Arial"/>
                <w:color w:val="000000" w:themeColor="text1"/>
                <w:lang w:val="en-US"/>
              </w:rPr>
              <w:t>.</w:t>
            </w:r>
            <w:ins w:id="73" w:author="José Conejeros" w:date="2026-10-27T10:01:00Z" w16du:dateUtc="2026-10-27T09:01:00Z">
              <w:r w:rsidR="006E26BC">
                <w:rPr>
                  <w:rFonts w:ascii="Arial" w:eastAsia="Arial" w:hAnsi="Arial" w:cs="Arial"/>
                  <w:color w:val="000000" w:themeColor="text1"/>
                  <w:lang w:val="en-US"/>
                </w:rPr>
                <w:t>0</w:t>
              </w:r>
            </w:ins>
            <w:del w:id="74" w:author="José Conejeros" w:date="2026-10-27T10:01:00Z" w16du:dateUtc="2026-10-27T09:01:00Z">
              <w:r w:rsidR="00FB39DE" w:rsidDel="006E26BC">
                <w:rPr>
                  <w:rFonts w:ascii="Arial" w:eastAsia="Arial" w:hAnsi="Arial" w:cs="Arial"/>
                  <w:color w:val="000000" w:themeColor="text1"/>
                  <w:lang w:val="en-US"/>
                </w:rPr>
                <w:delText>1</w:delText>
              </w:r>
            </w:del>
            <w:r w:rsidRPr="00B236CD">
              <w:rPr>
                <w:rFonts w:ascii="Arial" w:eastAsia="Arial" w:hAnsi="Arial" w:cs="Arial"/>
                <w:color w:val="000000" w:themeColor="text1"/>
                <w:lang w:val="en-US"/>
              </w:rPr>
              <w:t>)</w:t>
            </w:r>
          </w:p>
        </w:tc>
        <w:tc>
          <w:tcPr>
            <w:tcW w:w="1107" w:type="dxa"/>
            <w:tcMar>
              <w:left w:w="70" w:type="dxa"/>
              <w:right w:w="70" w:type="dxa"/>
            </w:tcMar>
            <w:vAlign w:val="bottom"/>
          </w:tcPr>
          <w:p w14:paraId="4CF451B6" w14:textId="0498F75F"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75" w:author="José Conejeros" w:date="2026-10-27T10:02:00Z" w16du:dateUtc="2026-10-27T09:02:00Z">
              <w:r w:rsidR="006E26BC">
                <w:rPr>
                  <w:rFonts w:ascii="Arial" w:eastAsia="Arial" w:hAnsi="Arial" w:cs="Arial"/>
                  <w:color w:val="000000" w:themeColor="text1"/>
                  <w:lang w:val="en-US"/>
                </w:rPr>
                <w:t>24</w:t>
              </w:r>
            </w:ins>
            <w:del w:id="76" w:author="José Conejeros" w:date="2026-10-27T10:02:00Z" w16du:dateUtc="2026-10-27T09:02:00Z">
              <w:r w:rsidRPr="00B236CD" w:rsidDel="006E26BC">
                <w:rPr>
                  <w:rFonts w:ascii="Arial" w:eastAsia="Arial" w:hAnsi="Arial" w:cs="Arial"/>
                  <w:color w:val="000000" w:themeColor="text1"/>
                  <w:lang w:val="en-US"/>
                </w:rPr>
                <w:delText>19</w:delText>
              </w:r>
            </w:del>
          </w:p>
        </w:tc>
        <w:tc>
          <w:tcPr>
            <w:tcW w:w="1151" w:type="dxa"/>
            <w:tcMar>
              <w:left w:w="70" w:type="dxa"/>
              <w:right w:w="70" w:type="dxa"/>
            </w:tcMar>
            <w:vAlign w:val="bottom"/>
          </w:tcPr>
          <w:p w14:paraId="1612D781" w14:textId="02683B7A"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9" w:type="dxa"/>
            <w:tcMar>
              <w:left w:w="70" w:type="dxa"/>
              <w:right w:w="70" w:type="dxa"/>
            </w:tcMar>
            <w:vAlign w:val="bottom"/>
          </w:tcPr>
          <w:p w14:paraId="09822AE9" w14:textId="1AFA0D36"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07FA7702" w14:textId="75EB10E6"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71D295A4" w14:textId="77777777" w:rsidTr="00CA618F">
        <w:trPr>
          <w:trHeight w:val="300"/>
        </w:trPr>
        <w:tc>
          <w:tcPr>
            <w:tcW w:w="1623" w:type="dxa"/>
            <w:tcMar>
              <w:left w:w="70" w:type="dxa"/>
              <w:right w:w="70" w:type="dxa"/>
            </w:tcMar>
            <w:vAlign w:val="bottom"/>
          </w:tcPr>
          <w:p w14:paraId="766729C6" w14:textId="6F245FD2" w:rsidR="76396538" w:rsidRPr="00B236CD" w:rsidRDefault="76396538" w:rsidP="76396538">
            <w:pPr>
              <w:spacing w:after="0"/>
              <w:rPr>
                <w:lang w:val="en-US"/>
              </w:rPr>
            </w:pPr>
            <w:r w:rsidRPr="00B236CD">
              <w:rPr>
                <w:rFonts w:ascii="Arial" w:eastAsia="Arial" w:hAnsi="Arial" w:cs="Arial"/>
                <w:color w:val="000000" w:themeColor="text1"/>
                <w:lang w:val="en-US"/>
              </w:rPr>
              <w:t>Trimester 2</w:t>
            </w:r>
          </w:p>
        </w:tc>
        <w:tc>
          <w:tcPr>
            <w:tcW w:w="520" w:type="dxa"/>
            <w:tcMar>
              <w:left w:w="70" w:type="dxa"/>
              <w:right w:w="70" w:type="dxa"/>
            </w:tcMar>
            <w:vAlign w:val="bottom"/>
          </w:tcPr>
          <w:p w14:paraId="6DCE6C2D" w14:textId="32212A80" w:rsidR="76396538" w:rsidRPr="00B236CD" w:rsidRDefault="76396538" w:rsidP="76396538">
            <w:pPr>
              <w:spacing w:after="0"/>
              <w:jc w:val="center"/>
              <w:rPr>
                <w:lang w:val="en-US"/>
              </w:rPr>
            </w:pPr>
            <w:r w:rsidRPr="00B236CD">
              <w:rPr>
                <w:rFonts w:ascii="Arial" w:eastAsia="Arial" w:hAnsi="Arial" w:cs="Arial"/>
                <w:color w:val="000000" w:themeColor="text1"/>
                <w:lang w:val="en-US"/>
              </w:rPr>
              <w:t>5.5</w:t>
            </w:r>
          </w:p>
        </w:tc>
        <w:tc>
          <w:tcPr>
            <w:tcW w:w="906" w:type="dxa"/>
            <w:tcMar>
              <w:left w:w="70" w:type="dxa"/>
              <w:right w:w="70" w:type="dxa"/>
            </w:tcMar>
            <w:vAlign w:val="bottom"/>
          </w:tcPr>
          <w:p w14:paraId="316E6159" w14:textId="3A9F78F1" w:rsidR="76396538" w:rsidRPr="00B236CD" w:rsidRDefault="76396538" w:rsidP="76396538">
            <w:pPr>
              <w:spacing w:after="0"/>
              <w:jc w:val="center"/>
              <w:rPr>
                <w:lang w:val="en-US"/>
              </w:rPr>
            </w:pPr>
            <w:r w:rsidRPr="00B236CD">
              <w:rPr>
                <w:rFonts w:ascii="Arial" w:eastAsia="Arial" w:hAnsi="Arial" w:cs="Arial"/>
                <w:color w:val="000000" w:themeColor="text1"/>
                <w:lang w:val="en-US"/>
              </w:rPr>
              <w:t>315</w:t>
            </w:r>
            <w:ins w:id="77" w:author="José Conejeros" w:date="2026-10-27T10:01:00Z" w16du:dateUtc="2026-10-27T09:01:00Z">
              <w:r w:rsidR="00C26ACB">
                <w:rPr>
                  <w:rFonts w:ascii="Arial" w:eastAsia="Arial" w:hAnsi="Arial" w:cs="Arial"/>
                  <w:color w:val="000000" w:themeColor="text1"/>
                  <w:lang w:val="en-US"/>
                </w:rPr>
                <w:t>.5</w:t>
              </w:r>
            </w:ins>
          </w:p>
        </w:tc>
        <w:tc>
          <w:tcPr>
            <w:tcW w:w="2197" w:type="dxa"/>
            <w:tcMar>
              <w:left w:w="70" w:type="dxa"/>
              <w:right w:w="70" w:type="dxa"/>
            </w:tcMar>
            <w:vAlign w:val="bottom"/>
          </w:tcPr>
          <w:p w14:paraId="4B4A2E34" w14:textId="02AFF603" w:rsidR="76396538" w:rsidRPr="00B236CD" w:rsidRDefault="76396538" w:rsidP="76396538">
            <w:pPr>
              <w:spacing w:after="0"/>
              <w:jc w:val="center"/>
              <w:rPr>
                <w:lang w:val="en-US"/>
              </w:rPr>
            </w:pPr>
            <w:r w:rsidRPr="00B236CD">
              <w:rPr>
                <w:rFonts w:ascii="Arial" w:eastAsia="Arial" w:hAnsi="Arial" w:cs="Arial"/>
                <w:color w:val="000000" w:themeColor="text1"/>
                <w:lang w:val="en-US"/>
              </w:rPr>
              <w:t>5</w:t>
            </w:r>
            <w:ins w:id="78" w:author="José Conejeros" w:date="2026-10-27T10:01:00Z" w16du:dateUtc="2026-10-27T09:01:00Z">
              <w:r w:rsidR="006E26BC">
                <w:rPr>
                  <w:rFonts w:ascii="Arial" w:eastAsia="Arial" w:hAnsi="Arial" w:cs="Arial"/>
                  <w:color w:val="000000" w:themeColor="text1"/>
                  <w:lang w:val="en-US"/>
                </w:rPr>
                <w:t>2</w:t>
              </w:r>
            </w:ins>
            <w:del w:id="79" w:author="José Conejeros" w:date="2026-10-27T10:01:00Z" w16du:dateUtc="2026-10-27T09:01:00Z">
              <w:r w:rsidRPr="00B236CD" w:rsidDel="006E26BC">
                <w:rPr>
                  <w:rFonts w:ascii="Arial" w:eastAsia="Arial" w:hAnsi="Arial" w:cs="Arial"/>
                  <w:color w:val="000000" w:themeColor="text1"/>
                  <w:lang w:val="en-US"/>
                </w:rPr>
                <w:delText>3</w:delText>
              </w:r>
            </w:del>
            <w:r w:rsidRPr="00B236CD">
              <w:rPr>
                <w:rFonts w:ascii="Arial" w:eastAsia="Arial" w:hAnsi="Arial" w:cs="Arial"/>
                <w:color w:val="000000" w:themeColor="text1"/>
                <w:lang w:val="en-US"/>
              </w:rPr>
              <w:t>.</w:t>
            </w:r>
            <w:ins w:id="80" w:author="José Conejeros" w:date="2026-10-27T10:01:00Z" w16du:dateUtc="2026-10-27T09:01:00Z">
              <w:r w:rsidR="006E26BC">
                <w:rPr>
                  <w:rFonts w:ascii="Arial" w:eastAsia="Arial" w:hAnsi="Arial" w:cs="Arial"/>
                  <w:color w:val="000000" w:themeColor="text1"/>
                  <w:lang w:val="en-US"/>
                </w:rPr>
                <w:t>8</w:t>
              </w:r>
            </w:ins>
            <w:del w:id="81" w:author="José Conejeros" w:date="2026-10-27T10:01:00Z" w16du:dateUtc="2026-10-27T09:01:00Z">
              <w:r w:rsidRPr="00B236CD" w:rsidDel="006E26BC">
                <w:rPr>
                  <w:rFonts w:ascii="Arial" w:eastAsia="Arial" w:hAnsi="Arial" w:cs="Arial"/>
                  <w:color w:val="000000" w:themeColor="text1"/>
                  <w:lang w:val="en-US"/>
                </w:rPr>
                <w:delText>1</w:delText>
              </w:r>
            </w:del>
            <w:r w:rsidRPr="00B236CD">
              <w:rPr>
                <w:rFonts w:ascii="Arial" w:eastAsia="Arial" w:hAnsi="Arial" w:cs="Arial"/>
                <w:color w:val="000000" w:themeColor="text1"/>
                <w:lang w:val="en-US"/>
              </w:rPr>
              <w:t xml:space="preserve"> (</w:t>
            </w:r>
            <w:r w:rsidR="00FB39DE">
              <w:rPr>
                <w:rFonts w:ascii="Arial" w:eastAsia="Arial" w:hAnsi="Arial" w:cs="Arial"/>
                <w:color w:val="000000" w:themeColor="text1"/>
                <w:lang w:val="en-US"/>
              </w:rPr>
              <w:t>62.</w:t>
            </w:r>
            <w:ins w:id="82" w:author="José Conejeros" w:date="2026-10-27T10:02:00Z" w16du:dateUtc="2026-10-27T09:02:00Z">
              <w:r w:rsidR="006E26BC">
                <w:rPr>
                  <w:rFonts w:ascii="Arial" w:eastAsia="Arial" w:hAnsi="Arial" w:cs="Arial"/>
                  <w:color w:val="000000" w:themeColor="text1"/>
                  <w:lang w:val="en-US"/>
                </w:rPr>
                <w:t>2</w:t>
              </w:r>
            </w:ins>
            <w:del w:id="83" w:author="José Conejeros" w:date="2026-10-27T10:02:00Z" w16du:dateUtc="2026-10-27T09:02:00Z">
              <w:r w:rsidR="00FB39DE" w:rsidDel="006E26BC">
                <w:rPr>
                  <w:rFonts w:ascii="Arial" w:eastAsia="Arial" w:hAnsi="Arial" w:cs="Arial"/>
                  <w:color w:val="000000" w:themeColor="text1"/>
                  <w:lang w:val="en-US"/>
                </w:rPr>
                <w:delText>9</w:delText>
              </w:r>
            </w:del>
            <w:r w:rsidRPr="00B236CD">
              <w:rPr>
                <w:rFonts w:ascii="Arial" w:eastAsia="Arial" w:hAnsi="Arial" w:cs="Arial"/>
                <w:color w:val="000000" w:themeColor="text1"/>
                <w:lang w:val="en-US"/>
              </w:rPr>
              <w:t>)</w:t>
            </w:r>
          </w:p>
        </w:tc>
        <w:tc>
          <w:tcPr>
            <w:tcW w:w="1107" w:type="dxa"/>
            <w:tcMar>
              <w:left w:w="70" w:type="dxa"/>
              <w:right w:w="70" w:type="dxa"/>
            </w:tcMar>
            <w:vAlign w:val="bottom"/>
          </w:tcPr>
          <w:p w14:paraId="164AE3A6" w14:textId="0DD47FD7" w:rsidR="76396538" w:rsidRPr="00B236CD" w:rsidRDefault="76396538" w:rsidP="76396538">
            <w:pPr>
              <w:spacing w:after="0"/>
              <w:jc w:val="center"/>
              <w:rPr>
                <w:lang w:val="en-US"/>
              </w:rPr>
            </w:pPr>
            <w:r w:rsidRPr="00B236CD">
              <w:rPr>
                <w:rFonts w:ascii="Arial" w:eastAsia="Arial" w:hAnsi="Arial" w:cs="Arial"/>
                <w:color w:val="000000" w:themeColor="text1"/>
                <w:lang w:val="en-US"/>
              </w:rPr>
              <w:t>-0.6</w:t>
            </w:r>
            <w:ins w:id="84" w:author="José Conejeros" w:date="2026-10-27T10:02:00Z" w16du:dateUtc="2026-10-27T09:02:00Z">
              <w:r w:rsidR="006E26BC">
                <w:rPr>
                  <w:rFonts w:ascii="Arial" w:eastAsia="Arial" w:hAnsi="Arial" w:cs="Arial"/>
                  <w:color w:val="000000" w:themeColor="text1"/>
                  <w:lang w:val="en-US"/>
                </w:rPr>
                <w:t>8</w:t>
              </w:r>
            </w:ins>
            <w:del w:id="85" w:author="José Conejeros" w:date="2026-10-27T10:02:00Z" w16du:dateUtc="2026-10-27T09:02:00Z">
              <w:r w:rsidRPr="00B236CD" w:rsidDel="006E26BC">
                <w:rPr>
                  <w:rFonts w:ascii="Arial" w:eastAsia="Arial" w:hAnsi="Arial" w:cs="Arial"/>
                  <w:color w:val="000000" w:themeColor="text1"/>
                  <w:lang w:val="en-US"/>
                </w:rPr>
                <w:delText>9</w:delText>
              </w:r>
            </w:del>
          </w:p>
        </w:tc>
        <w:tc>
          <w:tcPr>
            <w:tcW w:w="1151" w:type="dxa"/>
            <w:tcMar>
              <w:left w:w="70" w:type="dxa"/>
              <w:right w:w="70" w:type="dxa"/>
            </w:tcMar>
            <w:vAlign w:val="bottom"/>
          </w:tcPr>
          <w:p w14:paraId="2B643DA8" w14:textId="7A10658A"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86" w:author="José Conejeros" w:date="2026-10-27T10:03:00Z" w16du:dateUtc="2026-10-27T09:03:00Z">
              <w:r w:rsidR="006E26BC">
                <w:rPr>
                  <w:rFonts w:ascii="Arial" w:eastAsia="Arial" w:hAnsi="Arial" w:cs="Arial"/>
                  <w:color w:val="000000" w:themeColor="text1"/>
                  <w:lang w:val="en-US"/>
                </w:rPr>
                <w:t>12</w:t>
              </w:r>
            </w:ins>
            <w:del w:id="87" w:author="José Conejeros" w:date="2026-10-27T10:03:00Z" w16du:dateUtc="2026-10-27T09:03:00Z">
              <w:r w:rsidRPr="00B236CD" w:rsidDel="006E26BC">
                <w:rPr>
                  <w:rFonts w:ascii="Arial" w:eastAsia="Arial" w:hAnsi="Arial" w:cs="Arial"/>
                  <w:color w:val="000000" w:themeColor="text1"/>
                  <w:lang w:val="en-US"/>
                </w:rPr>
                <w:delText>08</w:delText>
              </w:r>
            </w:del>
          </w:p>
        </w:tc>
        <w:tc>
          <w:tcPr>
            <w:tcW w:w="1159" w:type="dxa"/>
            <w:tcMar>
              <w:left w:w="70" w:type="dxa"/>
              <w:right w:w="70" w:type="dxa"/>
            </w:tcMar>
            <w:vAlign w:val="bottom"/>
          </w:tcPr>
          <w:p w14:paraId="4E7D1869" w14:textId="538977CD"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68" w:type="dxa"/>
            <w:tcMar>
              <w:left w:w="70" w:type="dxa"/>
              <w:right w:w="70" w:type="dxa"/>
            </w:tcMar>
            <w:vAlign w:val="bottom"/>
          </w:tcPr>
          <w:p w14:paraId="38CD690D" w14:textId="093CDA06"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686F2F89" w14:textId="77777777" w:rsidTr="00CA618F">
        <w:trPr>
          <w:trHeight w:val="300"/>
        </w:trPr>
        <w:tc>
          <w:tcPr>
            <w:tcW w:w="1623" w:type="dxa"/>
            <w:tcMar>
              <w:left w:w="70" w:type="dxa"/>
              <w:right w:w="70" w:type="dxa"/>
            </w:tcMar>
            <w:vAlign w:val="bottom"/>
          </w:tcPr>
          <w:p w14:paraId="5FE3FE23" w14:textId="6FD09697" w:rsidR="76396538" w:rsidRPr="00B236CD" w:rsidRDefault="76396538" w:rsidP="76396538">
            <w:pPr>
              <w:spacing w:after="0"/>
              <w:rPr>
                <w:lang w:val="en-US"/>
              </w:rPr>
            </w:pPr>
            <w:r w:rsidRPr="00B236CD">
              <w:rPr>
                <w:rFonts w:ascii="Arial" w:eastAsia="Arial" w:hAnsi="Arial" w:cs="Arial"/>
                <w:color w:val="000000" w:themeColor="text1"/>
                <w:lang w:val="en-US"/>
              </w:rPr>
              <w:t>Trimester 3</w:t>
            </w:r>
          </w:p>
        </w:tc>
        <w:tc>
          <w:tcPr>
            <w:tcW w:w="520" w:type="dxa"/>
            <w:tcMar>
              <w:left w:w="70" w:type="dxa"/>
              <w:right w:w="70" w:type="dxa"/>
            </w:tcMar>
            <w:vAlign w:val="bottom"/>
          </w:tcPr>
          <w:p w14:paraId="3D7D3271" w14:textId="7627B727" w:rsidR="76396538" w:rsidRPr="00B236CD" w:rsidRDefault="00C26ACB" w:rsidP="76396538">
            <w:pPr>
              <w:spacing w:after="0"/>
              <w:jc w:val="center"/>
              <w:rPr>
                <w:lang w:val="en-US"/>
              </w:rPr>
            </w:pPr>
            <w:ins w:id="88" w:author="José Conejeros" w:date="2026-10-27T10:00:00Z" w16du:dateUtc="2026-10-27T09:00:00Z">
              <w:r>
                <w:rPr>
                  <w:rFonts w:ascii="Arial" w:eastAsia="Arial" w:hAnsi="Arial" w:cs="Arial"/>
                  <w:color w:val="000000" w:themeColor="text1"/>
                  <w:lang w:val="en-US"/>
                </w:rPr>
                <w:t>4</w:t>
              </w:r>
            </w:ins>
            <w:del w:id="89" w:author="José Conejeros" w:date="2026-10-27T10:00:00Z" w16du:dateUtc="2026-10-27T09:00:00Z">
              <w:r w:rsidR="76396538" w:rsidRPr="00B236CD" w:rsidDel="00C26ACB">
                <w:rPr>
                  <w:rFonts w:ascii="Arial" w:eastAsia="Arial" w:hAnsi="Arial" w:cs="Arial"/>
                  <w:color w:val="000000" w:themeColor="text1"/>
                  <w:lang w:val="en-US"/>
                </w:rPr>
                <w:delText>5</w:delText>
              </w:r>
            </w:del>
            <w:r w:rsidR="76396538" w:rsidRPr="00B236CD">
              <w:rPr>
                <w:rFonts w:ascii="Arial" w:eastAsia="Arial" w:hAnsi="Arial" w:cs="Arial"/>
                <w:color w:val="000000" w:themeColor="text1"/>
                <w:lang w:val="en-US"/>
              </w:rPr>
              <w:t>.</w:t>
            </w:r>
            <w:ins w:id="90" w:author="José Conejeros" w:date="2026-10-27T10:00:00Z" w16du:dateUtc="2026-10-27T09:00:00Z">
              <w:r>
                <w:rPr>
                  <w:rFonts w:ascii="Arial" w:eastAsia="Arial" w:hAnsi="Arial" w:cs="Arial"/>
                  <w:color w:val="000000" w:themeColor="text1"/>
                  <w:lang w:val="en-US"/>
                </w:rPr>
                <w:t>9</w:t>
              </w:r>
            </w:ins>
            <w:del w:id="91" w:author="José Conejeros" w:date="2026-10-27T10:00:00Z" w16du:dateUtc="2026-10-27T09:00:00Z">
              <w:r w:rsidR="76396538" w:rsidRPr="00B236CD" w:rsidDel="00C26ACB">
                <w:rPr>
                  <w:rFonts w:ascii="Arial" w:eastAsia="Arial" w:hAnsi="Arial" w:cs="Arial"/>
                  <w:color w:val="000000" w:themeColor="text1"/>
                  <w:lang w:val="en-US"/>
                </w:rPr>
                <w:delText>0</w:delText>
              </w:r>
            </w:del>
          </w:p>
        </w:tc>
        <w:tc>
          <w:tcPr>
            <w:tcW w:w="906" w:type="dxa"/>
            <w:tcMar>
              <w:left w:w="70" w:type="dxa"/>
              <w:right w:w="70" w:type="dxa"/>
            </w:tcMar>
            <w:vAlign w:val="bottom"/>
          </w:tcPr>
          <w:p w14:paraId="1F994F2E" w14:textId="56BB2405" w:rsidR="76396538" w:rsidRPr="00B236CD" w:rsidRDefault="00C26ACB" w:rsidP="76396538">
            <w:pPr>
              <w:spacing w:after="0"/>
              <w:jc w:val="center"/>
              <w:rPr>
                <w:lang w:val="en-US"/>
              </w:rPr>
            </w:pPr>
            <w:ins w:id="92" w:author="José Conejeros" w:date="2026-10-27T10:01:00Z" w16du:dateUtc="2026-10-27T09:01:00Z">
              <w:r>
                <w:rPr>
                  <w:rFonts w:ascii="Arial" w:eastAsia="Arial" w:hAnsi="Arial" w:cs="Arial"/>
                  <w:color w:val="000000" w:themeColor="text1"/>
                  <w:lang w:val="en-US"/>
                </w:rPr>
                <w:t>322</w:t>
              </w:r>
            </w:ins>
            <w:del w:id="93" w:author="José Conejeros" w:date="2026-10-27T10:01:00Z" w16du:dateUtc="2026-10-27T09:01:00Z">
              <w:r w:rsidR="76396538" w:rsidRPr="00B236CD" w:rsidDel="00C26ACB">
                <w:rPr>
                  <w:rFonts w:ascii="Arial" w:eastAsia="Arial" w:hAnsi="Arial" w:cs="Arial"/>
                  <w:color w:val="000000" w:themeColor="text1"/>
                  <w:lang w:val="en-US"/>
                </w:rPr>
                <w:delText>296</w:delText>
              </w:r>
            </w:del>
            <w:r w:rsidR="76396538" w:rsidRPr="00B236CD">
              <w:rPr>
                <w:rFonts w:ascii="Arial" w:eastAsia="Arial" w:hAnsi="Arial" w:cs="Arial"/>
                <w:color w:val="000000" w:themeColor="text1"/>
                <w:lang w:val="en-US"/>
              </w:rPr>
              <w:t>.</w:t>
            </w:r>
            <w:ins w:id="94" w:author="José Conejeros" w:date="2026-10-27T10:01:00Z" w16du:dateUtc="2026-10-27T09:01:00Z">
              <w:r>
                <w:rPr>
                  <w:rFonts w:ascii="Arial" w:eastAsia="Arial" w:hAnsi="Arial" w:cs="Arial"/>
                  <w:color w:val="000000" w:themeColor="text1"/>
                  <w:lang w:val="en-US"/>
                </w:rPr>
                <w:t>9</w:t>
              </w:r>
            </w:ins>
            <w:del w:id="95" w:author="José Conejeros" w:date="2026-10-27T10:01:00Z" w16du:dateUtc="2026-10-27T09:01:00Z">
              <w:r w:rsidR="76396538" w:rsidRPr="00B236CD" w:rsidDel="00C26ACB">
                <w:rPr>
                  <w:rFonts w:ascii="Arial" w:eastAsia="Arial" w:hAnsi="Arial" w:cs="Arial"/>
                  <w:color w:val="000000" w:themeColor="text1"/>
                  <w:lang w:val="en-US"/>
                </w:rPr>
                <w:delText>2</w:delText>
              </w:r>
            </w:del>
          </w:p>
        </w:tc>
        <w:tc>
          <w:tcPr>
            <w:tcW w:w="2197" w:type="dxa"/>
            <w:tcMar>
              <w:left w:w="70" w:type="dxa"/>
              <w:right w:w="70" w:type="dxa"/>
            </w:tcMar>
            <w:vAlign w:val="bottom"/>
          </w:tcPr>
          <w:p w14:paraId="69D360E6" w14:textId="5453C8EB" w:rsidR="76396538" w:rsidRPr="00B236CD" w:rsidRDefault="76396538" w:rsidP="76396538">
            <w:pPr>
              <w:spacing w:after="0"/>
              <w:jc w:val="center"/>
              <w:rPr>
                <w:lang w:val="en-US"/>
              </w:rPr>
            </w:pPr>
            <w:r w:rsidRPr="00B236CD">
              <w:rPr>
                <w:rFonts w:ascii="Arial" w:eastAsia="Arial" w:hAnsi="Arial" w:cs="Arial"/>
                <w:color w:val="000000" w:themeColor="text1"/>
                <w:lang w:val="en-US"/>
              </w:rPr>
              <w:t>4</w:t>
            </w:r>
            <w:ins w:id="96" w:author="José Conejeros" w:date="2026-10-27T10:01:00Z" w16du:dateUtc="2026-10-27T09:01:00Z">
              <w:r w:rsidR="006E26BC">
                <w:rPr>
                  <w:rFonts w:ascii="Arial" w:eastAsia="Arial" w:hAnsi="Arial" w:cs="Arial"/>
                  <w:color w:val="000000" w:themeColor="text1"/>
                  <w:lang w:val="en-US"/>
                </w:rPr>
                <w:t>9</w:t>
              </w:r>
            </w:ins>
            <w:del w:id="97" w:author="José Conejeros" w:date="2026-10-27T10:01:00Z" w16du:dateUtc="2026-10-27T09:01:00Z">
              <w:r w:rsidRPr="00B236CD" w:rsidDel="006E26BC">
                <w:rPr>
                  <w:rFonts w:ascii="Arial" w:eastAsia="Arial" w:hAnsi="Arial" w:cs="Arial"/>
                  <w:color w:val="000000" w:themeColor="text1"/>
                  <w:lang w:val="en-US"/>
                </w:rPr>
                <w:delText>8</w:delText>
              </w:r>
            </w:del>
            <w:r w:rsidRPr="00B236CD">
              <w:rPr>
                <w:rFonts w:ascii="Arial" w:eastAsia="Arial" w:hAnsi="Arial" w:cs="Arial"/>
                <w:color w:val="000000" w:themeColor="text1"/>
                <w:lang w:val="en-US"/>
              </w:rPr>
              <w:t>.</w:t>
            </w:r>
            <w:ins w:id="98" w:author="José Conejeros" w:date="2026-10-27T10:01:00Z" w16du:dateUtc="2026-10-27T09:01:00Z">
              <w:r w:rsidR="006E26BC">
                <w:rPr>
                  <w:rFonts w:ascii="Arial" w:eastAsia="Arial" w:hAnsi="Arial" w:cs="Arial"/>
                  <w:color w:val="000000" w:themeColor="text1"/>
                  <w:lang w:val="en-US"/>
                </w:rPr>
                <w:t>3</w:t>
              </w:r>
            </w:ins>
            <w:del w:id="99" w:author="José Conejeros" w:date="2026-10-27T10:01:00Z" w16du:dateUtc="2026-10-27T09:01:00Z">
              <w:r w:rsidRPr="00B236CD" w:rsidDel="006E26BC">
                <w:rPr>
                  <w:rFonts w:ascii="Arial" w:eastAsia="Arial" w:hAnsi="Arial" w:cs="Arial"/>
                  <w:color w:val="000000" w:themeColor="text1"/>
                  <w:lang w:val="en-US"/>
                </w:rPr>
                <w:delText>7</w:delText>
              </w:r>
            </w:del>
            <w:r w:rsidRPr="00B236CD">
              <w:rPr>
                <w:rFonts w:ascii="Arial" w:eastAsia="Arial" w:hAnsi="Arial" w:cs="Arial"/>
                <w:color w:val="000000" w:themeColor="text1"/>
                <w:lang w:val="en-US"/>
              </w:rPr>
              <w:t xml:space="preserve"> (</w:t>
            </w:r>
            <w:ins w:id="100" w:author="José Conejeros" w:date="2026-10-27T10:02:00Z" w16du:dateUtc="2026-10-27T09:02:00Z">
              <w:r w:rsidR="006E26BC">
                <w:rPr>
                  <w:rFonts w:ascii="Arial" w:eastAsia="Arial" w:hAnsi="Arial" w:cs="Arial"/>
                  <w:color w:val="000000" w:themeColor="text1"/>
                  <w:lang w:val="en-US"/>
                </w:rPr>
                <w:t>59</w:t>
              </w:r>
            </w:ins>
            <w:del w:id="101" w:author="José Conejeros" w:date="2026-10-27T10:02:00Z" w16du:dateUtc="2026-10-27T09:02:00Z">
              <w:r w:rsidR="000A3417" w:rsidDel="006E26BC">
                <w:rPr>
                  <w:rFonts w:ascii="Arial" w:eastAsia="Arial" w:hAnsi="Arial" w:cs="Arial"/>
                  <w:color w:val="000000" w:themeColor="text1"/>
                  <w:lang w:val="en-US"/>
                </w:rPr>
                <w:delText>60</w:delText>
              </w:r>
            </w:del>
            <w:r w:rsidR="000A3417">
              <w:rPr>
                <w:rFonts w:ascii="Arial" w:eastAsia="Arial" w:hAnsi="Arial" w:cs="Arial"/>
                <w:color w:val="000000" w:themeColor="text1"/>
                <w:lang w:val="en-US"/>
              </w:rPr>
              <w:t>.</w:t>
            </w:r>
            <w:ins w:id="102" w:author="José Conejeros" w:date="2026-10-27T10:02:00Z" w16du:dateUtc="2026-10-27T09:02:00Z">
              <w:r w:rsidR="006E26BC">
                <w:rPr>
                  <w:rFonts w:ascii="Arial" w:eastAsia="Arial" w:hAnsi="Arial" w:cs="Arial"/>
                  <w:color w:val="000000" w:themeColor="text1"/>
                  <w:lang w:val="en-US"/>
                </w:rPr>
                <w:t>6</w:t>
              </w:r>
            </w:ins>
            <w:del w:id="103" w:author="José Conejeros" w:date="2026-10-27T10:02:00Z" w16du:dateUtc="2026-10-27T09:02:00Z">
              <w:r w:rsidR="000A3417" w:rsidDel="006E26BC">
                <w:rPr>
                  <w:rFonts w:ascii="Arial" w:eastAsia="Arial" w:hAnsi="Arial" w:cs="Arial"/>
                  <w:color w:val="000000" w:themeColor="text1"/>
                  <w:lang w:val="en-US"/>
                </w:rPr>
                <w:delText>3</w:delText>
              </w:r>
            </w:del>
            <w:r w:rsidRPr="00B236CD">
              <w:rPr>
                <w:rFonts w:ascii="Arial" w:eastAsia="Arial" w:hAnsi="Arial" w:cs="Arial"/>
                <w:color w:val="000000" w:themeColor="text1"/>
                <w:lang w:val="en-US"/>
              </w:rPr>
              <w:t>)</w:t>
            </w:r>
          </w:p>
        </w:tc>
        <w:tc>
          <w:tcPr>
            <w:tcW w:w="1107" w:type="dxa"/>
            <w:tcMar>
              <w:left w:w="70" w:type="dxa"/>
              <w:right w:w="70" w:type="dxa"/>
            </w:tcMar>
            <w:vAlign w:val="bottom"/>
          </w:tcPr>
          <w:p w14:paraId="43BDBF81" w14:textId="6B698FDF"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104" w:author="José Conejeros" w:date="2026-10-27T10:02:00Z" w16du:dateUtc="2026-10-27T09:02:00Z">
              <w:r w:rsidR="006E26BC">
                <w:rPr>
                  <w:rFonts w:ascii="Arial" w:eastAsia="Arial" w:hAnsi="Arial" w:cs="Arial"/>
                  <w:color w:val="000000" w:themeColor="text1"/>
                  <w:lang w:val="en-US"/>
                </w:rPr>
                <w:t>06</w:t>
              </w:r>
            </w:ins>
            <w:del w:id="105" w:author="José Conejeros" w:date="2026-10-27T10:02:00Z" w16du:dateUtc="2026-10-27T09:02:00Z">
              <w:r w:rsidRPr="00B236CD" w:rsidDel="006E26BC">
                <w:rPr>
                  <w:rFonts w:ascii="Arial" w:eastAsia="Arial" w:hAnsi="Arial" w:cs="Arial"/>
                  <w:color w:val="000000" w:themeColor="text1"/>
                  <w:lang w:val="en-US"/>
                </w:rPr>
                <w:delText>11</w:delText>
              </w:r>
            </w:del>
          </w:p>
        </w:tc>
        <w:tc>
          <w:tcPr>
            <w:tcW w:w="1151" w:type="dxa"/>
            <w:tcMar>
              <w:left w:w="70" w:type="dxa"/>
              <w:right w:w="70" w:type="dxa"/>
            </w:tcMar>
            <w:vAlign w:val="bottom"/>
          </w:tcPr>
          <w:p w14:paraId="1D938C1B" w14:textId="02229C04" w:rsidR="76396538" w:rsidRPr="00B236CD" w:rsidRDefault="76396538" w:rsidP="76396538">
            <w:pPr>
              <w:spacing w:after="0"/>
              <w:jc w:val="center"/>
              <w:rPr>
                <w:lang w:val="en-US"/>
              </w:rPr>
            </w:pPr>
            <w:r w:rsidRPr="00B236CD">
              <w:rPr>
                <w:rFonts w:ascii="Arial" w:eastAsia="Arial" w:hAnsi="Arial" w:cs="Arial"/>
                <w:color w:val="000000" w:themeColor="text1"/>
                <w:lang w:val="en-US"/>
              </w:rPr>
              <w:t>-0.6</w:t>
            </w:r>
            <w:ins w:id="106" w:author="José Conejeros" w:date="2026-10-27T10:03:00Z" w16du:dateUtc="2026-10-27T09:03:00Z">
              <w:r w:rsidR="006E26BC">
                <w:rPr>
                  <w:rFonts w:ascii="Arial" w:eastAsia="Arial" w:hAnsi="Arial" w:cs="Arial"/>
                  <w:color w:val="000000" w:themeColor="text1"/>
                  <w:lang w:val="en-US"/>
                </w:rPr>
                <w:t>8</w:t>
              </w:r>
            </w:ins>
            <w:del w:id="107" w:author="José Conejeros" w:date="2026-10-27T10:03:00Z" w16du:dateUtc="2026-10-27T09:03:00Z">
              <w:r w:rsidRPr="00B236CD" w:rsidDel="006E26BC">
                <w:rPr>
                  <w:rFonts w:ascii="Arial" w:eastAsia="Arial" w:hAnsi="Arial" w:cs="Arial"/>
                  <w:color w:val="000000" w:themeColor="text1"/>
                  <w:lang w:val="en-US"/>
                </w:rPr>
                <w:delText>9</w:delText>
              </w:r>
            </w:del>
          </w:p>
        </w:tc>
        <w:tc>
          <w:tcPr>
            <w:tcW w:w="1159" w:type="dxa"/>
            <w:tcMar>
              <w:left w:w="70" w:type="dxa"/>
              <w:right w:w="70" w:type="dxa"/>
            </w:tcMar>
            <w:vAlign w:val="bottom"/>
          </w:tcPr>
          <w:p w14:paraId="40F5CA1D" w14:textId="683BE93C"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ins w:id="108" w:author="José Conejeros" w:date="2026-10-27T10:03:00Z" w16du:dateUtc="2026-10-27T09:03:00Z">
              <w:r w:rsidR="006E26BC">
                <w:rPr>
                  <w:rFonts w:ascii="Arial" w:eastAsia="Arial" w:hAnsi="Arial" w:cs="Arial"/>
                  <w:color w:val="000000" w:themeColor="text1"/>
                  <w:lang w:val="en-US"/>
                </w:rPr>
                <w:t>0</w:t>
              </w:r>
            </w:ins>
            <w:del w:id="109" w:author="José Conejeros" w:date="2026-10-27T10:03:00Z" w16du:dateUtc="2026-10-27T09:03:00Z">
              <w:r w:rsidRPr="00B236CD" w:rsidDel="006E26BC">
                <w:rPr>
                  <w:rFonts w:ascii="Arial" w:eastAsia="Arial" w:hAnsi="Arial" w:cs="Arial"/>
                  <w:color w:val="000000" w:themeColor="text1"/>
                  <w:lang w:val="en-US"/>
                </w:rPr>
                <w:delText>4</w:delText>
              </w:r>
            </w:del>
          </w:p>
        </w:tc>
        <w:tc>
          <w:tcPr>
            <w:tcW w:w="1168" w:type="dxa"/>
            <w:tcMar>
              <w:left w:w="70" w:type="dxa"/>
              <w:right w:w="70" w:type="dxa"/>
            </w:tcMar>
            <w:vAlign w:val="bottom"/>
          </w:tcPr>
          <w:p w14:paraId="2EF0F618" w14:textId="03663977"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r>
      <w:tr w:rsidR="76396538" w:rsidRPr="00B236CD" w14:paraId="0F723231" w14:textId="77777777" w:rsidTr="00CA618F">
        <w:trPr>
          <w:trHeight w:val="300"/>
        </w:trPr>
        <w:tc>
          <w:tcPr>
            <w:tcW w:w="1623" w:type="dxa"/>
            <w:tcMar>
              <w:left w:w="70" w:type="dxa"/>
              <w:right w:w="70" w:type="dxa"/>
            </w:tcMar>
            <w:vAlign w:val="bottom"/>
          </w:tcPr>
          <w:p w14:paraId="30AE0CBD" w14:textId="3D43AB5C" w:rsidR="76396538" w:rsidRPr="00B236CD" w:rsidRDefault="76396538" w:rsidP="76396538">
            <w:pPr>
              <w:spacing w:after="0"/>
              <w:rPr>
                <w:lang w:val="en-US"/>
              </w:rPr>
            </w:pPr>
            <w:r w:rsidRPr="00B236CD">
              <w:rPr>
                <w:rFonts w:ascii="Arial" w:eastAsia="Arial" w:hAnsi="Arial" w:cs="Arial"/>
                <w:b/>
                <w:bCs/>
                <w:color w:val="000000" w:themeColor="text1"/>
                <w:lang w:val="en-US"/>
              </w:rPr>
              <w:t>Levoglucosan</w:t>
            </w:r>
          </w:p>
        </w:tc>
        <w:tc>
          <w:tcPr>
            <w:tcW w:w="520" w:type="dxa"/>
            <w:tcMar>
              <w:left w:w="70" w:type="dxa"/>
              <w:right w:w="70" w:type="dxa"/>
            </w:tcMar>
            <w:vAlign w:val="bottom"/>
          </w:tcPr>
          <w:p w14:paraId="1BA456AF" w14:textId="013E93B5"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906" w:type="dxa"/>
            <w:tcMar>
              <w:left w:w="70" w:type="dxa"/>
              <w:right w:w="70" w:type="dxa"/>
            </w:tcMar>
            <w:vAlign w:val="bottom"/>
          </w:tcPr>
          <w:p w14:paraId="020886B9" w14:textId="4B5D0D66"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2197" w:type="dxa"/>
            <w:tcMar>
              <w:left w:w="70" w:type="dxa"/>
              <w:right w:w="70" w:type="dxa"/>
            </w:tcMar>
            <w:vAlign w:val="bottom"/>
          </w:tcPr>
          <w:p w14:paraId="7B6AE6CE" w14:textId="0E41843F"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07" w:type="dxa"/>
            <w:tcMar>
              <w:left w:w="70" w:type="dxa"/>
              <w:right w:w="70" w:type="dxa"/>
            </w:tcMar>
            <w:vAlign w:val="bottom"/>
          </w:tcPr>
          <w:p w14:paraId="1085F566" w14:textId="2107D31B"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1" w:type="dxa"/>
            <w:tcMar>
              <w:left w:w="70" w:type="dxa"/>
              <w:right w:w="70" w:type="dxa"/>
            </w:tcMar>
            <w:vAlign w:val="bottom"/>
          </w:tcPr>
          <w:p w14:paraId="70B24294" w14:textId="7F99CB24"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9" w:type="dxa"/>
            <w:tcMar>
              <w:left w:w="70" w:type="dxa"/>
              <w:right w:w="70" w:type="dxa"/>
            </w:tcMar>
            <w:vAlign w:val="bottom"/>
          </w:tcPr>
          <w:p w14:paraId="587041ED" w14:textId="1A330DA6"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68" w:type="dxa"/>
            <w:tcMar>
              <w:left w:w="70" w:type="dxa"/>
              <w:right w:w="70" w:type="dxa"/>
            </w:tcMar>
            <w:vAlign w:val="bottom"/>
          </w:tcPr>
          <w:p w14:paraId="0E9411F1" w14:textId="42146581"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r>
      <w:tr w:rsidR="76396538" w:rsidRPr="00B236CD" w14:paraId="6497D78B" w14:textId="77777777" w:rsidTr="00CA618F">
        <w:trPr>
          <w:trHeight w:val="300"/>
        </w:trPr>
        <w:tc>
          <w:tcPr>
            <w:tcW w:w="1623" w:type="dxa"/>
            <w:tcMar>
              <w:left w:w="70" w:type="dxa"/>
              <w:right w:w="70" w:type="dxa"/>
            </w:tcMar>
            <w:vAlign w:val="bottom"/>
          </w:tcPr>
          <w:p w14:paraId="771124DE" w14:textId="74102906" w:rsidR="76396538" w:rsidRPr="00B236CD" w:rsidRDefault="002C36C8" w:rsidP="76396538">
            <w:pPr>
              <w:spacing w:after="0"/>
              <w:rPr>
                <w:lang w:val="en-US"/>
              </w:rPr>
            </w:pPr>
            <w:r>
              <w:rPr>
                <w:rFonts w:ascii="Arial" w:eastAsia="Arial" w:hAnsi="Arial" w:cs="Arial"/>
                <w:color w:val="000000" w:themeColor="text1"/>
                <w:lang w:val="en-US"/>
              </w:rPr>
              <w:t>Preconception</w:t>
            </w:r>
          </w:p>
        </w:tc>
        <w:tc>
          <w:tcPr>
            <w:tcW w:w="520" w:type="dxa"/>
            <w:tcMar>
              <w:left w:w="70" w:type="dxa"/>
              <w:right w:w="70" w:type="dxa"/>
            </w:tcMar>
            <w:vAlign w:val="bottom"/>
          </w:tcPr>
          <w:p w14:paraId="4736BACA" w14:textId="3F70B92B"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13F9171C" w14:textId="1F6FB67C" w:rsidR="76396538" w:rsidRPr="00B236CD" w:rsidRDefault="76396538" w:rsidP="76396538">
            <w:pPr>
              <w:spacing w:after="0"/>
              <w:jc w:val="center"/>
              <w:rPr>
                <w:lang w:val="en-US"/>
              </w:rPr>
            </w:pPr>
            <w:r w:rsidRPr="00B236CD">
              <w:rPr>
                <w:rFonts w:ascii="Arial" w:eastAsia="Arial" w:hAnsi="Arial" w:cs="Arial"/>
                <w:color w:val="000000" w:themeColor="text1"/>
                <w:lang w:val="en-US"/>
              </w:rPr>
              <w:t>1.6</w:t>
            </w:r>
          </w:p>
        </w:tc>
        <w:tc>
          <w:tcPr>
            <w:tcW w:w="2197" w:type="dxa"/>
            <w:tcMar>
              <w:left w:w="70" w:type="dxa"/>
              <w:right w:w="70" w:type="dxa"/>
            </w:tcMar>
            <w:vAlign w:val="bottom"/>
          </w:tcPr>
          <w:p w14:paraId="4DE03BC7" w14:textId="21409B2E"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0A341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6A151EDC" w14:textId="4169AA7F"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1" w:type="dxa"/>
            <w:tcMar>
              <w:left w:w="70" w:type="dxa"/>
              <w:right w:w="70" w:type="dxa"/>
            </w:tcMar>
            <w:vAlign w:val="bottom"/>
          </w:tcPr>
          <w:p w14:paraId="7E780A36" w14:textId="23602526"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59" w:type="dxa"/>
            <w:tcMar>
              <w:left w:w="70" w:type="dxa"/>
              <w:right w:w="70" w:type="dxa"/>
            </w:tcMar>
            <w:vAlign w:val="bottom"/>
          </w:tcPr>
          <w:p w14:paraId="5C485C45" w14:textId="6F1EEFBF"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5E34329A" w14:textId="5D012B6E"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0C966194" w14:textId="77777777" w:rsidTr="00CA618F">
        <w:trPr>
          <w:trHeight w:val="300"/>
        </w:trPr>
        <w:tc>
          <w:tcPr>
            <w:tcW w:w="1623" w:type="dxa"/>
            <w:tcMar>
              <w:left w:w="70" w:type="dxa"/>
              <w:right w:w="70" w:type="dxa"/>
            </w:tcMar>
            <w:vAlign w:val="bottom"/>
          </w:tcPr>
          <w:p w14:paraId="77A5638B" w14:textId="62E65E41" w:rsidR="76396538" w:rsidRPr="00B236CD" w:rsidRDefault="76396538" w:rsidP="76396538">
            <w:pPr>
              <w:spacing w:after="0"/>
              <w:rPr>
                <w:lang w:val="en-US"/>
              </w:rPr>
            </w:pPr>
            <w:r w:rsidRPr="00B236CD">
              <w:rPr>
                <w:rFonts w:ascii="Arial" w:eastAsia="Arial" w:hAnsi="Arial" w:cs="Arial"/>
                <w:color w:val="000000" w:themeColor="text1"/>
                <w:lang w:val="en-US"/>
              </w:rPr>
              <w:t>Trimester 1</w:t>
            </w:r>
          </w:p>
        </w:tc>
        <w:tc>
          <w:tcPr>
            <w:tcW w:w="520" w:type="dxa"/>
            <w:tcMar>
              <w:left w:w="70" w:type="dxa"/>
              <w:right w:w="70" w:type="dxa"/>
            </w:tcMar>
            <w:vAlign w:val="bottom"/>
          </w:tcPr>
          <w:p w14:paraId="1E028284" w14:textId="3D2CBB93"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3E28C270" w14:textId="35010709" w:rsidR="76396538" w:rsidRPr="00B236CD" w:rsidRDefault="76396538" w:rsidP="76396538">
            <w:pPr>
              <w:spacing w:after="0"/>
              <w:jc w:val="center"/>
              <w:rPr>
                <w:lang w:val="en-US"/>
              </w:rPr>
            </w:pPr>
            <w:r w:rsidRPr="00B236CD">
              <w:rPr>
                <w:rFonts w:ascii="Arial" w:eastAsia="Arial" w:hAnsi="Arial" w:cs="Arial"/>
                <w:color w:val="000000" w:themeColor="text1"/>
                <w:lang w:val="en-US"/>
              </w:rPr>
              <w:t>1.6</w:t>
            </w:r>
          </w:p>
        </w:tc>
        <w:tc>
          <w:tcPr>
            <w:tcW w:w="2197" w:type="dxa"/>
            <w:tcMar>
              <w:left w:w="70" w:type="dxa"/>
              <w:right w:w="70" w:type="dxa"/>
            </w:tcMar>
            <w:vAlign w:val="bottom"/>
          </w:tcPr>
          <w:p w14:paraId="306A827C" w14:textId="4E9FDA74"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0A341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3A68A05A" w14:textId="7C966231" w:rsidR="76396538" w:rsidRPr="00B236CD" w:rsidRDefault="76396538" w:rsidP="76396538">
            <w:pPr>
              <w:spacing w:after="0"/>
              <w:jc w:val="center"/>
              <w:rPr>
                <w:lang w:val="en-US"/>
              </w:rPr>
            </w:pPr>
            <w:r w:rsidRPr="00B236CD">
              <w:rPr>
                <w:rFonts w:ascii="Arial" w:eastAsia="Arial" w:hAnsi="Arial" w:cs="Arial"/>
                <w:color w:val="000000" w:themeColor="text1"/>
                <w:lang w:val="en-US"/>
              </w:rPr>
              <w:t>0.</w:t>
            </w:r>
            <w:ins w:id="110" w:author="José Conejeros" w:date="2026-10-27T10:02:00Z" w16du:dateUtc="2026-10-27T09:02:00Z">
              <w:r w:rsidR="006E26BC">
                <w:rPr>
                  <w:rFonts w:ascii="Arial" w:eastAsia="Arial" w:hAnsi="Arial" w:cs="Arial"/>
                  <w:color w:val="000000" w:themeColor="text1"/>
                  <w:lang w:val="en-US"/>
                </w:rPr>
                <w:t>14</w:t>
              </w:r>
            </w:ins>
            <w:del w:id="111" w:author="José Conejeros" w:date="2026-10-27T10:02:00Z" w16du:dateUtc="2026-10-27T09:02:00Z">
              <w:r w:rsidRPr="00B236CD" w:rsidDel="006E26BC">
                <w:rPr>
                  <w:rFonts w:ascii="Arial" w:eastAsia="Arial" w:hAnsi="Arial" w:cs="Arial"/>
                  <w:color w:val="000000" w:themeColor="text1"/>
                  <w:lang w:val="en-US"/>
                </w:rPr>
                <w:delText>08</w:delText>
              </w:r>
            </w:del>
          </w:p>
        </w:tc>
        <w:tc>
          <w:tcPr>
            <w:tcW w:w="1151" w:type="dxa"/>
            <w:tcMar>
              <w:left w:w="70" w:type="dxa"/>
              <w:right w:w="70" w:type="dxa"/>
            </w:tcMar>
            <w:vAlign w:val="bottom"/>
          </w:tcPr>
          <w:p w14:paraId="4D511627" w14:textId="7E1553A9"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9" w:type="dxa"/>
            <w:tcMar>
              <w:left w:w="70" w:type="dxa"/>
              <w:right w:w="70" w:type="dxa"/>
            </w:tcMar>
            <w:vAlign w:val="bottom"/>
          </w:tcPr>
          <w:p w14:paraId="01116BB6" w14:textId="1B24CFC8"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163AB810" w14:textId="353F76B8"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6FC28F92" w14:textId="77777777" w:rsidTr="00CA618F">
        <w:trPr>
          <w:trHeight w:val="300"/>
        </w:trPr>
        <w:tc>
          <w:tcPr>
            <w:tcW w:w="1623" w:type="dxa"/>
            <w:tcMar>
              <w:left w:w="70" w:type="dxa"/>
              <w:right w:w="70" w:type="dxa"/>
            </w:tcMar>
            <w:vAlign w:val="bottom"/>
          </w:tcPr>
          <w:p w14:paraId="03924C1E" w14:textId="21A013BB" w:rsidR="76396538" w:rsidRPr="00B236CD" w:rsidRDefault="76396538" w:rsidP="76396538">
            <w:pPr>
              <w:spacing w:after="0"/>
              <w:rPr>
                <w:lang w:val="en-US"/>
              </w:rPr>
            </w:pPr>
            <w:r w:rsidRPr="00B236CD">
              <w:rPr>
                <w:rFonts w:ascii="Arial" w:eastAsia="Arial" w:hAnsi="Arial" w:cs="Arial"/>
                <w:color w:val="000000" w:themeColor="text1"/>
                <w:lang w:val="en-US"/>
              </w:rPr>
              <w:t>Trimester 2</w:t>
            </w:r>
          </w:p>
        </w:tc>
        <w:tc>
          <w:tcPr>
            <w:tcW w:w="520" w:type="dxa"/>
            <w:tcMar>
              <w:left w:w="70" w:type="dxa"/>
              <w:right w:w="70" w:type="dxa"/>
            </w:tcMar>
            <w:vAlign w:val="bottom"/>
          </w:tcPr>
          <w:p w14:paraId="71A37E52" w14:textId="2344CA8F"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7F576E31" w14:textId="186B788E" w:rsidR="76396538" w:rsidRPr="00B236CD" w:rsidRDefault="76396538" w:rsidP="76396538">
            <w:pPr>
              <w:spacing w:after="0"/>
              <w:jc w:val="center"/>
              <w:rPr>
                <w:lang w:val="en-US"/>
              </w:rPr>
            </w:pPr>
            <w:r w:rsidRPr="00B236CD">
              <w:rPr>
                <w:rFonts w:ascii="Arial" w:eastAsia="Arial" w:hAnsi="Arial" w:cs="Arial"/>
                <w:color w:val="000000" w:themeColor="text1"/>
                <w:lang w:val="en-US"/>
              </w:rPr>
              <w:t>1.6</w:t>
            </w:r>
          </w:p>
        </w:tc>
        <w:tc>
          <w:tcPr>
            <w:tcW w:w="2197" w:type="dxa"/>
            <w:tcMar>
              <w:left w:w="70" w:type="dxa"/>
              <w:right w:w="70" w:type="dxa"/>
            </w:tcMar>
            <w:vAlign w:val="bottom"/>
          </w:tcPr>
          <w:p w14:paraId="5CF59CF1" w14:textId="556FDE5B" w:rsidR="76396538" w:rsidRPr="00B236CD" w:rsidRDefault="76396538" w:rsidP="76396538">
            <w:pPr>
              <w:spacing w:after="0"/>
              <w:jc w:val="center"/>
              <w:rPr>
                <w:lang w:val="en-US"/>
              </w:rPr>
            </w:pPr>
            <w:r w:rsidRPr="00B236CD">
              <w:rPr>
                <w:rFonts w:ascii="Arial" w:eastAsia="Arial" w:hAnsi="Arial" w:cs="Arial"/>
                <w:color w:val="000000" w:themeColor="text1"/>
                <w:lang w:val="en-US"/>
              </w:rPr>
              <w:t>0.5 (</w:t>
            </w:r>
            <w:r w:rsidR="000A341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20FC3FD6" w14:textId="22212BC7" w:rsidR="76396538" w:rsidRPr="00B236CD" w:rsidRDefault="76396538" w:rsidP="76396538">
            <w:pPr>
              <w:spacing w:after="0"/>
              <w:jc w:val="center"/>
              <w:rPr>
                <w:lang w:val="en-US"/>
              </w:rPr>
            </w:pPr>
            <w:r w:rsidRPr="00B236CD">
              <w:rPr>
                <w:rFonts w:ascii="Arial" w:eastAsia="Arial" w:hAnsi="Arial" w:cs="Arial"/>
                <w:color w:val="000000" w:themeColor="text1"/>
                <w:lang w:val="en-US"/>
              </w:rPr>
              <w:t>-0.8</w:t>
            </w:r>
            <w:ins w:id="112" w:author="José Conejeros" w:date="2026-10-27T10:02:00Z" w16du:dateUtc="2026-10-27T09:02:00Z">
              <w:r w:rsidR="006E26BC">
                <w:rPr>
                  <w:rFonts w:ascii="Arial" w:eastAsia="Arial" w:hAnsi="Arial" w:cs="Arial"/>
                  <w:color w:val="000000" w:themeColor="text1"/>
                  <w:lang w:val="en-US"/>
                </w:rPr>
                <w:t>4</w:t>
              </w:r>
            </w:ins>
            <w:del w:id="113" w:author="José Conejeros" w:date="2026-10-27T10:02:00Z" w16du:dateUtc="2026-10-27T09:02:00Z">
              <w:r w:rsidRPr="00B236CD" w:rsidDel="006E26BC">
                <w:rPr>
                  <w:rFonts w:ascii="Arial" w:eastAsia="Arial" w:hAnsi="Arial" w:cs="Arial"/>
                  <w:color w:val="000000" w:themeColor="text1"/>
                  <w:lang w:val="en-US"/>
                </w:rPr>
                <w:delText>5</w:delText>
              </w:r>
            </w:del>
          </w:p>
        </w:tc>
        <w:tc>
          <w:tcPr>
            <w:tcW w:w="1151" w:type="dxa"/>
            <w:tcMar>
              <w:left w:w="70" w:type="dxa"/>
              <w:right w:w="70" w:type="dxa"/>
            </w:tcMar>
            <w:vAlign w:val="bottom"/>
          </w:tcPr>
          <w:p w14:paraId="1FF10DAD" w14:textId="3374B2E6" w:rsidR="76396538" w:rsidRPr="00B236CD" w:rsidRDefault="76396538" w:rsidP="76396538">
            <w:pPr>
              <w:spacing w:after="0"/>
              <w:jc w:val="center"/>
              <w:rPr>
                <w:lang w:val="en-US"/>
              </w:rPr>
            </w:pPr>
            <w:del w:id="114" w:author="José Conejeros" w:date="2026-10-27T10:03:00Z" w16du:dateUtc="2026-10-27T09:03:00Z">
              <w:r w:rsidRPr="00B236CD" w:rsidDel="006E26BC">
                <w:rPr>
                  <w:rFonts w:ascii="Arial" w:eastAsia="Arial" w:hAnsi="Arial" w:cs="Arial"/>
                  <w:color w:val="000000" w:themeColor="text1"/>
                  <w:lang w:val="en-US"/>
                </w:rPr>
                <w:delText>-</w:delText>
              </w:r>
            </w:del>
            <w:r w:rsidRPr="00B236CD">
              <w:rPr>
                <w:rFonts w:ascii="Arial" w:eastAsia="Arial" w:hAnsi="Arial" w:cs="Arial"/>
                <w:color w:val="000000" w:themeColor="text1"/>
                <w:lang w:val="en-US"/>
              </w:rPr>
              <w:t>0.04</w:t>
            </w:r>
          </w:p>
        </w:tc>
        <w:tc>
          <w:tcPr>
            <w:tcW w:w="1159" w:type="dxa"/>
            <w:tcMar>
              <w:left w:w="70" w:type="dxa"/>
              <w:right w:w="70" w:type="dxa"/>
            </w:tcMar>
            <w:vAlign w:val="bottom"/>
          </w:tcPr>
          <w:p w14:paraId="1320ADFD" w14:textId="34D93FA0"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68" w:type="dxa"/>
            <w:tcMar>
              <w:left w:w="70" w:type="dxa"/>
              <w:right w:w="70" w:type="dxa"/>
            </w:tcMar>
            <w:vAlign w:val="bottom"/>
          </w:tcPr>
          <w:p w14:paraId="7CC785C8" w14:textId="251BD08E"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344AD422" w14:textId="77777777" w:rsidTr="00CA618F">
        <w:trPr>
          <w:trHeight w:val="300"/>
        </w:trPr>
        <w:tc>
          <w:tcPr>
            <w:tcW w:w="1623" w:type="dxa"/>
            <w:tcMar>
              <w:left w:w="70" w:type="dxa"/>
              <w:right w:w="70" w:type="dxa"/>
            </w:tcMar>
            <w:vAlign w:val="bottom"/>
          </w:tcPr>
          <w:p w14:paraId="294DF2BE" w14:textId="6F4F0CEE" w:rsidR="76396538" w:rsidRPr="00B236CD" w:rsidRDefault="76396538" w:rsidP="76396538">
            <w:pPr>
              <w:spacing w:after="0"/>
              <w:rPr>
                <w:lang w:val="en-US"/>
              </w:rPr>
            </w:pPr>
            <w:r w:rsidRPr="00B236CD">
              <w:rPr>
                <w:rFonts w:ascii="Arial" w:eastAsia="Arial" w:hAnsi="Arial" w:cs="Arial"/>
                <w:color w:val="000000" w:themeColor="text1"/>
                <w:lang w:val="en-US"/>
              </w:rPr>
              <w:t>Trimester 3</w:t>
            </w:r>
          </w:p>
        </w:tc>
        <w:tc>
          <w:tcPr>
            <w:tcW w:w="520" w:type="dxa"/>
            <w:tcMar>
              <w:left w:w="70" w:type="dxa"/>
              <w:right w:w="70" w:type="dxa"/>
            </w:tcMar>
            <w:vAlign w:val="bottom"/>
          </w:tcPr>
          <w:p w14:paraId="6A26502A" w14:textId="6E5E9F88"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p>
        </w:tc>
        <w:tc>
          <w:tcPr>
            <w:tcW w:w="906" w:type="dxa"/>
            <w:tcMar>
              <w:left w:w="70" w:type="dxa"/>
              <w:right w:w="70" w:type="dxa"/>
            </w:tcMar>
            <w:vAlign w:val="bottom"/>
          </w:tcPr>
          <w:p w14:paraId="45C36EA7" w14:textId="41F15435" w:rsidR="76396538" w:rsidRPr="00B236CD" w:rsidRDefault="76396538" w:rsidP="76396538">
            <w:pPr>
              <w:spacing w:after="0"/>
              <w:jc w:val="center"/>
              <w:rPr>
                <w:lang w:val="en-US"/>
              </w:rPr>
            </w:pPr>
            <w:r w:rsidRPr="00B236CD">
              <w:rPr>
                <w:rFonts w:ascii="Arial" w:eastAsia="Arial" w:hAnsi="Arial" w:cs="Arial"/>
                <w:color w:val="000000" w:themeColor="text1"/>
                <w:lang w:val="en-US"/>
              </w:rPr>
              <w:t>2</w:t>
            </w:r>
            <w:ins w:id="115" w:author="José Conejeros" w:date="2026-10-27T10:01:00Z" w16du:dateUtc="2026-10-27T09:01:00Z">
              <w:r w:rsidR="006E26BC">
                <w:rPr>
                  <w:rFonts w:ascii="Arial" w:eastAsia="Arial" w:hAnsi="Arial" w:cs="Arial"/>
                  <w:color w:val="000000" w:themeColor="text1"/>
                  <w:lang w:val="en-US"/>
                </w:rPr>
                <w:t>.2</w:t>
              </w:r>
            </w:ins>
          </w:p>
        </w:tc>
        <w:tc>
          <w:tcPr>
            <w:tcW w:w="2197" w:type="dxa"/>
            <w:tcMar>
              <w:left w:w="70" w:type="dxa"/>
              <w:right w:w="70" w:type="dxa"/>
            </w:tcMar>
            <w:vAlign w:val="bottom"/>
          </w:tcPr>
          <w:p w14:paraId="30DA9466" w14:textId="33D9F639" w:rsidR="76396538" w:rsidRPr="00B236CD" w:rsidRDefault="76396538" w:rsidP="76396538">
            <w:pPr>
              <w:spacing w:after="0"/>
              <w:jc w:val="center"/>
              <w:rPr>
                <w:lang w:val="en-US"/>
              </w:rPr>
            </w:pPr>
            <w:r w:rsidRPr="00B236CD">
              <w:rPr>
                <w:rFonts w:ascii="Arial" w:eastAsia="Arial" w:hAnsi="Arial" w:cs="Arial"/>
                <w:color w:val="000000" w:themeColor="text1"/>
                <w:lang w:val="en-US"/>
              </w:rPr>
              <w:t>0.4 (</w:t>
            </w:r>
            <w:r w:rsidR="000A3417">
              <w:rPr>
                <w:rFonts w:ascii="Arial" w:eastAsia="Arial" w:hAnsi="Arial" w:cs="Arial"/>
                <w:color w:val="000000" w:themeColor="text1"/>
                <w:lang w:val="en-US"/>
              </w:rPr>
              <w:t>0.7</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13E8405C" w14:textId="29D5A2AE" w:rsidR="76396538" w:rsidRPr="00B236CD" w:rsidRDefault="006E26BC" w:rsidP="76396538">
            <w:pPr>
              <w:spacing w:after="0"/>
              <w:jc w:val="center"/>
              <w:rPr>
                <w:lang w:val="en-US"/>
              </w:rPr>
            </w:pPr>
            <w:ins w:id="116" w:author="José Conejeros" w:date="2026-10-27T10:02:00Z" w16du:dateUtc="2026-10-27T09:02:00Z">
              <w:r>
                <w:rPr>
                  <w:rFonts w:ascii="Arial" w:eastAsia="Arial" w:hAnsi="Arial" w:cs="Arial"/>
                  <w:color w:val="000000" w:themeColor="text1"/>
                  <w:lang w:val="en-US"/>
                </w:rPr>
                <w:t>-</w:t>
              </w:r>
            </w:ins>
            <w:r w:rsidR="76396538" w:rsidRPr="00B236CD">
              <w:rPr>
                <w:rFonts w:ascii="Arial" w:eastAsia="Arial" w:hAnsi="Arial" w:cs="Arial"/>
                <w:color w:val="000000" w:themeColor="text1"/>
                <w:lang w:val="en-US"/>
              </w:rPr>
              <w:t>0.0</w:t>
            </w:r>
            <w:ins w:id="117" w:author="José Conejeros" w:date="2026-10-27T10:02:00Z" w16du:dateUtc="2026-10-27T09:02:00Z">
              <w:r>
                <w:rPr>
                  <w:rFonts w:ascii="Arial" w:eastAsia="Arial" w:hAnsi="Arial" w:cs="Arial"/>
                  <w:color w:val="000000" w:themeColor="text1"/>
                  <w:lang w:val="en-US"/>
                </w:rPr>
                <w:t>4</w:t>
              </w:r>
            </w:ins>
            <w:del w:id="118" w:author="José Conejeros" w:date="2026-10-27T10:02:00Z" w16du:dateUtc="2026-10-27T09:02:00Z">
              <w:r w:rsidR="76396538" w:rsidRPr="00B236CD" w:rsidDel="006E26BC">
                <w:rPr>
                  <w:rFonts w:ascii="Arial" w:eastAsia="Arial" w:hAnsi="Arial" w:cs="Arial"/>
                  <w:color w:val="000000" w:themeColor="text1"/>
                  <w:lang w:val="en-US"/>
                </w:rPr>
                <w:delText>1</w:delText>
              </w:r>
            </w:del>
          </w:p>
        </w:tc>
        <w:tc>
          <w:tcPr>
            <w:tcW w:w="1151" w:type="dxa"/>
            <w:tcMar>
              <w:left w:w="70" w:type="dxa"/>
              <w:right w:w="70" w:type="dxa"/>
            </w:tcMar>
            <w:vAlign w:val="bottom"/>
          </w:tcPr>
          <w:p w14:paraId="6F7CD42C" w14:textId="180603D4" w:rsidR="76396538" w:rsidRPr="00B236CD" w:rsidRDefault="76396538" w:rsidP="76396538">
            <w:pPr>
              <w:spacing w:after="0"/>
              <w:jc w:val="center"/>
              <w:rPr>
                <w:lang w:val="en-US"/>
              </w:rPr>
            </w:pPr>
            <w:r w:rsidRPr="00B236CD">
              <w:rPr>
                <w:rFonts w:ascii="Arial" w:eastAsia="Arial" w:hAnsi="Arial" w:cs="Arial"/>
                <w:color w:val="000000" w:themeColor="text1"/>
                <w:lang w:val="en-US"/>
              </w:rPr>
              <w:t>-0.84</w:t>
            </w:r>
          </w:p>
        </w:tc>
        <w:tc>
          <w:tcPr>
            <w:tcW w:w="1159" w:type="dxa"/>
            <w:tcMar>
              <w:left w:w="70" w:type="dxa"/>
              <w:right w:w="70" w:type="dxa"/>
            </w:tcMar>
            <w:vAlign w:val="bottom"/>
          </w:tcPr>
          <w:p w14:paraId="1C58F172" w14:textId="4CEAE305" w:rsidR="76396538" w:rsidRPr="00B236CD" w:rsidRDefault="76396538" w:rsidP="76396538">
            <w:pPr>
              <w:spacing w:after="0"/>
              <w:jc w:val="center"/>
              <w:rPr>
                <w:lang w:val="en-US"/>
              </w:rPr>
            </w:pPr>
            <w:r w:rsidRPr="00B236CD">
              <w:rPr>
                <w:rFonts w:ascii="Arial" w:eastAsia="Arial" w:hAnsi="Arial" w:cs="Arial"/>
                <w:color w:val="000000" w:themeColor="text1"/>
                <w:lang w:val="en-US"/>
              </w:rPr>
              <w:t>0.05</w:t>
            </w:r>
          </w:p>
        </w:tc>
        <w:tc>
          <w:tcPr>
            <w:tcW w:w="1168" w:type="dxa"/>
            <w:tcMar>
              <w:left w:w="70" w:type="dxa"/>
              <w:right w:w="70" w:type="dxa"/>
            </w:tcMar>
            <w:vAlign w:val="bottom"/>
          </w:tcPr>
          <w:p w14:paraId="14C5940C" w14:textId="44907D90"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r>
      <w:tr w:rsidR="76396538" w:rsidRPr="00B236CD" w14:paraId="5C9B40B0" w14:textId="77777777" w:rsidTr="00CA618F">
        <w:trPr>
          <w:trHeight w:val="300"/>
        </w:trPr>
        <w:tc>
          <w:tcPr>
            <w:tcW w:w="1623" w:type="dxa"/>
            <w:tcMar>
              <w:left w:w="70" w:type="dxa"/>
              <w:right w:w="70" w:type="dxa"/>
            </w:tcMar>
            <w:vAlign w:val="bottom"/>
          </w:tcPr>
          <w:p w14:paraId="5D46F35B" w14:textId="1ED32373" w:rsidR="76396538" w:rsidRPr="00B236CD" w:rsidRDefault="76396538" w:rsidP="76396538">
            <w:pPr>
              <w:spacing w:after="0"/>
              <w:rPr>
                <w:lang w:val="en-US"/>
              </w:rPr>
            </w:pPr>
            <w:proofErr w:type="spellStart"/>
            <w:r w:rsidRPr="00B236CD">
              <w:rPr>
                <w:rFonts w:ascii="Arial" w:eastAsia="Arial" w:hAnsi="Arial" w:cs="Arial"/>
                <w:b/>
                <w:bCs/>
                <w:color w:val="000000" w:themeColor="text1"/>
                <w:lang w:val="en-US"/>
              </w:rPr>
              <w:t>Ksol</w:t>
            </w:r>
            <w:proofErr w:type="spellEnd"/>
          </w:p>
        </w:tc>
        <w:tc>
          <w:tcPr>
            <w:tcW w:w="520" w:type="dxa"/>
            <w:tcMar>
              <w:left w:w="70" w:type="dxa"/>
              <w:right w:w="70" w:type="dxa"/>
            </w:tcMar>
            <w:vAlign w:val="bottom"/>
          </w:tcPr>
          <w:p w14:paraId="02D92C2D" w14:textId="2B5AC135"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906" w:type="dxa"/>
            <w:tcMar>
              <w:left w:w="70" w:type="dxa"/>
              <w:right w:w="70" w:type="dxa"/>
            </w:tcMar>
            <w:vAlign w:val="bottom"/>
          </w:tcPr>
          <w:p w14:paraId="66441A0D" w14:textId="5A0A0B43"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2197" w:type="dxa"/>
            <w:tcMar>
              <w:left w:w="70" w:type="dxa"/>
              <w:right w:w="70" w:type="dxa"/>
            </w:tcMar>
            <w:vAlign w:val="bottom"/>
          </w:tcPr>
          <w:p w14:paraId="710E0221" w14:textId="10765654"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07" w:type="dxa"/>
            <w:tcMar>
              <w:left w:w="70" w:type="dxa"/>
              <w:right w:w="70" w:type="dxa"/>
            </w:tcMar>
            <w:vAlign w:val="bottom"/>
          </w:tcPr>
          <w:p w14:paraId="6D2F90A8" w14:textId="1639CE93"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1" w:type="dxa"/>
            <w:tcMar>
              <w:left w:w="70" w:type="dxa"/>
              <w:right w:w="70" w:type="dxa"/>
            </w:tcMar>
            <w:vAlign w:val="bottom"/>
          </w:tcPr>
          <w:p w14:paraId="5B388D6A" w14:textId="41BFFAC3"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59" w:type="dxa"/>
            <w:tcMar>
              <w:left w:w="70" w:type="dxa"/>
              <w:right w:w="70" w:type="dxa"/>
            </w:tcMar>
            <w:vAlign w:val="bottom"/>
          </w:tcPr>
          <w:p w14:paraId="0621BC7D" w14:textId="25C307C0"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c>
          <w:tcPr>
            <w:tcW w:w="1168" w:type="dxa"/>
            <w:tcMar>
              <w:left w:w="70" w:type="dxa"/>
              <w:right w:w="70" w:type="dxa"/>
            </w:tcMar>
            <w:vAlign w:val="bottom"/>
          </w:tcPr>
          <w:p w14:paraId="24E49C0E" w14:textId="2F4CE59A" w:rsidR="76396538" w:rsidRPr="00B236CD" w:rsidRDefault="76396538" w:rsidP="76396538">
            <w:pPr>
              <w:spacing w:after="0"/>
              <w:jc w:val="center"/>
              <w:rPr>
                <w:lang w:val="en-US"/>
              </w:rPr>
            </w:pPr>
            <w:r w:rsidRPr="00B236CD">
              <w:rPr>
                <w:rFonts w:ascii="Arial" w:eastAsia="Arial" w:hAnsi="Arial" w:cs="Arial"/>
                <w:color w:val="000000" w:themeColor="text1"/>
                <w:lang w:val="en-US"/>
              </w:rPr>
              <w:t xml:space="preserve"> </w:t>
            </w:r>
          </w:p>
        </w:tc>
      </w:tr>
      <w:tr w:rsidR="76396538" w:rsidRPr="00B236CD" w14:paraId="4C14CF26" w14:textId="77777777" w:rsidTr="00CA618F">
        <w:trPr>
          <w:trHeight w:val="300"/>
        </w:trPr>
        <w:tc>
          <w:tcPr>
            <w:tcW w:w="1623" w:type="dxa"/>
            <w:tcMar>
              <w:left w:w="70" w:type="dxa"/>
              <w:right w:w="70" w:type="dxa"/>
            </w:tcMar>
            <w:vAlign w:val="bottom"/>
          </w:tcPr>
          <w:p w14:paraId="209C3707" w14:textId="24A04798" w:rsidR="76396538" w:rsidRPr="00B236CD" w:rsidRDefault="002C36C8" w:rsidP="76396538">
            <w:pPr>
              <w:spacing w:after="0"/>
              <w:rPr>
                <w:lang w:val="en-US"/>
              </w:rPr>
            </w:pPr>
            <w:r>
              <w:rPr>
                <w:rFonts w:ascii="Arial" w:eastAsia="Arial" w:hAnsi="Arial" w:cs="Arial"/>
                <w:color w:val="000000" w:themeColor="text1"/>
                <w:lang w:val="en-US"/>
              </w:rPr>
              <w:t>Preconception</w:t>
            </w:r>
          </w:p>
        </w:tc>
        <w:tc>
          <w:tcPr>
            <w:tcW w:w="520" w:type="dxa"/>
            <w:tcMar>
              <w:left w:w="70" w:type="dxa"/>
              <w:right w:w="70" w:type="dxa"/>
            </w:tcMar>
            <w:vAlign w:val="bottom"/>
          </w:tcPr>
          <w:p w14:paraId="51DF6A83" w14:textId="3398D3CC"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2259D472" w14:textId="21224DF7" w:rsidR="76396538" w:rsidRPr="00B236CD" w:rsidRDefault="76396538" w:rsidP="76396538">
            <w:pPr>
              <w:spacing w:after="0"/>
              <w:jc w:val="center"/>
              <w:rPr>
                <w:lang w:val="en-US"/>
              </w:rPr>
            </w:pPr>
            <w:r w:rsidRPr="00B236CD">
              <w:rPr>
                <w:rFonts w:ascii="Arial" w:eastAsia="Arial" w:hAnsi="Arial" w:cs="Arial"/>
                <w:color w:val="000000" w:themeColor="text1"/>
                <w:lang w:val="en-US"/>
              </w:rPr>
              <w:t>4.2</w:t>
            </w:r>
          </w:p>
        </w:tc>
        <w:tc>
          <w:tcPr>
            <w:tcW w:w="2197" w:type="dxa"/>
            <w:tcMar>
              <w:left w:w="70" w:type="dxa"/>
              <w:right w:w="70" w:type="dxa"/>
            </w:tcMar>
            <w:vAlign w:val="bottom"/>
          </w:tcPr>
          <w:p w14:paraId="26F8D26D" w14:textId="4BAAE275" w:rsidR="76396538" w:rsidRPr="00B236CD" w:rsidRDefault="76396538" w:rsidP="76396538">
            <w:pPr>
              <w:spacing w:after="0"/>
              <w:jc w:val="center"/>
              <w:rPr>
                <w:lang w:val="en-US"/>
              </w:rPr>
            </w:pPr>
            <w:r w:rsidRPr="00B236CD">
              <w:rPr>
                <w:rFonts w:ascii="Arial" w:eastAsia="Arial" w:hAnsi="Arial" w:cs="Arial"/>
                <w:color w:val="000000" w:themeColor="text1"/>
                <w:lang w:val="en-US"/>
              </w:rPr>
              <w:t>0.6 (</w:t>
            </w:r>
            <w:del w:id="119" w:author="José Conejeros" w:date="2026-10-27T10:02:00Z" w16du:dateUtc="2026-10-27T09:02:00Z">
              <w:r w:rsidR="000A3417" w:rsidDel="006E26BC">
                <w:rPr>
                  <w:rFonts w:ascii="Arial" w:eastAsia="Arial" w:hAnsi="Arial" w:cs="Arial"/>
                  <w:color w:val="000000" w:themeColor="text1"/>
                  <w:lang w:val="en-US"/>
                </w:rPr>
                <w:delText>1.</w:delText>
              </w:r>
            </w:del>
            <w:r w:rsidR="000A3417">
              <w:rPr>
                <w:rFonts w:ascii="Arial" w:eastAsia="Arial" w:hAnsi="Arial" w:cs="Arial"/>
                <w:color w:val="000000" w:themeColor="text1"/>
                <w:lang w:val="en-US"/>
              </w:rPr>
              <w:t>0</w:t>
            </w:r>
            <w:ins w:id="120" w:author="José Conejeros" w:date="2026-10-27T10:02:00Z" w16du:dateUtc="2026-10-27T09:02:00Z">
              <w:r w:rsidR="006E26BC">
                <w:rPr>
                  <w:rFonts w:ascii="Arial" w:eastAsia="Arial" w:hAnsi="Arial" w:cs="Arial"/>
                  <w:color w:val="000000" w:themeColor="text1"/>
                  <w:lang w:val="en-US"/>
                </w:rPr>
                <w:t>.9</w:t>
              </w:r>
            </w:ins>
            <w:r w:rsidRPr="00B236CD">
              <w:rPr>
                <w:rFonts w:ascii="Arial" w:eastAsia="Arial" w:hAnsi="Arial" w:cs="Arial"/>
                <w:color w:val="000000" w:themeColor="text1"/>
                <w:lang w:val="en-US"/>
              </w:rPr>
              <w:t>)</w:t>
            </w:r>
          </w:p>
        </w:tc>
        <w:tc>
          <w:tcPr>
            <w:tcW w:w="1107" w:type="dxa"/>
            <w:tcMar>
              <w:left w:w="70" w:type="dxa"/>
              <w:right w:w="70" w:type="dxa"/>
            </w:tcMar>
            <w:vAlign w:val="bottom"/>
          </w:tcPr>
          <w:p w14:paraId="6155B3DD" w14:textId="07F87040"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1" w:type="dxa"/>
            <w:tcMar>
              <w:left w:w="70" w:type="dxa"/>
              <w:right w:w="70" w:type="dxa"/>
            </w:tcMar>
            <w:vAlign w:val="bottom"/>
          </w:tcPr>
          <w:p w14:paraId="78D3CBDC" w14:textId="250CA4B9"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59" w:type="dxa"/>
            <w:tcMar>
              <w:left w:w="70" w:type="dxa"/>
              <w:right w:w="70" w:type="dxa"/>
            </w:tcMar>
            <w:vAlign w:val="bottom"/>
          </w:tcPr>
          <w:p w14:paraId="60C23B54" w14:textId="7C00EAC9"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19D7EDA2" w14:textId="633083E1"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114502AD" w14:textId="77777777" w:rsidTr="00CA618F">
        <w:trPr>
          <w:trHeight w:val="300"/>
        </w:trPr>
        <w:tc>
          <w:tcPr>
            <w:tcW w:w="1623" w:type="dxa"/>
            <w:tcMar>
              <w:left w:w="70" w:type="dxa"/>
              <w:right w:w="70" w:type="dxa"/>
            </w:tcMar>
            <w:vAlign w:val="bottom"/>
          </w:tcPr>
          <w:p w14:paraId="034BE22B" w14:textId="237AC045" w:rsidR="76396538" w:rsidRPr="00B236CD" w:rsidRDefault="76396538" w:rsidP="76396538">
            <w:pPr>
              <w:spacing w:after="0"/>
              <w:rPr>
                <w:lang w:val="en-US"/>
              </w:rPr>
            </w:pPr>
            <w:r w:rsidRPr="00B236CD">
              <w:rPr>
                <w:rFonts w:ascii="Arial" w:eastAsia="Arial" w:hAnsi="Arial" w:cs="Arial"/>
                <w:color w:val="000000" w:themeColor="text1"/>
                <w:lang w:val="en-US"/>
              </w:rPr>
              <w:t>Trimester 1</w:t>
            </w:r>
          </w:p>
        </w:tc>
        <w:tc>
          <w:tcPr>
            <w:tcW w:w="520" w:type="dxa"/>
            <w:tcMar>
              <w:left w:w="70" w:type="dxa"/>
              <w:right w:w="70" w:type="dxa"/>
            </w:tcMar>
            <w:vAlign w:val="bottom"/>
          </w:tcPr>
          <w:p w14:paraId="4CB51F29" w14:textId="6CADF542"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59079998" w14:textId="481609EF" w:rsidR="76396538" w:rsidRPr="00B236CD" w:rsidRDefault="76396538" w:rsidP="76396538">
            <w:pPr>
              <w:spacing w:after="0"/>
              <w:jc w:val="center"/>
              <w:rPr>
                <w:lang w:val="en-US"/>
              </w:rPr>
            </w:pPr>
            <w:r w:rsidRPr="00B236CD">
              <w:rPr>
                <w:rFonts w:ascii="Arial" w:eastAsia="Arial" w:hAnsi="Arial" w:cs="Arial"/>
                <w:color w:val="000000" w:themeColor="text1"/>
                <w:lang w:val="en-US"/>
              </w:rPr>
              <w:t>3.8</w:t>
            </w:r>
          </w:p>
        </w:tc>
        <w:tc>
          <w:tcPr>
            <w:tcW w:w="2197" w:type="dxa"/>
            <w:tcMar>
              <w:left w:w="70" w:type="dxa"/>
              <w:right w:w="70" w:type="dxa"/>
            </w:tcMar>
            <w:vAlign w:val="bottom"/>
          </w:tcPr>
          <w:p w14:paraId="6F3CC51F" w14:textId="2DFDE46D" w:rsidR="76396538" w:rsidRPr="00B236CD" w:rsidRDefault="76396538" w:rsidP="76396538">
            <w:pPr>
              <w:spacing w:after="0"/>
              <w:jc w:val="center"/>
              <w:rPr>
                <w:lang w:val="en-US"/>
              </w:rPr>
            </w:pPr>
            <w:r w:rsidRPr="00B236CD">
              <w:rPr>
                <w:rFonts w:ascii="Arial" w:eastAsia="Arial" w:hAnsi="Arial" w:cs="Arial"/>
                <w:color w:val="000000" w:themeColor="text1"/>
                <w:lang w:val="en-US"/>
              </w:rPr>
              <w:t>0.6 (</w:t>
            </w:r>
            <w:r w:rsidR="000A3417">
              <w:rPr>
                <w:rFonts w:ascii="Arial" w:eastAsia="Arial" w:hAnsi="Arial" w:cs="Arial"/>
                <w:color w:val="000000" w:themeColor="text1"/>
                <w:lang w:val="en-US"/>
              </w:rPr>
              <w:t>1.0</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5DC01E10" w14:textId="1A627FAB"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ins w:id="121" w:author="José Conejeros" w:date="2026-10-27T10:03:00Z" w16du:dateUtc="2026-10-27T09:03:00Z">
              <w:r w:rsidR="006E26BC">
                <w:rPr>
                  <w:rFonts w:ascii="Arial" w:eastAsia="Arial" w:hAnsi="Arial" w:cs="Arial"/>
                  <w:color w:val="000000" w:themeColor="text1"/>
                  <w:lang w:val="en-US"/>
                </w:rPr>
                <w:t>8</w:t>
              </w:r>
            </w:ins>
            <w:del w:id="122" w:author="José Conejeros" w:date="2026-10-27T10:03:00Z" w16du:dateUtc="2026-10-27T09:03:00Z">
              <w:r w:rsidRPr="00B236CD" w:rsidDel="006E26BC">
                <w:rPr>
                  <w:rFonts w:ascii="Arial" w:eastAsia="Arial" w:hAnsi="Arial" w:cs="Arial"/>
                  <w:color w:val="000000" w:themeColor="text1"/>
                  <w:lang w:val="en-US"/>
                </w:rPr>
                <w:delText>2</w:delText>
              </w:r>
            </w:del>
          </w:p>
        </w:tc>
        <w:tc>
          <w:tcPr>
            <w:tcW w:w="1151" w:type="dxa"/>
            <w:tcMar>
              <w:left w:w="70" w:type="dxa"/>
              <w:right w:w="70" w:type="dxa"/>
            </w:tcMar>
            <w:vAlign w:val="bottom"/>
          </w:tcPr>
          <w:p w14:paraId="762B3186" w14:textId="57700AB6"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59" w:type="dxa"/>
            <w:tcMar>
              <w:left w:w="70" w:type="dxa"/>
              <w:right w:w="70" w:type="dxa"/>
            </w:tcMar>
            <w:vAlign w:val="bottom"/>
          </w:tcPr>
          <w:p w14:paraId="3780E900" w14:textId="2C732652"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c>
          <w:tcPr>
            <w:tcW w:w="1168" w:type="dxa"/>
            <w:tcMar>
              <w:left w:w="70" w:type="dxa"/>
              <w:right w:w="70" w:type="dxa"/>
            </w:tcMar>
            <w:vAlign w:val="bottom"/>
          </w:tcPr>
          <w:p w14:paraId="2991EB86" w14:textId="25CC2CEB"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03761C7F" w14:textId="77777777" w:rsidTr="00CA618F">
        <w:trPr>
          <w:trHeight w:val="300"/>
        </w:trPr>
        <w:tc>
          <w:tcPr>
            <w:tcW w:w="1623" w:type="dxa"/>
            <w:tcMar>
              <w:left w:w="70" w:type="dxa"/>
              <w:right w:w="70" w:type="dxa"/>
            </w:tcMar>
            <w:vAlign w:val="bottom"/>
          </w:tcPr>
          <w:p w14:paraId="19F4BE01" w14:textId="4A94D2F2" w:rsidR="76396538" w:rsidRPr="00B236CD" w:rsidRDefault="76396538" w:rsidP="76396538">
            <w:pPr>
              <w:spacing w:after="0"/>
              <w:rPr>
                <w:lang w:val="en-US"/>
              </w:rPr>
            </w:pPr>
            <w:r w:rsidRPr="00B236CD">
              <w:rPr>
                <w:rFonts w:ascii="Arial" w:eastAsia="Arial" w:hAnsi="Arial" w:cs="Arial"/>
                <w:color w:val="000000" w:themeColor="text1"/>
                <w:lang w:val="en-US"/>
              </w:rPr>
              <w:t>Trimester 2</w:t>
            </w:r>
          </w:p>
        </w:tc>
        <w:tc>
          <w:tcPr>
            <w:tcW w:w="520" w:type="dxa"/>
            <w:tcMar>
              <w:left w:w="70" w:type="dxa"/>
              <w:right w:w="70" w:type="dxa"/>
            </w:tcMar>
            <w:vAlign w:val="bottom"/>
          </w:tcPr>
          <w:p w14:paraId="41AA59B7" w14:textId="53EE27E2"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Mar>
              <w:left w:w="70" w:type="dxa"/>
              <w:right w:w="70" w:type="dxa"/>
            </w:tcMar>
            <w:vAlign w:val="bottom"/>
          </w:tcPr>
          <w:p w14:paraId="1D820438" w14:textId="6DC6660A" w:rsidR="76396538" w:rsidRPr="00B236CD" w:rsidRDefault="76396538" w:rsidP="76396538">
            <w:pPr>
              <w:spacing w:after="0"/>
              <w:jc w:val="center"/>
              <w:rPr>
                <w:lang w:val="en-US"/>
              </w:rPr>
            </w:pPr>
            <w:r w:rsidRPr="00B236CD">
              <w:rPr>
                <w:rFonts w:ascii="Arial" w:eastAsia="Arial" w:hAnsi="Arial" w:cs="Arial"/>
                <w:color w:val="000000" w:themeColor="text1"/>
                <w:lang w:val="en-US"/>
              </w:rPr>
              <w:t>3.9</w:t>
            </w:r>
          </w:p>
        </w:tc>
        <w:tc>
          <w:tcPr>
            <w:tcW w:w="2197" w:type="dxa"/>
            <w:tcMar>
              <w:left w:w="70" w:type="dxa"/>
              <w:right w:w="70" w:type="dxa"/>
            </w:tcMar>
            <w:vAlign w:val="bottom"/>
          </w:tcPr>
          <w:p w14:paraId="1E9727BE" w14:textId="1124F9D0" w:rsidR="76396538" w:rsidRPr="00B236CD" w:rsidRDefault="76396538" w:rsidP="76396538">
            <w:pPr>
              <w:spacing w:after="0"/>
              <w:jc w:val="center"/>
              <w:rPr>
                <w:lang w:val="en-US"/>
              </w:rPr>
            </w:pPr>
            <w:r w:rsidRPr="00B236CD">
              <w:rPr>
                <w:rFonts w:ascii="Arial" w:eastAsia="Arial" w:hAnsi="Arial" w:cs="Arial"/>
                <w:color w:val="000000" w:themeColor="text1"/>
                <w:lang w:val="en-US"/>
              </w:rPr>
              <w:t>0.7 (</w:t>
            </w:r>
            <w:r w:rsidR="000A3417">
              <w:rPr>
                <w:rFonts w:ascii="Arial" w:eastAsia="Arial" w:hAnsi="Arial" w:cs="Arial"/>
                <w:color w:val="000000" w:themeColor="text1"/>
                <w:lang w:val="en-US"/>
              </w:rPr>
              <w:t>0.9</w:t>
            </w:r>
            <w:r w:rsidRPr="00B236CD">
              <w:rPr>
                <w:rFonts w:ascii="Arial" w:eastAsia="Arial" w:hAnsi="Arial" w:cs="Arial"/>
                <w:color w:val="000000" w:themeColor="text1"/>
                <w:lang w:val="en-US"/>
              </w:rPr>
              <w:t>)</w:t>
            </w:r>
          </w:p>
        </w:tc>
        <w:tc>
          <w:tcPr>
            <w:tcW w:w="1107" w:type="dxa"/>
            <w:tcMar>
              <w:left w:w="70" w:type="dxa"/>
              <w:right w:w="70" w:type="dxa"/>
            </w:tcMar>
            <w:vAlign w:val="bottom"/>
          </w:tcPr>
          <w:p w14:paraId="66C14CE8" w14:textId="0678973E" w:rsidR="76396538" w:rsidRPr="00B236CD" w:rsidRDefault="76396538" w:rsidP="76396538">
            <w:pPr>
              <w:spacing w:after="0"/>
              <w:jc w:val="center"/>
              <w:rPr>
                <w:lang w:val="en-US"/>
              </w:rPr>
            </w:pPr>
            <w:r w:rsidRPr="00B236CD">
              <w:rPr>
                <w:rFonts w:ascii="Arial" w:eastAsia="Arial" w:hAnsi="Arial" w:cs="Arial"/>
                <w:color w:val="000000" w:themeColor="text1"/>
                <w:lang w:val="en-US"/>
              </w:rPr>
              <w:t>-0.78</w:t>
            </w:r>
          </w:p>
        </w:tc>
        <w:tc>
          <w:tcPr>
            <w:tcW w:w="1151" w:type="dxa"/>
            <w:tcMar>
              <w:left w:w="70" w:type="dxa"/>
              <w:right w:w="70" w:type="dxa"/>
            </w:tcMar>
            <w:vAlign w:val="bottom"/>
          </w:tcPr>
          <w:p w14:paraId="0693E3CC" w14:textId="67047F05"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123" w:author="José Conejeros" w:date="2026-10-27T10:03:00Z" w16du:dateUtc="2026-10-27T09:03:00Z">
              <w:r w:rsidR="006E26BC">
                <w:rPr>
                  <w:rFonts w:ascii="Arial" w:eastAsia="Arial" w:hAnsi="Arial" w:cs="Arial"/>
                  <w:color w:val="000000" w:themeColor="text1"/>
                  <w:lang w:val="en-US"/>
                </w:rPr>
                <w:t>5</w:t>
              </w:r>
            </w:ins>
            <w:del w:id="124" w:author="José Conejeros" w:date="2026-10-27T10:03:00Z" w16du:dateUtc="2026-10-27T09:03:00Z">
              <w:r w:rsidRPr="00B236CD" w:rsidDel="006E26BC">
                <w:rPr>
                  <w:rFonts w:ascii="Arial" w:eastAsia="Arial" w:hAnsi="Arial" w:cs="Arial"/>
                  <w:color w:val="000000" w:themeColor="text1"/>
                  <w:lang w:val="en-US"/>
                </w:rPr>
                <w:delText>1</w:delText>
              </w:r>
            </w:del>
          </w:p>
        </w:tc>
        <w:tc>
          <w:tcPr>
            <w:tcW w:w="1159" w:type="dxa"/>
            <w:tcMar>
              <w:left w:w="70" w:type="dxa"/>
              <w:right w:w="70" w:type="dxa"/>
            </w:tcMar>
            <w:vAlign w:val="bottom"/>
          </w:tcPr>
          <w:p w14:paraId="12A77241" w14:textId="51EC8874"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c>
          <w:tcPr>
            <w:tcW w:w="1168" w:type="dxa"/>
            <w:tcMar>
              <w:left w:w="70" w:type="dxa"/>
              <w:right w:w="70" w:type="dxa"/>
            </w:tcMar>
            <w:vAlign w:val="bottom"/>
          </w:tcPr>
          <w:p w14:paraId="15E4A825" w14:textId="7DB787BB" w:rsidR="76396538" w:rsidRPr="00B236CD" w:rsidRDefault="76396538" w:rsidP="76396538">
            <w:pPr>
              <w:spacing w:after="0"/>
              <w:jc w:val="center"/>
              <w:rPr>
                <w:lang w:val="en-US"/>
              </w:rPr>
            </w:pPr>
            <w:r w:rsidRPr="00B236CD">
              <w:rPr>
                <w:rFonts w:ascii="Arial" w:eastAsia="Arial" w:hAnsi="Arial" w:cs="Arial"/>
                <w:color w:val="000000" w:themeColor="text1"/>
                <w:lang w:val="en-US"/>
              </w:rPr>
              <w:t>-</w:t>
            </w:r>
          </w:p>
        </w:tc>
      </w:tr>
      <w:tr w:rsidR="76396538" w:rsidRPr="00B236CD" w14:paraId="116C68C2" w14:textId="77777777" w:rsidTr="00CA618F">
        <w:trPr>
          <w:trHeight w:val="300"/>
        </w:trPr>
        <w:tc>
          <w:tcPr>
            <w:tcW w:w="1623" w:type="dxa"/>
            <w:tcBorders>
              <w:left w:val="nil"/>
              <w:bottom w:val="single" w:sz="8" w:space="0" w:color="auto"/>
              <w:right w:val="nil"/>
            </w:tcBorders>
            <w:tcMar>
              <w:left w:w="70" w:type="dxa"/>
              <w:right w:w="70" w:type="dxa"/>
            </w:tcMar>
            <w:vAlign w:val="bottom"/>
          </w:tcPr>
          <w:p w14:paraId="5674E0F2" w14:textId="2ADEC846" w:rsidR="76396538" w:rsidRPr="00B236CD" w:rsidRDefault="76396538" w:rsidP="76396538">
            <w:pPr>
              <w:spacing w:after="0"/>
              <w:rPr>
                <w:lang w:val="en-US"/>
              </w:rPr>
            </w:pPr>
            <w:r w:rsidRPr="00B236CD">
              <w:rPr>
                <w:rFonts w:ascii="Arial" w:eastAsia="Arial" w:hAnsi="Arial" w:cs="Arial"/>
                <w:color w:val="000000" w:themeColor="text1"/>
                <w:lang w:val="en-US"/>
              </w:rPr>
              <w:t>Trimester 3</w:t>
            </w:r>
          </w:p>
        </w:tc>
        <w:tc>
          <w:tcPr>
            <w:tcW w:w="520" w:type="dxa"/>
            <w:tcBorders>
              <w:left w:val="nil"/>
              <w:bottom w:val="single" w:sz="8" w:space="0" w:color="auto"/>
              <w:right w:val="nil"/>
            </w:tcBorders>
            <w:tcMar>
              <w:left w:w="70" w:type="dxa"/>
              <w:right w:w="70" w:type="dxa"/>
            </w:tcMar>
            <w:vAlign w:val="bottom"/>
          </w:tcPr>
          <w:p w14:paraId="530D3B46" w14:textId="634B2C0C" w:rsidR="76396538" w:rsidRPr="00B236CD" w:rsidRDefault="76396538" w:rsidP="76396538">
            <w:pPr>
              <w:spacing w:after="0"/>
              <w:jc w:val="center"/>
              <w:rPr>
                <w:lang w:val="en-US"/>
              </w:rPr>
            </w:pPr>
            <w:r w:rsidRPr="00B236CD">
              <w:rPr>
                <w:rFonts w:ascii="Arial" w:eastAsia="Arial" w:hAnsi="Arial" w:cs="Arial"/>
                <w:color w:val="000000" w:themeColor="text1"/>
                <w:lang w:val="en-US"/>
              </w:rPr>
              <w:t>0.1</w:t>
            </w:r>
          </w:p>
        </w:tc>
        <w:tc>
          <w:tcPr>
            <w:tcW w:w="906" w:type="dxa"/>
            <w:tcBorders>
              <w:left w:val="nil"/>
              <w:bottom w:val="single" w:sz="8" w:space="0" w:color="auto"/>
              <w:right w:val="nil"/>
            </w:tcBorders>
            <w:tcMar>
              <w:left w:w="70" w:type="dxa"/>
              <w:right w:w="70" w:type="dxa"/>
            </w:tcMar>
            <w:vAlign w:val="bottom"/>
          </w:tcPr>
          <w:p w14:paraId="2FDA5CCC" w14:textId="65ACBA57" w:rsidR="76396538" w:rsidRPr="00B236CD" w:rsidRDefault="006E26BC" w:rsidP="76396538">
            <w:pPr>
              <w:spacing w:after="0"/>
              <w:jc w:val="center"/>
              <w:rPr>
                <w:lang w:val="en-US"/>
              </w:rPr>
            </w:pPr>
            <w:ins w:id="125" w:author="José Conejeros" w:date="2026-10-27T10:01:00Z" w16du:dateUtc="2026-10-27T09:01:00Z">
              <w:r>
                <w:rPr>
                  <w:rFonts w:ascii="Arial" w:eastAsia="Arial" w:hAnsi="Arial" w:cs="Arial"/>
                  <w:color w:val="000000" w:themeColor="text1"/>
                  <w:lang w:val="en-US"/>
                </w:rPr>
                <w:t>5</w:t>
              </w:r>
            </w:ins>
            <w:del w:id="126" w:author="José Conejeros" w:date="2026-10-27T10:01:00Z" w16du:dateUtc="2026-10-27T09:01:00Z">
              <w:r w:rsidR="76396538" w:rsidRPr="00B236CD" w:rsidDel="006E26BC">
                <w:rPr>
                  <w:rFonts w:ascii="Arial" w:eastAsia="Arial" w:hAnsi="Arial" w:cs="Arial"/>
                  <w:color w:val="000000" w:themeColor="text1"/>
                  <w:lang w:val="en-US"/>
                </w:rPr>
                <w:delText>3</w:delText>
              </w:r>
            </w:del>
            <w:r w:rsidR="76396538" w:rsidRPr="00B236CD">
              <w:rPr>
                <w:rFonts w:ascii="Arial" w:eastAsia="Arial" w:hAnsi="Arial" w:cs="Arial"/>
                <w:color w:val="000000" w:themeColor="text1"/>
                <w:lang w:val="en-US"/>
              </w:rPr>
              <w:t>.</w:t>
            </w:r>
            <w:ins w:id="127" w:author="José Conejeros" w:date="2026-10-27T10:01:00Z" w16du:dateUtc="2026-10-27T09:01:00Z">
              <w:r>
                <w:rPr>
                  <w:rFonts w:ascii="Arial" w:eastAsia="Arial" w:hAnsi="Arial" w:cs="Arial"/>
                  <w:color w:val="000000" w:themeColor="text1"/>
                  <w:lang w:val="en-US"/>
                </w:rPr>
                <w:t>0</w:t>
              </w:r>
            </w:ins>
            <w:del w:id="128" w:author="José Conejeros" w:date="2026-10-27T10:01:00Z" w16du:dateUtc="2026-10-27T09:01:00Z">
              <w:r w:rsidR="76396538" w:rsidRPr="00B236CD" w:rsidDel="006E26BC">
                <w:rPr>
                  <w:rFonts w:ascii="Arial" w:eastAsia="Arial" w:hAnsi="Arial" w:cs="Arial"/>
                  <w:color w:val="000000" w:themeColor="text1"/>
                  <w:lang w:val="en-US"/>
                </w:rPr>
                <w:delText>9</w:delText>
              </w:r>
            </w:del>
          </w:p>
        </w:tc>
        <w:tc>
          <w:tcPr>
            <w:tcW w:w="2197" w:type="dxa"/>
            <w:tcBorders>
              <w:left w:val="nil"/>
              <w:bottom w:val="single" w:sz="8" w:space="0" w:color="auto"/>
              <w:right w:val="nil"/>
            </w:tcBorders>
            <w:tcMar>
              <w:left w:w="70" w:type="dxa"/>
              <w:right w:w="70" w:type="dxa"/>
            </w:tcMar>
            <w:vAlign w:val="bottom"/>
          </w:tcPr>
          <w:p w14:paraId="0C49CAE8" w14:textId="511B0310" w:rsidR="76396538" w:rsidRPr="00B236CD" w:rsidRDefault="76396538" w:rsidP="76396538">
            <w:pPr>
              <w:spacing w:after="0"/>
              <w:jc w:val="center"/>
              <w:rPr>
                <w:lang w:val="en-US"/>
              </w:rPr>
            </w:pPr>
            <w:r w:rsidRPr="00B236CD">
              <w:rPr>
                <w:rFonts w:ascii="Arial" w:eastAsia="Arial" w:hAnsi="Arial" w:cs="Arial"/>
                <w:color w:val="000000" w:themeColor="text1"/>
                <w:lang w:val="en-US"/>
              </w:rPr>
              <w:t>0.6 (</w:t>
            </w:r>
            <w:del w:id="129" w:author="José Conejeros" w:date="2026-10-27T10:02:00Z" w16du:dateUtc="2026-10-27T09:02:00Z">
              <w:r w:rsidR="000A3417" w:rsidDel="006E26BC">
                <w:rPr>
                  <w:rFonts w:ascii="Arial" w:eastAsia="Arial" w:hAnsi="Arial" w:cs="Arial"/>
                  <w:color w:val="000000" w:themeColor="text1"/>
                  <w:lang w:val="en-US"/>
                </w:rPr>
                <w:delText>1.</w:delText>
              </w:r>
            </w:del>
            <w:r w:rsidR="000A3417">
              <w:rPr>
                <w:rFonts w:ascii="Arial" w:eastAsia="Arial" w:hAnsi="Arial" w:cs="Arial"/>
                <w:color w:val="000000" w:themeColor="text1"/>
                <w:lang w:val="en-US"/>
              </w:rPr>
              <w:t>0</w:t>
            </w:r>
            <w:ins w:id="130" w:author="José Conejeros" w:date="2026-10-27T10:02:00Z" w16du:dateUtc="2026-10-27T09:02:00Z">
              <w:r w:rsidR="006E26BC">
                <w:rPr>
                  <w:rFonts w:ascii="Arial" w:eastAsia="Arial" w:hAnsi="Arial" w:cs="Arial"/>
                  <w:color w:val="000000" w:themeColor="text1"/>
                  <w:lang w:val="en-US"/>
                </w:rPr>
                <w:t>.9</w:t>
              </w:r>
            </w:ins>
            <w:r w:rsidRPr="00B236CD">
              <w:rPr>
                <w:rFonts w:ascii="Arial" w:eastAsia="Arial" w:hAnsi="Arial" w:cs="Arial"/>
                <w:color w:val="000000" w:themeColor="text1"/>
                <w:lang w:val="en-US"/>
              </w:rPr>
              <w:t>)</w:t>
            </w:r>
          </w:p>
        </w:tc>
        <w:tc>
          <w:tcPr>
            <w:tcW w:w="1107" w:type="dxa"/>
            <w:tcBorders>
              <w:left w:val="nil"/>
              <w:bottom w:val="single" w:sz="8" w:space="0" w:color="auto"/>
              <w:right w:val="nil"/>
            </w:tcBorders>
            <w:tcMar>
              <w:left w:w="70" w:type="dxa"/>
              <w:right w:w="70" w:type="dxa"/>
            </w:tcMar>
            <w:vAlign w:val="bottom"/>
          </w:tcPr>
          <w:p w14:paraId="3BB63D11" w14:textId="1E96A28E"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131" w:author="José Conejeros" w:date="2026-10-27T10:03:00Z" w16du:dateUtc="2026-10-27T09:03:00Z">
              <w:r w:rsidR="006E26BC">
                <w:rPr>
                  <w:rFonts w:ascii="Arial" w:eastAsia="Arial" w:hAnsi="Arial" w:cs="Arial"/>
                  <w:color w:val="000000" w:themeColor="text1"/>
                  <w:lang w:val="en-US"/>
                </w:rPr>
                <w:t>1</w:t>
              </w:r>
            </w:ins>
            <w:del w:id="132" w:author="José Conejeros" w:date="2026-10-27T10:03:00Z" w16du:dateUtc="2026-10-27T09:03:00Z">
              <w:r w:rsidRPr="00B236CD" w:rsidDel="006E26BC">
                <w:rPr>
                  <w:rFonts w:ascii="Arial" w:eastAsia="Arial" w:hAnsi="Arial" w:cs="Arial"/>
                  <w:color w:val="000000" w:themeColor="text1"/>
                  <w:lang w:val="en-US"/>
                </w:rPr>
                <w:delText>6</w:delText>
              </w:r>
            </w:del>
          </w:p>
        </w:tc>
        <w:tc>
          <w:tcPr>
            <w:tcW w:w="1151" w:type="dxa"/>
            <w:tcBorders>
              <w:left w:val="nil"/>
              <w:bottom w:val="single" w:sz="8" w:space="0" w:color="auto"/>
              <w:right w:val="nil"/>
            </w:tcBorders>
            <w:tcMar>
              <w:left w:w="70" w:type="dxa"/>
              <w:right w:w="70" w:type="dxa"/>
            </w:tcMar>
            <w:vAlign w:val="bottom"/>
          </w:tcPr>
          <w:p w14:paraId="4EC56007" w14:textId="14F16346" w:rsidR="76396538" w:rsidRPr="00B236CD" w:rsidRDefault="76396538" w:rsidP="76396538">
            <w:pPr>
              <w:spacing w:after="0"/>
              <w:jc w:val="center"/>
              <w:rPr>
                <w:lang w:val="en-US"/>
              </w:rPr>
            </w:pPr>
            <w:r w:rsidRPr="00B236CD">
              <w:rPr>
                <w:rFonts w:ascii="Arial" w:eastAsia="Arial" w:hAnsi="Arial" w:cs="Arial"/>
                <w:color w:val="000000" w:themeColor="text1"/>
                <w:lang w:val="en-US"/>
              </w:rPr>
              <w:t>-0.77</w:t>
            </w:r>
          </w:p>
        </w:tc>
        <w:tc>
          <w:tcPr>
            <w:tcW w:w="1159" w:type="dxa"/>
            <w:tcBorders>
              <w:left w:val="nil"/>
              <w:bottom w:val="single" w:sz="8" w:space="0" w:color="auto"/>
              <w:right w:val="nil"/>
            </w:tcBorders>
            <w:tcMar>
              <w:left w:w="70" w:type="dxa"/>
              <w:right w:w="70" w:type="dxa"/>
            </w:tcMar>
            <w:vAlign w:val="bottom"/>
          </w:tcPr>
          <w:p w14:paraId="1B0FEF35" w14:textId="6895B4AA" w:rsidR="76396538" w:rsidRPr="00B236CD" w:rsidRDefault="76396538" w:rsidP="76396538">
            <w:pPr>
              <w:spacing w:after="0"/>
              <w:jc w:val="center"/>
              <w:rPr>
                <w:lang w:val="en-US"/>
              </w:rPr>
            </w:pPr>
            <w:r w:rsidRPr="00B236CD">
              <w:rPr>
                <w:rFonts w:ascii="Arial" w:eastAsia="Arial" w:hAnsi="Arial" w:cs="Arial"/>
                <w:color w:val="000000" w:themeColor="text1"/>
                <w:lang w:val="en-US"/>
              </w:rPr>
              <w:t>0.0</w:t>
            </w:r>
            <w:ins w:id="133" w:author="José Conejeros" w:date="2026-10-27T10:03:00Z" w16du:dateUtc="2026-10-27T09:03:00Z">
              <w:r w:rsidR="006E26BC">
                <w:rPr>
                  <w:rFonts w:ascii="Arial" w:eastAsia="Arial" w:hAnsi="Arial" w:cs="Arial"/>
                  <w:color w:val="000000" w:themeColor="text1"/>
                  <w:lang w:val="en-US"/>
                </w:rPr>
                <w:t>4</w:t>
              </w:r>
            </w:ins>
            <w:del w:id="134" w:author="José Conejeros" w:date="2026-10-27T10:03:00Z" w16du:dateUtc="2026-10-27T09:03:00Z">
              <w:r w:rsidRPr="00B236CD" w:rsidDel="006E26BC">
                <w:rPr>
                  <w:rFonts w:ascii="Arial" w:eastAsia="Arial" w:hAnsi="Arial" w:cs="Arial"/>
                  <w:color w:val="000000" w:themeColor="text1"/>
                  <w:lang w:val="en-US"/>
                </w:rPr>
                <w:delText>9</w:delText>
              </w:r>
            </w:del>
          </w:p>
        </w:tc>
        <w:tc>
          <w:tcPr>
            <w:tcW w:w="1168" w:type="dxa"/>
            <w:tcBorders>
              <w:left w:val="nil"/>
              <w:bottom w:val="single" w:sz="8" w:space="0" w:color="auto"/>
              <w:right w:val="nil"/>
            </w:tcBorders>
            <w:tcMar>
              <w:left w:w="70" w:type="dxa"/>
              <w:right w:w="70" w:type="dxa"/>
            </w:tcMar>
            <w:vAlign w:val="bottom"/>
          </w:tcPr>
          <w:p w14:paraId="458F13CF" w14:textId="3B441275" w:rsidR="76396538" w:rsidRPr="00B236CD" w:rsidRDefault="76396538" w:rsidP="76396538">
            <w:pPr>
              <w:spacing w:after="0"/>
              <w:jc w:val="center"/>
              <w:rPr>
                <w:lang w:val="en-US"/>
              </w:rPr>
            </w:pPr>
            <w:r w:rsidRPr="00B236CD">
              <w:rPr>
                <w:rFonts w:ascii="Arial" w:eastAsia="Arial" w:hAnsi="Arial" w:cs="Arial"/>
                <w:color w:val="000000" w:themeColor="text1"/>
                <w:lang w:val="en-US"/>
              </w:rPr>
              <w:t>1.00</w:t>
            </w:r>
          </w:p>
        </w:tc>
      </w:tr>
    </w:tbl>
    <w:p w14:paraId="15D7E140" w14:textId="22A05FDE" w:rsidR="494C7D96" w:rsidRDefault="494C7D96" w:rsidP="76396538">
      <w:pPr>
        <w:spacing w:after="0" w:line="240" w:lineRule="auto"/>
        <w:rPr>
          <w:rFonts w:ascii="Arial" w:eastAsia="Aptos" w:hAnsi="Arial" w:cs="Arial"/>
          <w:lang w:val="en-US"/>
        </w:rPr>
      </w:pPr>
      <w:r w:rsidRPr="76396538">
        <w:rPr>
          <w:rFonts w:ascii="Arial" w:eastAsia="Aptos" w:hAnsi="Arial" w:cs="Arial"/>
          <w:vertAlign w:val="superscript"/>
          <w:lang w:val="en-US"/>
        </w:rPr>
        <w:t>1</w:t>
      </w:r>
      <w:r w:rsidRPr="76396538">
        <w:rPr>
          <w:rFonts w:ascii="Arial" w:eastAsia="Aptos" w:hAnsi="Arial" w:cs="Arial"/>
          <w:lang w:val="en-US"/>
        </w:rPr>
        <w:t xml:space="preserve"> Spearman’s rho.</w:t>
      </w:r>
    </w:p>
    <w:p w14:paraId="4BC2FB93" w14:textId="3FF779DA" w:rsidR="76396538" w:rsidRDefault="76396538" w:rsidP="76396538">
      <w:pPr>
        <w:spacing w:after="0" w:line="240" w:lineRule="auto"/>
        <w:rPr>
          <w:rFonts w:ascii="Arial" w:eastAsia="Aptos" w:hAnsi="Arial" w:cs="Arial"/>
          <w:lang w:val="en-US"/>
        </w:rPr>
      </w:pPr>
    </w:p>
    <w:p w14:paraId="72B1F326" w14:textId="20C8656A" w:rsidR="76396538" w:rsidRDefault="76396538" w:rsidP="76396538">
      <w:pPr>
        <w:spacing w:after="0" w:line="240" w:lineRule="auto"/>
        <w:rPr>
          <w:rFonts w:ascii="Arial" w:eastAsia="Aptos" w:hAnsi="Arial" w:cs="Arial"/>
          <w:lang w:val="en-US"/>
        </w:rPr>
      </w:pPr>
    </w:p>
    <w:p w14:paraId="71CA693D" w14:textId="3355CF1C" w:rsidR="76396538" w:rsidRDefault="76396538" w:rsidP="76396538">
      <w:pPr>
        <w:spacing w:after="0" w:line="240" w:lineRule="auto"/>
        <w:rPr>
          <w:rFonts w:ascii="Arial" w:eastAsia="Aptos" w:hAnsi="Arial" w:cs="Arial"/>
          <w:lang w:val="en-US"/>
        </w:rPr>
      </w:pPr>
    </w:p>
    <w:p w14:paraId="50960260" w14:textId="7CA02754" w:rsidR="00B30E1D" w:rsidRPr="00B30E1D" w:rsidRDefault="00B30E1D" w:rsidP="007E5098">
      <w:pPr>
        <w:spacing w:after="160" w:line="259" w:lineRule="auto"/>
        <w:rPr>
          <w:rFonts w:ascii="Arial" w:hAnsi="Arial" w:cs="Arial"/>
          <w:lang w:val="en-US" w:eastAsia="es-ES"/>
        </w:rPr>
      </w:pPr>
      <w:r>
        <w:rPr>
          <w:rFonts w:ascii="Arial" w:hAnsi="Arial" w:cs="Arial"/>
          <w:lang w:val="en-US" w:eastAsia="es-ES"/>
        </w:rPr>
        <w:br w:type="page"/>
      </w:r>
    </w:p>
    <w:p w14:paraId="3647E369" w14:textId="00F63369" w:rsidR="00AB2F4F" w:rsidRDefault="00ED1262" w:rsidP="00186166">
      <w:pPr>
        <w:spacing w:after="0" w:line="480" w:lineRule="auto"/>
        <w:jc w:val="both"/>
        <w:rPr>
          <w:rFonts w:ascii="Arial" w:hAnsi="Arial" w:cs="Arial"/>
          <w:lang w:val="en-US" w:eastAsia="es-ES"/>
        </w:rPr>
      </w:pPr>
      <w:r w:rsidRPr="00ED1262">
        <w:rPr>
          <w:rFonts w:ascii="Arial" w:hAnsi="Arial" w:cs="Arial"/>
          <w:lang w:val="en-US" w:eastAsia="es-ES"/>
        </w:rPr>
        <w:lastRenderedPageBreak/>
        <w:t xml:space="preserve">No </w:t>
      </w:r>
      <w:r w:rsidR="00A21350">
        <w:rPr>
          <w:rFonts w:ascii="Arial" w:hAnsi="Arial" w:cs="Arial"/>
          <w:lang w:val="en-US" w:eastAsia="es-ES"/>
        </w:rPr>
        <w:t>differential</w:t>
      </w:r>
      <w:r w:rsidRPr="00ED1262">
        <w:rPr>
          <w:rFonts w:ascii="Arial" w:hAnsi="Arial" w:cs="Arial"/>
          <w:lang w:val="en-US" w:eastAsia="es-ES"/>
        </w:rPr>
        <w:t xml:space="preserve"> risk of congenital malformations at birth was observed with higher exposure to PM</w:t>
      </w:r>
      <w:proofErr w:type="gramStart"/>
      <w:r w:rsidRPr="00ED1262">
        <w:rPr>
          <w:rFonts w:ascii="Cambria Math" w:hAnsi="Cambria Math" w:cs="Cambria Math"/>
          <w:lang w:val="en-US" w:eastAsia="es-ES"/>
        </w:rPr>
        <w:t>₂</w:t>
      </w:r>
      <w:r w:rsidRPr="00ED1262">
        <w:rPr>
          <w:rFonts w:ascii="Arial" w:hAnsi="Arial" w:cs="Arial"/>
          <w:lang w:val="en-US" w:eastAsia="es-ES"/>
        </w:rPr>
        <w:t>.</w:t>
      </w:r>
      <w:r w:rsidRPr="00ED1262">
        <w:rPr>
          <w:rFonts w:ascii="Cambria Math" w:hAnsi="Cambria Math" w:cs="Cambria Math"/>
          <w:lang w:val="en-US" w:eastAsia="es-ES"/>
        </w:rPr>
        <w:t>₅</w:t>
      </w:r>
      <w:proofErr w:type="gramEnd"/>
      <w:r w:rsidRPr="00ED1262">
        <w:rPr>
          <w:rFonts w:ascii="Arial" w:hAnsi="Arial" w:cs="Arial"/>
          <w:lang w:val="en-US" w:eastAsia="es-ES"/>
        </w:rPr>
        <w:t xml:space="preserve">, </w:t>
      </w:r>
      <w:proofErr w:type="spellStart"/>
      <w:r w:rsidRPr="00ED1262">
        <w:rPr>
          <w:rFonts w:ascii="Arial" w:hAnsi="Arial" w:cs="Arial"/>
          <w:lang w:val="en-US" w:eastAsia="es-ES"/>
        </w:rPr>
        <w:t>levo</w:t>
      </w:r>
      <w:proofErr w:type="spellEnd"/>
      <w:r w:rsidRPr="00ED1262">
        <w:rPr>
          <w:rFonts w:ascii="Arial" w:hAnsi="Arial" w:cs="Arial"/>
          <w:lang w:val="en-US" w:eastAsia="es-ES"/>
        </w:rPr>
        <w:t xml:space="preserve">, or </w:t>
      </w:r>
      <w:proofErr w:type="spellStart"/>
      <w:r w:rsidRPr="00ED1262">
        <w:rPr>
          <w:rFonts w:ascii="Arial" w:hAnsi="Arial" w:cs="Arial"/>
          <w:lang w:val="en-US" w:eastAsia="es-ES"/>
        </w:rPr>
        <w:t>Ksol</w:t>
      </w:r>
      <w:proofErr w:type="spellEnd"/>
      <w:r w:rsidRPr="00ED1262">
        <w:rPr>
          <w:rFonts w:ascii="Arial" w:hAnsi="Arial" w:cs="Arial"/>
          <w:lang w:val="en-US" w:eastAsia="es-ES"/>
        </w:rPr>
        <w:t xml:space="preserve"> during any trimester of gestation or </w:t>
      </w:r>
      <w:r w:rsidR="0009079F">
        <w:rPr>
          <w:rFonts w:ascii="Arial" w:hAnsi="Arial" w:cs="Arial"/>
          <w:lang w:val="en-US" w:eastAsia="es-ES"/>
        </w:rPr>
        <w:t xml:space="preserve">after including </w:t>
      </w:r>
      <w:r w:rsidR="0046554E">
        <w:rPr>
          <w:rFonts w:ascii="Arial" w:hAnsi="Arial" w:cs="Arial"/>
          <w:lang w:val="en-US" w:eastAsia="es-ES"/>
        </w:rPr>
        <w:t xml:space="preserve">the </w:t>
      </w:r>
      <w:r w:rsidR="002C36C8">
        <w:rPr>
          <w:rFonts w:ascii="Arial" w:hAnsi="Arial" w:cs="Arial"/>
          <w:lang w:val="en-US" w:eastAsia="es-ES"/>
        </w:rPr>
        <w:t>preconception</w:t>
      </w:r>
      <w:r w:rsidR="0046554E">
        <w:rPr>
          <w:rFonts w:ascii="Arial" w:hAnsi="Arial" w:cs="Arial"/>
          <w:lang w:val="en-US" w:eastAsia="es-ES"/>
        </w:rPr>
        <w:t xml:space="preserve"> period</w:t>
      </w:r>
      <w:r w:rsidR="00DB1537">
        <w:rPr>
          <w:rFonts w:ascii="Arial" w:hAnsi="Arial" w:cs="Arial"/>
          <w:lang w:val="en-US" w:eastAsia="es-ES"/>
        </w:rPr>
        <w:t xml:space="preserve"> (</w:t>
      </w:r>
      <w:r w:rsidR="006064BB">
        <w:rPr>
          <w:rFonts w:ascii="Arial" w:hAnsi="Arial" w:cs="Arial"/>
          <w:lang w:val="en-US" w:eastAsia="es-ES"/>
        </w:rPr>
        <w:t xml:space="preserve">Table </w:t>
      </w:r>
      <w:r w:rsidR="00C268DE">
        <w:rPr>
          <w:rFonts w:ascii="Arial" w:hAnsi="Arial" w:cs="Arial"/>
          <w:lang w:val="en-US" w:eastAsia="es-ES"/>
        </w:rPr>
        <w:t>3</w:t>
      </w:r>
      <w:r w:rsidR="00DB1537">
        <w:rPr>
          <w:rFonts w:ascii="Arial" w:hAnsi="Arial" w:cs="Arial"/>
          <w:lang w:val="en-US" w:eastAsia="es-ES"/>
        </w:rPr>
        <w:t>)</w:t>
      </w:r>
      <w:r w:rsidRPr="00ED1262">
        <w:rPr>
          <w:rFonts w:ascii="Arial" w:hAnsi="Arial" w:cs="Arial"/>
          <w:lang w:val="en-US" w:eastAsia="es-ES"/>
        </w:rPr>
        <w:t xml:space="preserve">. This was consistent across models in which exposure was assigned using </w:t>
      </w:r>
      <w:r w:rsidR="004C3F57">
        <w:rPr>
          <w:rFonts w:ascii="Arial" w:hAnsi="Arial" w:cs="Arial"/>
          <w:lang w:val="en-US" w:eastAsia="es-ES"/>
        </w:rPr>
        <w:t>either the temporal or spati</w:t>
      </w:r>
      <w:r w:rsidR="007844C6">
        <w:rPr>
          <w:rFonts w:ascii="Arial" w:hAnsi="Arial" w:cs="Arial"/>
          <w:lang w:val="en-US" w:eastAsia="es-ES"/>
        </w:rPr>
        <w:t>al-</w:t>
      </w:r>
      <w:r w:rsidR="004C3F57">
        <w:rPr>
          <w:rFonts w:ascii="Arial" w:hAnsi="Arial" w:cs="Arial"/>
          <w:lang w:val="en-US" w:eastAsia="es-ES"/>
        </w:rPr>
        <w:t xml:space="preserve">temporal </w:t>
      </w:r>
      <w:r w:rsidR="00B236CD">
        <w:rPr>
          <w:rFonts w:ascii="Arial" w:hAnsi="Arial" w:cs="Arial"/>
          <w:lang w:val="en-US" w:eastAsia="es-ES"/>
        </w:rPr>
        <w:t>m</w:t>
      </w:r>
      <w:r w:rsidR="004C3F57">
        <w:rPr>
          <w:rFonts w:ascii="Arial" w:hAnsi="Arial" w:cs="Arial"/>
          <w:lang w:val="en-US" w:eastAsia="es-ES"/>
        </w:rPr>
        <w:t>odel</w:t>
      </w:r>
      <w:r w:rsidRPr="00ED1262">
        <w:rPr>
          <w:rFonts w:ascii="Arial" w:hAnsi="Arial" w:cs="Arial"/>
          <w:lang w:val="en-US" w:eastAsia="es-ES"/>
        </w:rPr>
        <w:t xml:space="preserve"> (Table </w:t>
      </w:r>
      <w:r w:rsidR="00C268DE">
        <w:rPr>
          <w:rFonts w:ascii="Arial" w:hAnsi="Arial" w:cs="Arial"/>
          <w:lang w:val="en-US" w:eastAsia="es-ES"/>
        </w:rPr>
        <w:t>3</w:t>
      </w:r>
      <w:r w:rsidRPr="00ED1262">
        <w:rPr>
          <w:rFonts w:ascii="Arial" w:hAnsi="Arial" w:cs="Arial"/>
          <w:lang w:val="en-US" w:eastAsia="es-ES"/>
        </w:rPr>
        <w:t>).</w:t>
      </w:r>
      <w:r>
        <w:rPr>
          <w:rFonts w:ascii="Arial" w:hAnsi="Arial" w:cs="Arial"/>
          <w:lang w:val="en-US" w:eastAsia="es-ES"/>
        </w:rPr>
        <w:t xml:space="preserve"> </w:t>
      </w:r>
      <w:r w:rsidR="00C671E6">
        <w:rPr>
          <w:rFonts w:ascii="Arial" w:hAnsi="Arial" w:cs="Arial"/>
          <w:lang w:val="en-US" w:eastAsia="es-ES"/>
        </w:rPr>
        <w:t xml:space="preserve">When evaluating congenital heart </w:t>
      </w:r>
      <w:r w:rsidR="00233A67">
        <w:rPr>
          <w:rFonts w:ascii="Arial" w:hAnsi="Arial" w:cs="Arial"/>
          <w:lang w:val="en-US" w:eastAsia="es-ES"/>
        </w:rPr>
        <w:t>disease</w:t>
      </w:r>
      <w:r w:rsidR="00C671E6">
        <w:rPr>
          <w:rFonts w:ascii="Arial" w:hAnsi="Arial" w:cs="Arial"/>
          <w:lang w:val="en-US" w:eastAsia="es-ES"/>
        </w:rPr>
        <w:t xml:space="preserve">, we observed an increased risk </w:t>
      </w:r>
      <w:r w:rsidR="005A15AC">
        <w:rPr>
          <w:rFonts w:ascii="Arial" w:hAnsi="Arial" w:cs="Arial"/>
          <w:lang w:val="en-US" w:eastAsia="es-ES"/>
        </w:rPr>
        <w:t xml:space="preserve">associated with increasing exposure of </w:t>
      </w:r>
      <w:proofErr w:type="spellStart"/>
      <w:r w:rsidR="005A15AC">
        <w:rPr>
          <w:rFonts w:ascii="Arial" w:hAnsi="Arial" w:cs="Arial"/>
          <w:lang w:val="en-US" w:eastAsia="es-ES"/>
        </w:rPr>
        <w:t>levo</w:t>
      </w:r>
      <w:proofErr w:type="spellEnd"/>
      <w:r w:rsidR="005A15AC">
        <w:rPr>
          <w:rFonts w:ascii="Arial" w:hAnsi="Arial" w:cs="Arial"/>
          <w:lang w:val="en-US" w:eastAsia="es-ES"/>
        </w:rPr>
        <w:t xml:space="preserve"> and </w:t>
      </w:r>
      <w:proofErr w:type="spellStart"/>
      <w:r w:rsidR="005A15AC">
        <w:rPr>
          <w:rFonts w:ascii="Arial" w:hAnsi="Arial" w:cs="Arial"/>
          <w:lang w:val="en-US" w:eastAsia="es-ES"/>
        </w:rPr>
        <w:t>Ksol</w:t>
      </w:r>
      <w:proofErr w:type="spellEnd"/>
      <w:r w:rsidR="005A15AC">
        <w:rPr>
          <w:rFonts w:ascii="Arial" w:hAnsi="Arial" w:cs="Arial"/>
          <w:lang w:val="en-US" w:eastAsia="es-ES"/>
        </w:rPr>
        <w:t xml:space="preserve"> in the third trimester of gestation</w:t>
      </w:r>
      <w:r w:rsidR="00856735">
        <w:rPr>
          <w:rFonts w:ascii="Arial" w:hAnsi="Arial" w:cs="Arial"/>
          <w:lang w:val="en-US" w:eastAsia="es-ES"/>
        </w:rPr>
        <w:t xml:space="preserve"> (Table </w:t>
      </w:r>
      <w:r w:rsidR="00C268DE">
        <w:rPr>
          <w:rFonts w:ascii="Arial" w:hAnsi="Arial" w:cs="Arial"/>
          <w:lang w:val="en-US" w:eastAsia="es-ES"/>
        </w:rPr>
        <w:t>4</w:t>
      </w:r>
      <w:r w:rsidR="00856735">
        <w:rPr>
          <w:rFonts w:ascii="Arial" w:hAnsi="Arial" w:cs="Arial"/>
          <w:lang w:val="en-US" w:eastAsia="es-ES"/>
        </w:rPr>
        <w:t>)</w:t>
      </w:r>
      <w:r w:rsidR="00C011F4">
        <w:rPr>
          <w:rFonts w:ascii="Arial" w:hAnsi="Arial" w:cs="Arial"/>
          <w:lang w:val="en-US" w:eastAsia="es-ES"/>
        </w:rPr>
        <w:t xml:space="preserve">. Estimates were statistically significant for exposure assigned using the </w:t>
      </w:r>
      <w:r w:rsidR="00871E2C">
        <w:rPr>
          <w:rFonts w:ascii="Arial" w:hAnsi="Arial" w:cs="Arial"/>
          <w:lang w:val="en-US" w:eastAsia="es-ES"/>
        </w:rPr>
        <w:t>temporal method</w:t>
      </w:r>
      <w:r w:rsidR="00C011F4">
        <w:rPr>
          <w:rFonts w:ascii="Arial" w:hAnsi="Arial" w:cs="Arial"/>
          <w:lang w:val="en-US" w:eastAsia="es-ES"/>
        </w:rPr>
        <w:t xml:space="preserve"> only</w:t>
      </w:r>
      <w:r w:rsidR="005A15AC">
        <w:rPr>
          <w:rFonts w:ascii="Arial" w:hAnsi="Arial" w:cs="Arial"/>
          <w:lang w:val="en-US" w:eastAsia="es-ES"/>
        </w:rPr>
        <w:t>.</w:t>
      </w:r>
      <w:r w:rsidR="00AC1C40">
        <w:rPr>
          <w:rFonts w:ascii="Arial" w:hAnsi="Arial" w:cs="Arial"/>
          <w:lang w:val="en-US" w:eastAsia="es-ES"/>
        </w:rPr>
        <w:t xml:space="preserve"> Estimates were attenuated and lost statistical </w:t>
      </w:r>
      <w:r w:rsidR="00F04A9C">
        <w:rPr>
          <w:rFonts w:ascii="Arial" w:hAnsi="Arial" w:cs="Arial"/>
          <w:lang w:val="en-US" w:eastAsia="es-ES"/>
        </w:rPr>
        <w:t>significance</w:t>
      </w:r>
      <w:r w:rsidR="00AC1C40">
        <w:rPr>
          <w:rFonts w:ascii="Arial" w:hAnsi="Arial" w:cs="Arial"/>
          <w:lang w:val="en-US" w:eastAsia="es-ES"/>
        </w:rPr>
        <w:t xml:space="preserve"> when the spatial component was included (LUR model</w:t>
      </w:r>
      <w:r w:rsidR="00F04A9C">
        <w:rPr>
          <w:rFonts w:ascii="Arial" w:hAnsi="Arial" w:cs="Arial"/>
          <w:lang w:val="en-US" w:eastAsia="es-ES"/>
        </w:rPr>
        <w:t xml:space="preserve">). </w:t>
      </w:r>
      <w:r w:rsidR="00BF76DF">
        <w:rPr>
          <w:rFonts w:ascii="Arial" w:hAnsi="Arial" w:cs="Arial"/>
          <w:lang w:val="en-US" w:eastAsia="es-ES"/>
        </w:rPr>
        <w:t>In models that included the</w:t>
      </w:r>
      <w:r w:rsidR="009D2161" w:rsidRPr="00BF76DF">
        <w:rPr>
          <w:rFonts w:ascii="Arial" w:hAnsi="Arial" w:cs="Arial"/>
          <w:lang w:val="en-US" w:eastAsia="es-ES"/>
        </w:rPr>
        <w:t xml:space="preserve"> preconception period</w:t>
      </w:r>
      <w:r w:rsidR="00C31A0B">
        <w:rPr>
          <w:rFonts w:ascii="Arial" w:hAnsi="Arial" w:cs="Arial"/>
          <w:lang w:val="en-US" w:eastAsia="es-ES"/>
        </w:rPr>
        <w:t xml:space="preserve">, we saw similar </w:t>
      </w:r>
      <w:r w:rsidR="006D36D3">
        <w:rPr>
          <w:rFonts w:ascii="Arial" w:hAnsi="Arial" w:cs="Arial"/>
          <w:lang w:val="en-US" w:eastAsia="es-ES"/>
        </w:rPr>
        <w:t xml:space="preserve">point estimates above 1 for exposures in both the first and third trimester, but </w:t>
      </w:r>
      <w:r w:rsidR="00C31A0B">
        <w:rPr>
          <w:rFonts w:ascii="Arial" w:hAnsi="Arial" w:cs="Arial"/>
          <w:lang w:val="en-US" w:eastAsia="es-ES"/>
        </w:rPr>
        <w:t>all estimates contained the null value</w:t>
      </w:r>
      <w:r w:rsidR="009769E8">
        <w:rPr>
          <w:rFonts w:ascii="Arial" w:hAnsi="Arial" w:cs="Arial"/>
          <w:lang w:val="en-US" w:eastAsia="es-ES"/>
        </w:rPr>
        <w:t xml:space="preserve"> (</w:t>
      </w:r>
      <w:r w:rsidR="007062A0">
        <w:rPr>
          <w:rFonts w:ascii="Arial" w:hAnsi="Arial" w:cs="Arial"/>
          <w:lang w:val="en-US" w:eastAsia="es-ES"/>
        </w:rPr>
        <w:t xml:space="preserve">Table </w:t>
      </w:r>
      <w:r w:rsidR="00C268DE">
        <w:rPr>
          <w:rFonts w:ascii="Arial" w:hAnsi="Arial" w:cs="Arial"/>
          <w:lang w:val="en-US" w:eastAsia="es-ES"/>
        </w:rPr>
        <w:t>4</w:t>
      </w:r>
      <w:r w:rsidR="009769E8">
        <w:rPr>
          <w:rFonts w:ascii="Arial" w:hAnsi="Arial" w:cs="Arial"/>
          <w:lang w:val="en-US" w:eastAsia="es-ES"/>
        </w:rPr>
        <w:t>)</w:t>
      </w:r>
      <w:r w:rsidR="00C31A0B">
        <w:rPr>
          <w:rFonts w:ascii="Arial" w:hAnsi="Arial" w:cs="Arial"/>
          <w:lang w:val="en-US" w:eastAsia="es-ES"/>
        </w:rPr>
        <w:t xml:space="preserve">. </w:t>
      </w:r>
    </w:p>
    <w:p w14:paraId="21D7B239" w14:textId="77777777" w:rsidR="001C6821" w:rsidRPr="00281559" w:rsidRDefault="001C6821" w:rsidP="00456B88">
      <w:pPr>
        <w:spacing w:after="0" w:line="240" w:lineRule="auto"/>
        <w:rPr>
          <w:rFonts w:ascii="Arial" w:eastAsia="Aptos" w:hAnsi="Arial" w:cs="Arial"/>
          <w:kern w:val="2"/>
          <w:lang w:val="en-US"/>
          <w14:ligatures w14:val="standardContextual"/>
        </w:rPr>
      </w:pPr>
    </w:p>
    <w:p w14:paraId="0284087F" w14:textId="28C3DE7A" w:rsidR="00A03E41" w:rsidRPr="00281559" w:rsidRDefault="00A03E41" w:rsidP="00A03E41">
      <w:pPr>
        <w:spacing w:after="0" w:line="240" w:lineRule="auto"/>
        <w:rPr>
          <w:rFonts w:ascii="Arial" w:eastAsia="Aptos" w:hAnsi="Arial" w:cs="Arial"/>
          <w:kern w:val="2"/>
          <w:lang w:val="en-US"/>
          <w14:ligatures w14:val="standardContextual"/>
        </w:rPr>
      </w:pPr>
      <w:r w:rsidRPr="00281559">
        <w:rPr>
          <w:rFonts w:ascii="Arial" w:eastAsia="Aptos" w:hAnsi="Arial" w:cs="Arial"/>
          <w:kern w:val="2"/>
          <w:lang w:val="en-US"/>
          <w14:ligatures w14:val="standardContextual"/>
        </w:rPr>
        <w:t xml:space="preserve">Table </w:t>
      </w:r>
      <w:r w:rsidR="001B0C01">
        <w:rPr>
          <w:rFonts w:ascii="Arial" w:eastAsia="Aptos" w:hAnsi="Arial" w:cs="Arial"/>
          <w:kern w:val="2"/>
          <w:lang w:val="en-US"/>
          <w14:ligatures w14:val="standardContextual"/>
        </w:rPr>
        <w:t>3</w:t>
      </w:r>
      <w:r w:rsidRPr="00281559">
        <w:rPr>
          <w:rFonts w:ascii="Arial" w:eastAsia="Aptos" w:hAnsi="Arial" w:cs="Arial"/>
          <w:kern w:val="2"/>
          <w:lang w:val="en-US"/>
          <w14:ligatures w14:val="standardContextual"/>
        </w:rPr>
        <w:t>. Risk of congenital malformation</w:t>
      </w:r>
      <w:r w:rsidRPr="00281559">
        <w:rPr>
          <w:rFonts w:ascii="Arial" w:eastAsia="Aptos" w:hAnsi="Arial" w:cs="Arial"/>
          <w:kern w:val="2"/>
          <w:vertAlign w:val="superscript"/>
          <w:lang w:val="en-US"/>
          <w14:ligatures w14:val="standardContextual"/>
        </w:rPr>
        <w:t xml:space="preserve"> </w:t>
      </w:r>
      <w:r w:rsidRPr="00281559">
        <w:rPr>
          <w:rFonts w:ascii="Arial" w:eastAsia="Aptos" w:hAnsi="Arial" w:cs="Arial"/>
          <w:kern w:val="2"/>
          <w:lang w:val="en-US"/>
          <w14:ligatures w14:val="standardContextual"/>
        </w:rPr>
        <w:t xml:space="preserve">associated with </w:t>
      </w:r>
      <w:proofErr w:type="spellStart"/>
      <w:r w:rsidRPr="00281559">
        <w:rPr>
          <w:rFonts w:ascii="Arial" w:eastAsia="Aptos" w:hAnsi="Arial" w:cs="Arial"/>
          <w:kern w:val="2"/>
          <w:lang w:val="en-US"/>
          <w14:ligatures w14:val="standardContextual"/>
        </w:rPr>
        <w:t>exposure</w:t>
      </w:r>
      <w:r w:rsidR="00B61023">
        <w:rPr>
          <w:rFonts w:ascii="Arial" w:eastAsia="Aptos" w:hAnsi="Arial" w:cs="Arial"/>
          <w:kern w:val="2"/>
          <w:vertAlign w:val="superscript"/>
          <w:lang w:val="en-US"/>
          <w14:ligatures w14:val="standardContextual"/>
        </w:rPr>
        <w:t>a</w:t>
      </w:r>
      <w:proofErr w:type="spellEnd"/>
      <w:r w:rsidRPr="00281559">
        <w:rPr>
          <w:rFonts w:ascii="Arial" w:eastAsia="Aptos" w:hAnsi="Arial" w:cs="Arial"/>
          <w:kern w:val="2"/>
          <w:lang w:val="en-US"/>
          <w14:ligatures w14:val="standardContextual"/>
        </w:rPr>
        <w:t xml:space="preserve"> assigned based temporal or spatial temporal </w:t>
      </w:r>
      <w:proofErr w:type="spellStart"/>
      <w:r w:rsidRPr="00281559">
        <w:rPr>
          <w:rFonts w:ascii="Arial" w:eastAsia="Aptos" w:hAnsi="Arial" w:cs="Arial"/>
          <w:kern w:val="2"/>
          <w:lang w:val="en-US"/>
          <w14:ligatures w14:val="standardContextual"/>
        </w:rPr>
        <w:t>methods</w:t>
      </w:r>
      <w:r w:rsidR="00B61023" w:rsidRPr="00B61023">
        <w:rPr>
          <w:rFonts w:ascii="Arial" w:eastAsia="Aptos" w:hAnsi="Arial" w:cs="Arial"/>
          <w:kern w:val="2"/>
          <w:vertAlign w:val="superscript"/>
          <w:lang w:val="en-US"/>
          <w14:ligatures w14:val="standardContextual"/>
        </w:rPr>
        <w:t>b</w:t>
      </w:r>
      <w:proofErr w:type="spellEnd"/>
    </w:p>
    <w:tbl>
      <w:tblPr>
        <w:tblStyle w:val="Tablaconcuadrcul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2131"/>
        <w:gridCol w:w="2126"/>
      </w:tblGrid>
      <w:tr w:rsidR="00A03E41" w:rsidRPr="00281559" w14:paraId="79ACD4BE" w14:textId="77777777" w:rsidTr="0027453C">
        <w:trPr>
          <w:jc w:val="center"/>
        </w:trPr>
        <w:tc>
          <w:tcPr>
            <w:tcW w:w="2263" w:type="dxa"/>
            <w:tcBorders>
              <w:top w:val="single" w:sz="4" w:space="0" w:color="auto"/>
              <w:bottom w:val="single" w:sz="4" w:space="0" w:color="auto"/>
            </w:tcBorders>
          </w:tcPr>
          <w:p w14:paraId="1E46AF01" w14:textId="77777777" w:rsidR="00A03E41" w:rsidRPr="00281559" w:rsidRDefault="00A03E41">
            <w:pPr>
              <w:spacing w:after="0" w:line="240" w:lineRule="auto"/>
              <w:rPr>
                <w:rFonts w:ascii="Arial" w:eastAsia="Aptos" w:hAnsi="Arial" w:cs="Arial"/>
                <w:kern w:val="2"/>
                <w:sz w:val="22"/>
                <w:szCs w:val="22"/>
                <w:lang w:val="en-US"/>
                <w14:ligatures w14:val="standardContextual"/>
              </w:rPr>
            </w:pPr>
          </w:p>
        </w:tc>
        <w:tc>
          <w:tcPr>
            <w:tcW w:w="1985" w:type="dxa"/>
            <w:tcBorders>
              <w:top w:val="single" w:sz="4" w:space="0" w:color="auto"/>
              <w:bottom w:val="single" w:sz="4" w:space="0" w:color="auto"/>
            </w:tcBorders>
          </w:tcPr>
          <w:p w14:paraId="18B47C0E" w14:textId="02D479B4" w:rsidR="00A03E41" w:rsidRPr="00281559" w:rsidRDefault="00A03E41">
            <w:pPr>
              <w:spacing w:after="0" w:line="240" w:lineRule="auto"/>
              <w:rPr>
                <w:rFonts w:ascii="Arial" w:eastAsia="Aptos" w:hAnsi="Arial" w:cs="Arial"/>
                <w:b/>
                <w:bCs/>
                <w:kern w:val="2"/>
                <w:sz w:val="22"/>
                <w:szCs w:val="22"/>
                <w:lang w:val="en-US"/>
                <w14:ligatures w14:val="standardContextual"/>
              </w:rPr>
            </w:pPr>
            <w:r w:rsidRPr="00281559">
              <w:rPr>
                <w:rFonts w:ascii="Arial" w:eastAsia="Aptos" w:hAnsi="Arial" w:cs="Arial"/>
                <w:b/>
                <w:bCs/>
                <w:kern w:val="2"/>
                <w:sz w:val="22"/>
                <w:szCs w:val="22"/>
                <w:lang w:val="en-US"/>
                <w14:ligatures w14:val="standardContextual"/>
              </w:rPr>
              <w:t>PM</w:t>
            </w:r>
            <w:r w:rsidRPr="00281559">
              <w:rPr>
                <w:rFonts w:ascii="Arial" w:eastAsia="Aptos" w:hAnsi="Arial" w:cs="Arial"/>
                <w:b/>
                <w:bCs/>
                <w:kern w:val="2"/>
                <w:sz w:val="22"/>
                <w:szCs w:val="22"/>
                <w:vertAlign w:val="subscript"/>
                <w:lang w:val="en-US"/>
                <w14:ligatures w14:val="standardContextual"/>
              </w:rPr>
              <w:t>2.5</w:t>
            </w:r>
            <w:r w:rsidRPr="00281559">
              <w:rPr>
                <w:rFonts w:ascii="Arial" w:eastAsia="Aptos" w:hAnsi="Arial" w:cs="Arial"/>
                <w:b/>
                <w:bCs/>
                <w:kern w:val="2"/>
                <w:sz w:val="22"/>
                <w:szCs w:val="22"/>
                <w:lang w:val="en-US"/>
                <w14:ligatures w14:val="standardContextual"/>
              </w:rPr>
              <w:t xml:space="preserve"> </w:t>
            </w:r>
          </w:p>
          <w:p w14:paraId="5F07E287" w14:textId="57182B4C" w:rsidR="00A03E41" w:rsidRPr="00281559" w:rsidRDefault="00A03E41">
            <w:pPr>
              <w:spacing w:after="0" w:line="240" w:lineRule="auto"/>
              <w:rPr>
                <w:rFonts w:ascii="Arial" w:eastAsia="Aptos" w:hAnsi="Arial" w:cs="Arial"/>
                <w:b/>
                <w:bCs/>
                <w:kern w:val="2"/>
                <w:sz w:val="22"/>
                <w:szCs w:val="22"/>
                <w:lang w:val="en-US"/>
                <w14:ligatures w14:val="standardContextual"/>
              </w:rPr>
            </w:pPr>
            <w:r w:rsidRPr="00281559">
              <w:rPr>
                <w:rFonts w:ascii="Arial" w:eastAsia="Aptos" w:hAnsi="Arial" w:cs="Arial"/>
                <w:b/>
                <w:bCs/>
                <w:kern w:val="2"/>
                <w:sz w:val="22"/>
                <w:szCs w:val="22"/>
                <w:lang w:val="en-US"/>
                <w14:ligatures w14:val="standardContextual"/>
              </w:rPr>
              <w:t>RR (95% CI)</w:t>
            </w:r>
            <w:r w:rsidR="004C3F57" w:rsidRPr="00281559">
              <w:rPr>
                <w:rFonts w:ascii="Arial" w:eastAsia="Aptos" w:hAnsi="Arial" w:cs="Arial"/>
                <w:b/>
                <w:bCs/>
                <w:kern w:val="2"/>
                <w:sz w:val="22"/>
                <w:szCs w:val="22"/>
                <w:lang w:val="en-US"/>
                <w14:ligatures w14:val="standardContextual"/>
              </w:rPr>
              <w:t xml:space="preserve"> </w:t>
            </w:r>
          </w:p>
        </w:tc>
        <w:tc>
          <w:tcPr>
            <w:tcW w:w="2131" w:type="dxa"/>
            <w:tcBorders>
              <w:top w:val="single" w:sz="4" w:space="0" w:color="auto"/>
              <w:bottom w:val="single" w:sz="4" w:space="0" w:color="auto"/>
            </w:tcBorders>
          </w:tcPr>
          <w:p w14:paraId="4BDA6B67" w14:textId="228DC5EB" w:rsidR="00B337A3" w:rsidRPr="00281559" w:rsidRDefault="009B46E1" w:rsidP="00B337A3">
            <w:pPr>
              <w:spacing w:after="0" w:line="240" w:lineRule="auto"/>
              <w:rPr>
                <w:rFonts w:ascii="Arial" w:eastAsia="Aptos" w:hAnsi="Arial" w:cs="Arial"/>
                <w:b/>
                <w:bCs/>
                <w:kern w:val="2"/>
                <w:sz w:val="22"/>
                <w:szCs w:val="22"/>
                <w:lang w:val="en-US"/>
                <w14:ligatures w14:val="standardContextual"/>
              </w:rPr>
            </w:pPr>
            <w:r>
              <w:rPr>
                <w:rFonts w:ascii="Arial" w:eastAsia="Aptos" w:hAnsi="Arial" w:cs="Arial"/>
                <w:b/>
                <w:bCs/>
                <w:kern w:val="2"/>
                <w:sz w:val="22"/>
                <w:szCs w:val="22"/>
                <w:lang w:val="en-US"/>
                <w14:ligatures w14:val="standardContextual"/>
              </w:rPr>
              <w:t>Levo</w:t>
            </w:r>
          </w:p>
          <w:p w14:paraId="6BE4E964" w14:textId="586D92E1" w:rsidR="00A03E41" w:rsidRPr="00281559" w:rsidRDefault="00A03E41" w:rsidP="00B337A3">
            <w:pPr>
              <w:spacing w:after="0" w:line="240" w:lineRule="auto"/>
              <w:rPr>
                <w:rFonts w:ascii="Arial" w:eastAsia="Aptos" w:hAnsi="Arial" w:cs="Arial"/>
                <w:b/>
                <w:bCs/>
                <w:kern w:val="2"/>
                <w:sz w:val="22"/>
                <w:szCs w:val="22"/>
                <w:lang w:val="en-US"/>
                <w14:ligatures w14:val="standardContextual"/>
              </w:rPr>
            </w:pPr>
            <w:r w:rsidRPr="00281559">
              <w:rPr>
                <w:rFonts w:ascii="Arial" w:eastAsia="Aptos" w:hAnsi="Arial" w:cs="Arial"/>
                <w:b/>
                <w:bCs/>
                <w:kern w:val="2"/>
                <w:sz w:val="22"/>
                <w:szCs w:val="22"/>
                <w:lang w:val="en-US"/>
                <w14:ligatures w14:val="standardContextual"/>
              </w:rPr>
              <w:t>RR (95% CI)</w:t>
            </w:r>
            <w:r w:rsidR="004C3F57" w:rsidRPr="00281559">
              <w:rPr>
                <w:rFonts w:ascii="Arial" w:eastAsia="Aptos" w:hAnsi="Arial" w:cs="Arial"/>
                <w:b/>
                <w:bCs/>
                <w:kern w:val="2"/>
                <w:sz w:val="22"/>
                <w:szCs w:val="22"/>
                <w:lang w:val="en-US"/>
                <w14:ligatures w14:val="standardContextual"/>
              </w:rPr>
              <w:t xml:space="preserve"> </w:t>
            </w:r>
          </w:p>
        </w:tc>
        <w:tc>
          <w:tcPr>
            <w:tcW w:w="2126" w:type="dxa"/>
            <w:tcBorders>
              <w:top w:val="single" w:sz="4" w:space="0" w:color="auto"/>
              <w:bottom w:val="single" w:sz="4" w:space="0" w:color="auto"/>
            </w:tcBorders>
          </w:tcPr>
          <w:p w14:paraId="47DAA161" w14:textId="15572CAE" w:rsidR="00A03E41" w:rsidRPr="00281559" w:rsidRDefault="00A03E41">
            <w:pPr>
              <w:spacing w:after="0" w:line="240" w:lineRule="auto"/>
              <w:rPr>
                <w:rFonts w:ascii="Arial" w:eastAsia="Aptos" w:hAnsi="Arial" w:cs="Arial"/>
                <w:b/>
                <w:bCs/>
                <w:kern w:val="2"/>
                <w:sz w:val="22"/>
                <w:szCs w:val="22"/>
                <w:lang w:val="en-US"/>
                <w14:ligatures w14:val="standardContextual"/>
              </w:rPr>
            </w:pPr>
            <w:proofErr w:type="spellStart"/>
            <w:r w:rsidRPr="00281559">
              <w:rPr>
                <w:rFonts w:ascii="Arial" w:eastAsia="Aptos" w:hAnsi="Arial" w:cs="Arial"/>
                <w:b/>
                <w:bCs/>
                <w:kern w:val="2"/>
                <w:sz w:val="22"/>
                <w:szCs w:val="22"/>
                <w:lang w:val="en-US"/>
                <w14:ligatures w14:val="standardContextual"/>
              </w:rPr>
              <w:t>Ksol</w:t>
            </w:r>
            <w:proofErr w:type="spellEnd"/>
            <w:r w:rsidRPr="00281559">
              <w:rPr>
                <w:rFonts w:ascii="Arial" w:eastAsia="Aptos" w:hAnsi="Arial" w:cs="Arial"/>
                <w:b/>
                <w:bCs/>
                <w:kern w:val="2"/>
                <w:sz w:val="22"/>
                <w:szCs w:val="22"/>
                <w:lang w:val="en-US"/>
                <w14:ligatures w14:val="standardContextual"/>
              </w:rPr>
              <w:t xml:space="preserve"> </w:t>
            </w:r>
          </w:p>
          <w:p w14:paraId="296DF06A" w14:textId="257639BB" w:rsidR="00A03E41" w:rsidRPr="00281559" w:rsidRDefault="00A03E41">
            <w:pPr>
              <w:spacing w:after="0" w:line="240" w:lineRule="auto"/>
              <w:rPr>
                <w:rFonts w:ascii="Arial" w:eastAsia="Aptos" w:hAnsi="Arial" w:cs="Arial"/>
                <w:b/>
                <w:bCs/>
                <w:kern w:val="2"/>
                <w:sz w:val="22"/>
                <w:szCs w:val="22"/>
                <w:lang w:val="en-US"/>
                <w14:ligatures w14:val="standardContextual"/>
              </w:rPr>
            </w:pPr>
            <w:r w:rsidRPr="00281559">
              <w:rPr>
                <w:rFonts w:ascii="Arial" w:eastAsia="Aptos" w:hAnsi="Arial" w:cs="Arial"/>
                <w:b/>
                <w:bCs/>
                <w:kern w:val="2"/>
                <w:sz w:val="22"/>
                <w:szCs w:val="22"/>
                <w:lang w:val="en-US"/>
                <w14:ligatures w14:val="standardContextual"/>
              </w:rPr>
              <w:t>RR (95% CI)</w:t>
            </w:r>
            <w:r w:rsidR="004C3F57" w:rsidRPr="00281559">
              <w:rPr>
                <w:rFonts w:ascii="Arial" w:eastAsia="Aptos" w:hAnsi="Arial" w:cs="Arial"/>
                <w:b/>
                <w:bCs/>
                <w:kern w:val="2"/>
                <w:sz w:val="22"/>
                <w:szCs w:val="22"/>
                <w:lang w:val="en-US"/>
                <w14:ligatures w14:val="standardContextual"/>
              </w:rPr>
              <w:t xml:space="preserve"> </w:t>
            </w:r>
          </w:p>
        </w:tc>
      </w:tr>
      <w:tr w:rsidR="00A03E41" w:rsidRPr="00281559" w14:paraId="6BDA8844" w14:textId="77777777" w:rsidTr="0027453C">
        <w:trPr>
          <w:trHeight w:val="84"/>
          <w:jc w:val="center"/>
        </w:trPr>
        <w:tc>
          <w:tcPr>
            <w:tcW w:w="8505" w:type="dxa"/>
            <w:gridSpan w:val="4"/>
            <w:tcBorders>
              <w:top w:val="single" w:sz="4" w:space="0" w:color="auto"/>
              <w:bottom w:val="single" w:sz="4" w:space="0" w:color="auto"/>
            </w:tcBorders>
          </w:tcPr>
          <w:p w14:paraId="766A6CBD" w14:textId="77777777" w:rsidR="00A03E41" w:rsidRPr="00281559" w:rsidRDefault="00A03E41" w:rsidP="001A7F5A">
            <w:pPr>
              <w:spacing w:after="0" w:line="240" w:lineRule="auto"/>
              <w:rPr>
                <w:rFonts w:ascii="Arial" w:eastAsia="Aptos" w:hAnsi="Arial" w:cs="Arial"/>
                <w:b/>
                <w:bCs/>
                <w:kern w:val="2"/>
                <w:sz w:val="22"/>
                <w:szCs w:val="22"/>
                <w:lang w:val="en-US"/>
                <w14:ligatures w14:val="standardContextual"/>
              </w:rPr>
            </w:pPr>
            <w:r w:rsidRPr="00281559">
              <w:rPr>
                <w:rFonts w:ascii="Arial" w:eastAsia="Aptos" w:hAnsi="Arial" w:cs="Arial"/>
                <w:b/>
                <w:bCs/>
                <w:kern w:val="2"/>
                <w:sz w:val="22"/>
                <w:szCs w:val="22"/>
                <w:lang w:val="en-US"/>
                <w14:ligatures w14:val="standardContextual"/>
              </w:rPr>
              <w:t>Temporal method</w:t>
            </w:r>
          </w:p>
        </w:tc>
      </w:tr>
      <w:tr w:rsidR="00CE21AC" w:rsidRPr="00281559" w14:paraId="1598AB69" w14:textId="77777777" w:rsidTr="0027453C">
        <w:trPr>
          <w:jc w:val="center"/>
        </w:trPr>
        <w:tc>
          <w:tcPr>
            <w:tcW w:w="2263" w:type="dxa"/>
          </w:tcPr>
          <w:p w14:paraId="39AA916A" w14:textId="77777777" w:rsidR="00CE21AC" w:rsidRPr="00281559" w:rsidRDefault="00CE21AC" w:rsidP="00CE21AC">
            <w:pPr>
              <w:spacing w:after="0" w:line="240" w:lineRule="auto"/>
              <w:rPr>
                <w:rFonts w:ascii="Arial" w:eastAsia="Aptos" w:hAnsi="Arial" w:cs="Arial"/>
                <w:kern w:val="2"/>
                <w:sz w:val="22"/>
                <w:szCs w:val="22"/>
                <w:lang w:val="en-US"/>
                <w14:ligatures w14:val="standardContextual"/>
              </w:rPr>
            </w:pPr>
            <w:r w:rsidRPr="00281559">
              <w:rPr>
                <w:rFonts w:ascii="Arial" w:eastAsia="Aptos" w:hAnsi="Arial" w:cs="Arial"/>
                <w:kern w:val="2"/>
                <w:sz w:val="22"/>
                <w:szCs w:val="22"/>
                <w:lang w:val="en-US"/>
                <w14:ligatures w14:val="standardContextual"/>
              </w:rPr>
              <w:t xml:space="preserve">First trimester </w:t>
            </w:r>
          </w:p>
        </w:tc>
        <w:tc>
          <w:tcPr>
            <w:tcW w:w="1985" w:type="dxa"/>
            <w:vAlign w:val="bottom"/>
          </w:tcPr>
          <w:p w14:paraId="5F995AF6" w14:textId="69ED9AF1"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0.93 (0.77, 1.</w:t>
            </w:r>
            <w:ins w:id="135" w:author="José Conejeros" w:date="2026-10-27T09:36:00Z" w16du:dateUtc="2026-10-27T08:36:00Z">
              <w:r w:rsidR="0076103F">
                <w:rPr>
                  <w:rFonts w:ascii="Arial" w:hAnsi="Arial" w:cs="Arial"/>
                  <w:sz w:val="22"/>
                  <w:szCs w:val="22"/>
                  <w:lang w:val="en-US"/>
                </w:rPr>
                <w:t>09</w:t>
              </w:r>
            </w:ins>
            <w:del w:id="136" w:author="José Conejeros" w:date="2026-10-27T09:36:00Z" w16du:dateUtc="2026-10-27T08:36:00Z">
              <w:r w:rsidRPr="00281559" w:rsidDel="0076103F">
                <w:rPr>
                  <w:rFonts w:ascii="Arial" w:hAnsi="Arial" w:cs="Arial"/>
                  <w:sz w:val="22"/>
                  <w:szCs w:val="22"/>
                  <w:lang w:val="en-US"/>
                </w:rPr>
                <w:delText>11</w:delText>
              </w:r>
            </w:del>
            <w:r w:rsidRPr="00281559">
              <w:rPr>
                <w:rFonts w:ascii="Arial" w:hAnsi="Arial" w:cs="Arial"/>
                <w:sz w:val="22"/>
                <w:szCs w:val="22"/>
                <w:lang w:val="en-US"/>
              </w:rPr>
              <w:t>)</w:t>
            </w:r>
          </w:p>
        </w:tc>
        <w:tc>
          <w:tcPr>
            <w:tcW w:w="2131" w:type="dxa"/>
            <w:vAlign w:val="bottom"/>
          </w:tcPr>
          <w:p w14:paraId="194365D6" w14:textId="0F354CE3"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0.77 (0.38, 1.57)</w:t>
            </w:r>
          </w:p>
        </w:tc>
        <w:tc>
          <w:tcPr>
            <w:tcW w:w="2126" w:type="dxa"/>
            <w:vAlign w:val="bottom"/>
          </w:tcPr>
          <w:p w14:paraId="49A68DBF" w14:textId="674E0179"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0.85 (0.46, 1.58)</w:t>
            </w:r>
          </w:p>
        </w:tc>
      </w:tr>
      <w:tr w:rsidR="00CE21AC" w:rsidRPr="00281559" w14:paraId="1FB0A429" w14:textId="77777777" w:rsidTr="0027453C">
        <w:trPr>
          <w:jc w:val="center"/>
        </w:trPr>
        <w:tc>
          <w:tcPr>
            <w:tcW w:w="2263" w:type="dxa"/>
          </w:tcPr>
          <w:p w14:paraId="1CF49883" w14:textId="77777777" w:rsidR="00CE21AC" w:rsidRPr="00281559" w:rsidRDefault="00CE21AC" w:rsidP="00CE21AC">
            <w:pPr>
              <w:spacing w:after="0" w:line="240" w:lineRule="auto"/>
              <w:rPr>
                <w:rFonts w:ascii="Arial" w:eastAsia="Aptos" w:hAnsi="Arial" w:cs="Arial"/>
                <w:kern w:val="2"/>
                <w:sz w:val="22"/>
                <w:szCs w:val="22"/>
                <w:lang w:val="en-US"/>
                <w14:ligatures w14:val="standardContextual"/>
              </w:rPr>
            </w:pPr>
            <w:r w:rsidRPr="00281559">
              <w:rPr>
                <w:rFonts w:ascii="Arial" w:eastAsia="Aptos" w:hAnsi="Arial" w:cs="Arial"/>
                <w:kern w:val="2"/>
                <w:sz w:val="22"/>
                <w:szCs w:val="22"/>
                <w:lang w:val="en-US"/>
                <w14:ligatures w14:val="standardContextual"/>
              </w:rPr>
              <w:t>Second trimester</w:t>
            </w:r>
          </w:p>
        </w:tc>
        <w:tc>
          <w:tcPr>
            <w:tcW w:w="1985" w:type="dxa"/>
            <w:vAlign w:val="bottom"/>
          </w:tcPr>
          <w:p w14:paraId="6E8BAA5C" w14:textId="45859724"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1.06 (0.93, 1.22)</w:t>
            </w:r>
          </w:p>
        </w:tc>
        <w:tc>
          <w:tcPr>
            <w:tcW w:w="2131" w:type="dxa"/>
            <w:vAlign w:val="bottom"/>
          </w:tcPr>
          <w:p w14:paraId="7F138447" w14:textId="0295E5AC"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1.29 (0.72, 2.32)</w:t>
            </w:r>
          </w:p>
        </w:tc>
        <w:tc>
          <w:tcPr>
            <w:tcW w:w="2126" w:type="dxa"/>
            <w:vAlign w:val="bottom"/>
          </w:tcPr>
          <w:p w14:paraId="2AC6978C" w14:textId="38B2EA43"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1.19 (0.70, 2.03)</w:t>
            </w:r>
          </w:p>
        </w:tc>
      </w:tr>
      <w:tr w:rsidR="00CE21AC" w:rsidRPr="00281559" w14:paraId="461BD221" w14:textId="77777777" w:rsidTr="0027453C">
        <w:trPr>
          <w:jc w:val="center"/>
        </w:trPr>
        <w:tc>
          <w:tcPr>
            <w:tcW w:w="2263" w:type="dxa"/>
            <w:tcBorders>
              <w:bottom w:val="single" w:sz="4" w:space="0" w:color="auto"/>
            </w:tcBorders>
          </w:tcPr>
          <w:p w14:paraId="56968B9D" w14:textId="77777777" w:rsidR="00CE21AC" w:rsidRPr="00281559" w:rsidRDefault="00CE21AC" w:rsidP="00CE21AC">
            <w:pPr>
              <w:spacing w:after="0" w:line="240" w:lineRule="auto"/>
              <w:rPr>
                <w:rFonts w:ascii="Arial" w:eastAsia="Aptos" w:hAnsi="Arial" w:cs="Arial"/>
                <w:kern w:val="2"/>
                <w:sz w:val="22"/>
                <w:szCs w:val="22"/>
                <w:lang w:val="en-US"/>
                <w14:ligatures w14:val="standardContextual"/>
              </w:rPr>
            </w:pPr>
            <w:r w:rsidRPr="00281559">
              <w:rPr>
                <w:rFonts w:ascii="Arial" w:eastAsia="Aptos" w:hAnsi="Arial" w:cs="Arial"/>
                <w:kern w:val="2"/>
                <w:sz w:val="22"/>
                <w:szCs w:val="22"/>
                <w:lang w:val="en-US"/>
                <w14:ligatures w14:val="standardContextual"/>
              </w:rPr>
              <w:t>Third trimester</w:t>
            </w:r>
          </w:p>
        </w:tc>
        <w:tc>
          <w:tcPr>
            <w:tcW w:w="1985" w:type="dxa"/>
            <w:tcBorders>
              <w:bottom w:val="single" w:sz="4" w:space="0" w:color="auto"/>
            </w:tcBorders>
            <w:vAlign w:val="bottom"/>
          </w:tcPr>
          <w:p w14:paraId="6876F441" w14:textId="3A3DD1FD"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0.9</w:t>
            </w:r>
            <w:ins w:id="137" w:author="José Conejeros" w:date="2026-10-27T09:37:00Z" w16du:dateUtc="2026-10-27T08:37:00Z">
              <w:r w:rsidR="0076103F">
                <w:rPr>
                  <w:rFonts w:ascii="Arial" w:hAnsi="Arial" w:cs="Arial"/>
                  <w:sz w:val="22"/>
                  <w:szCs w:val="22"/>
                  <w:lang w:val="en-US"/>
                </w:rPr>
                <w:t>8</w:t>
              </w:r>
            </w:ins>
            <w:del w:id="138" w:author="José Conejeros" w:date="2026-10-27T09:37:00Z" w16du:dateUtc="2026-10-27T08:37:00Z">
              <w:r w:rsidRPr="00281559" w:rsidDel="0076103F">
                <w:rPr>
                  <w:rFonts w:ascii="Arial" w:hAnsi="Arial" w:cs="Arial"/>
                  <w:sz w:val="22"/>
                  <w:szCs w:val="22"/>
                  <w:lang w:val="en-US"/>
                </w:rPr>
                <w:delText>9</w:delText>
              </w:r>
            </w:del>
            <w:r w:rsidRPr="00281559">
              <w:rPr>
                <w:rFonts w:ascii="Arial" w:hAnsi="Arial" w:cs="Arial"/>
                <w:sz w:val="22"/>
                <w:szCs w:val="22"/>
                <w:lang w:val="en-US"/>
              </w:rPr>
              <w:t xml:space="preserve"> (0.8</w:t>
            </w:r>
            <w:ins w:id="139" w:author="José Conejeros" w:date="2026-10-27T09:37:00Z" w16du:dateUtc="2026-10-27T08:37:00Z">
              <w:r w:rsidR="0076103F">
                <w:rPr>
                  <w:rFonts w:ascii="Arial" w:hAnsi="Arial" w:cs="Arial"/>
                  <w:sz w:val="22"/>
                  <w:szCs w:val="22"/>
                  <w:lang w:val="en-US"/>
                </w:rPr>
                <w:t>1</w:t>
              </w:r>
            </w:ins>
            <w:del w:id="140" w:author="José Conejeros" w:date="2026-10-27T09:37:00Z" w16du:dateUtc="2026-10-27T08:37:00Z">
              <w:r w:rsidRPr="00281559" w:rsidDel="0076103F">
                <w:rPr>
                  <w:rFonts w:ascii="Arial" w:hAnsi="Arial" w:cs="Arial"/>
                  <w:sz w:val="22"/>
                  <w:szCs w:val="22"/>
                  <w:lang w:val="en-US"/>
                </w:rPr>
                <w:delText>3</w:delText>
              </w:r>
            </w:del>
            <w:r w:rsidRPr="00281559">
              <w:rPr>
                <w:rFonts w:ascii="Arial" w:hAnsi="Arial" w:cs="Arial"/>
                <w:sz w:val="22"/>
                <w:szCs w:val="22"/>
                <w:lang w:val="en-US"/>
              </w:rPr>
              <w:t>, 1.</w:t>
            </w:r>
            <w:ins w:id="141" w:author="José Conejeros" w:date="2026-10-27T09:37:00Z" w16du:dateUtc="2026-10-27T08:37:00Z">
              <w:r w:rsidR="0076103F">
                <w:rPr>
                  <w:rFonts w:ascii="Arial" w:hAnsi="Arial" w:cs="Arial"/>
                  <w:sz w:val="22"/>
                  <w:szCs w:val="22"/>
                  <w:lang w:val="en-US"/>
                </w:rPr>
                <w:t>17</w:t>
              </w:r>
            </w:ins>
            <w:del w:id="142" w:author="José Conejeros" w:date="2026-10-27T09:37:00Z" w16du:dateUtc="2026-10-27T08:37:00Z">
              <w:r w:rsidRPr="00281559" w:rsidDel="0076103F">
                <w:rPr>
                  <w:rFonts w:ascii="Arial" w:hAnsi="Arial" w:cs="Arial"/>
                  <w:sz w:val="22"/>
                  <w:szCs w:val="22"/>
                  <w:lang w:val="en-US"/>
                </w:rPr>
                <w:delText>20</w:delText>
              </w:r>
            </w:del>
            <w:r w:rsidRPr="00281559">
              <w:rPr>
                <w:rFonts w:ascii="Arial" w:hAnsi="Arial" w:cs="Arial"/>
                <w:sz w:val="22"/>
                <w:szCs w:val="22"/>
                <w:lang w:val="en-US"/>
              </w:rPr>
              <w:t>)</w:t>
            </w:r>
          </w:p>
        </w:tc>
        <w:tc>
          <w:tcPr>
            <w:tcW w:w="2131" w:type="dxa"/>
            <w:tcBorders>
              <w:bottom w:val="single" w:sz="4" w:space="0" w:color="auto"/>
            </w:tcBorders>
            <w:vAlign w:val="bottom"/>
          </w:tcPr>
          <w:p w14:paraId="368542DF" w14:textId="06CC232B"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1.11 (0.56, 2.20)</w:t>
            </w:r>
          </w:p>
        </w:tc>
        <w:tc>
          <w:tcPr>
            <w:tcW w:w="2126" w:type="dxa"/>
            <w:tcBorders>
              <w:bottom w:val="single" w:sz="4" w:space="0" w:color="auto"/>
            </w:tcBorders>
            <w:vAlign w:val="bottom"/>
          </w:tcPr>
          <w:p w14:paraId="31633603" w14:textId="6F121A3D" w:rsidR="00CE21AC" w:rsidRPr="00281559" w:rsidRDefault="00CE21AC" w:rsidP="00CE21AC">
            <w:pPr>
              <w:spacing w:after="0" w:line="240" w:lineRule="auto"/>
              <w:rPr>
                <w:rFonts w:ascii="Arial" w:hAnsi="Arial" w:cs="Arial"/>
                <w:sz w:val="22"/>
                <w:szCs w:val="22"/>
                <w:lang w:val="en-US"/>
              </w:rPr>
            </w:pPr>
            <w:r w:rsidRPr="00281559">
              <w:rPr>
                <w:rFonts w:ascii="Arial" w:hAnsi="Arial" w:cs="Arial"/>
                <w:sz w:val="22"/>
                <w:szCs w:val="22"/>
                <w:lang w:val="en-US"/>
              </w:rPr>
              <w:t>1.27 (0.70, 2.31)</w:t>
            </w:r>
          </w:p>
        </w:tc>
      </w:tr>
      <w:tr w:rsidR="001A7F5A" w:rsidRPr="00281559" w14:paraId="458D4CE8" w14:textId="77777777" w:rsidTr="0027453C">
        <w:trPr>
          <w:trHeight w:val="300"/>
          <w:jc w:val="center"/>
        </w:trPr>
        <w:tc>
          <w:tcPr>
            <w:tcW w:w="8505" w:type="dxa"/>
            <w:gridSpan w:val="4"/>
            <w:tcBorders>
              <w:top w:val="single" w:sz="4" w:space="0" w:color="auto"/>
              <w:bottom w:val="single" w:sz="4" w:space="0" w:color="auto"/>
            </w:tcBorders>
            <w:shd w:val="clear" w:color="auto" w:fill="F2F2F2" w:themeFill="background1" w:themeFillShade="F2"/>
          </w:tcPr>
          <w:p w14:paraId="120ADB57" w14:textId="4FDAED2F" w:rsidR="001A7F5A" w:rsidRPr="00281559" w:rsidRDefault="001A7F5A" w:rsidP="00CE21AC">
            <w:pPr>
              <w:spacing w:after="0" w:line="240" w:lineRule="auto"/>
              <w:rPr>
                <w:rFonts w:ascii="Arial" w:hAnsi="Arial" w:cs="Arial"/>
                <w:i/>
                <w:iCs/>
                <w:sz w:val="22"/>
                <w:szCs w:val="22"/>
                <w:lang w:val="en-US"/>
              </w:rPr>
            </w:pPr>
            <w:r w:rsidRPr="00281559">
              <w:rPr>
                <w:rFonts w:ascii="Arial" w:eastAsia="Aptos" w:hAnsi="Arial" w:cs="Arial"/>
                <w:i/>
                <w:iCs/>
                <w:kern w:val="2"/>
                <w:sz w:val="22"/>
                <w:szCs w:val="22"/>
                <w:lang w:val="en-US"/>
                <w14:ligatures w14:val="standardContextual"/>
              </w:rPr>
              <w:t>Model including preconception</w:t>
            </w:r>
          </w:p>
        </w:tc>
      </w:tr>
      <w:tr w:rsidR="005D0A60" w:rsidRPr="00281559" w14:paraId="1561BC2A" w14:textId="77777777" w:rsidTr="0027453C">
        <w:trPr>
          <w:jc w:val="center"/>
        </w:trPr>
        <w:tc>
          <w:tcPr>
            <w:tcW w:w="2263" w:type="dxa"/>
            <w:tcBorders>
              <w:top w:val="single" w:sz="4" w:space="0" w:color="auto"/>
            </w:tcBorders>
          </w:tcPr>
          <w:p w14:paraId="2CB5B06B" w14:textId="0756E115" w:rsidR="005D0A60" w:rsidRPr="00281559" w:rsidRDefault="005D0A60" w:rsidP="005D0A60">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w:t>
            </w:r>
            <w:r w:rsidR="002C36C8">
              <w:rPr>
                <w:rFonts w:ascii="Arial" w:eastAsia="Aptos" w:hAnsi="Arial" w:cs="Arial"/>
                <w:kern w:val="2"/>
                <w:sz w:val="22"/>
                <w:szCs w:val="22"/>
                <w:lang w:val="en-US"/>
                <w14:ligatures w14:val="standardContextual"/>
              </w:rPr>
              <w:t>Preconception</w:t>
            </w:r>
          </w:p>
        </w:tc>
        <w:tc>
          <w:tcPr>
            <w:tcW w:w="1985" w:type="dxa"/>
            <w:tcBorders>
              <w:top w:val="single" w:sz="4" w:space="0" w:color="auto"/>
            </w:tcBorders>
            <w:vAlign w:val="bottom"/>
          </w:tcPr>
          <w:p w14:paraId="513DC7FF" w14:textId="0886F265"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w:t>
            </w:r>
            <w:ins w:id="143" w:author="José Conejeros" w:date="2026-10-27T09:38:00Z" w16du:dateUtc="2026-10-27T08:38:00Z">
              <w:r w:rsidR="0076103F">
                <w:rPr>
                  <w:rFonts w:ascii="Arial" w:eastAsia="Aptos" w:hAnsi="Arial" w:cs="Arial"/>
                  <w:kern w:val="2"/>
                  <w:sz w:val="22"/>
                  <w:szCs w:val="22"/>
                  <w:lang w:val="en-US"/>
                  <w14:ligatures w14:val="standardContextual"/>
                </w:rPr>
                <w:t>8</w:t>
              </w:r>
            </w:ins>
            <w:del w:id="144" w:author="José Conejeros" w:date="2026-10-27T09:38:00Z" w16du:dateUtc="2026-10-27T08:38:00Z">
              <w:r w:rsidRPr="00281559" w:rsidDel="0076103F">
                <w:rPr>
                  <w:rFonts w:ascii="Arial" w:eastAsia="Aptos" w:hAnsi="Arial" w:cs="Arial"/>
                  <w:kern w:val="2"/>
                  <w:sz w:val="22"/>
                  <w:szCs w:val="22"/>
                  <w:lang w:val="en-US"/>
                  <w14:ligatures w14:val="standardContextual"/>
                </w:rPr>
                <w:delText>9</w:delText>
              </w:r>
            </w:del>
            <w:r w:rsidRPr="00281559">
              <w:rPr>
                <w:rFonts w:ascii="Arial" w:eastAsia="Aptos" w:hAnsi="Arial" w:cs="Arial"/>
                <w:kern w:val="2"/>
                <w:sz w:val="22"/>
                <w:szCs w:val="22"/>
                <w:lang w:val="en-US"/>
                <w14:ligatures w14:val="standardContextual"/>
              </w:rPr>
              <w:t xml:space="preserve"> (0.72, 1.</w:t>
            </w:r>
            <w:ins w:id="145" w:author="José Conejeros" w:date="2026-10-27T09:39:00Z" w16du:dateUtc="2026-10-27T08:39:00Z">
              <w:r w:rsidR="0076103F">
                <w:rPr>
                  <w:rFonts w:ascii="Arial" w:eastAsia="Aptos" w:hAnsi="Arial" w:cs="Arial"/>
                  <w:kern w:val="2"/>
                  <w:sz w:val="22"/>
                  <w:szCs w:val="22"/>
                  <w:lang w:val="en-US"/>
                  <w14:ligatures w14:val="standardContextual"/>
                </w:rPr>
                <w:t>09</w:t>
              </w:r>
            </w:ins>
            <w:del w:id="146" w:author="José Conejeros" w:date="2026-10-27T09:39:00Z" w16du:dateUtc="2026-10-27T08:39:00Z">
              <w:r w:rsidRPr="00281559" w:rsidDel="0076103F">
                <w:rPr>
                  <w:rFonts w:ascii="Arial" w:eastAsia="Aptos" w:hAnsi="Arial" w:cs="Arial"/>
                  <w:kern w:val="2"/>
                  <w:sz w:val="22"/>
                  <w:szCs w:val="22"/>
                  <w:lang w:val="en-US"/>
                  <w14:ligatures w14:val="standardContextual"/>
                </w:rPr>
                <w:delText>10</w:delText>
              </w:r>
            </w:del>
            <w:r w:rsidRPr="00281559">
              <w:rPr>
                <w:rFonts w:ascii="Arial" w:eastAsia="Aptos" w:hAnsi="Arial" w:cs="Arial"/>
                <w:kern w:val="2"/>
                <w:sz w:val="22"/>
                <w:szCs w:val="22"/>
                <w:lang w:val="en-US"/>
                <w14:ligatures w14:val="standardContextual"/>
              </w:rPr>
              <w:t>)</w:t>
            </w:r>
          </w:p>
        </w:tc>
        <w:tc>
          <w:tcPr>
            <w:tcW w:w="2131" w:type="dxa"/>
            <w:tcBorders>
              <w:top w:val="single" w:sz="4" w:space="0" w:color="auto"/>
            </w:tcBorders>
            <w:vAlign w:val="bottom"/>
          </w:tcPr>
          <w:p w14:paraId="4A2E5448" w14:textId="4B3C8AD2"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0.59 (0.22, 1.57)</w:t>
            </w:r>
          </w:p>
        </w:tc>
        <w:tc>
          <w:tcPr>
            <w:tcW w:w="2126" w:type="dxa"/>
            <w:tcBorders>
              <w:top w:val="single" w:sz="4" w:space="0" w:color="auto"/>
            </w:tcBorders>
            <w:vAlign w:val="bottom"/>
          </w:tcPr>
          <w:p w14:paraId="6E643568" w14:textId="6CA665E4"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0.61 (0.26, 1.46)</w:t>
            </w:r>
          </w:p>
        </w:tc>
      </w:tr>
      <w:tr w:rsidR="005D0A60" w:rsidRPr="00281559" w14:paraId="6801B100" w14:textId="77777777" w:rsidTr="0027453C">
        <w:trPr>
          <w:jc w:val="center"/>
        </w:trPr>
        <w:tc>
          <w:tcPr>
            <w:tcW w:w="2263" w:type="dxa"/>
          </w:tcPr>
          <w:p w14:paraId="2C4289C0" w14:textId="4C2A8E1E" w:rsidR="005D0A60" w:rsidRPr="00281559" w:rsidRDefault="005D0A60" w:rsidP="005D0A60">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First trimester </w:t>
            </w:r>
          </w:p>
        </w:tc>
        <w:tc>
          <w:tcPr>
            <w:tcW w:w="1985" w:type="dxa"/>
            <w:vAlign w:val="bottom"/>
          </w:tcPr>
          <w:p w14:paraId="0FAB5B27" w14:textId="63BF491D"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w:t>
            </w:r>
            <w:ins w:id="147" w:author="José Conejeros" w:date="2026-10-27T09:38:00Z" w16du:dateUtc="2026-10-27T08:38:00Z">
              <w:r w:rsidR="0076103F">
                <w:rPr>
                  <w:rFonts w:ascii="Arial" w:eastAsia="Aptos" w:hAnsi="Arial" w:cs="Arial"/>
                  <w:kern w:val="2"/>
                  <w:sz w:val="22"/>
                  <w:szCs w:val="22"/>
                  <w:lang w:val="en-US"/>
                  <w14:ligatures w14:val="standardContextual"/>
                </w:rPr>
                <w:t>89</w:t>
              </w:r>
            </w:ins>
            <w:del w:id="148" w:author="José Conejeros" w:date="2026-10-27T09:38:00Z" w16du:dateUtc="2026-10-27T08:38:00Z">
              <w:r w:rsidRPr="00281559" w:rsidDel="0076103F">
                <w:rPr>
                  <w:rFonts w:ascii="Arial" w:eastAsia="Aptos" w:hAnsi="Arial" w:cs="Arial"/>
                  <w:kern w:val="2"/>
                  <w:sz w:val="22"/>
                  <w:szCs w:val="22"/>
                  <w:lang w:val="en-US"/>
                  <w14:ligatures w14:val="standardContextual"/>
                </w:rPr>
                <w:delText>90</w:delText>
              </w:r>
            </w:del>
            <w:r w:rsidRPr="00281559">
              <w:rPr>
                <w:rFonts w:ascii="Arial" w:eastAsia="Aptos" w:hAnsi="Arial" w:cs="Arial"/>
                <w:kern w:val="2"/>
                <w:sz w:val="22"/>
                <w:szCs w:val="22"/>
                <w:lang w:val="en-US"/>
                <w14:ligatures w14:val="standardContextual"/>
              </w:rPr>
              <w:t xml:space="preserve"> (0.74, 1.</w:t>
            </w:r>
            <w:ins w:id="149" w:author="José Conejeros" w:date="2026-10-27T09:39:00Z" w16du:dateUtc="2026-10-27T08:39:00Z">
              <w:r w:rsidR="0076103F">
                <w:rPr>
                  <w:rFonts w:ascii="Arial" w:eastAsia="Aptos" w:hAnsi="Arial" w:cs="Arial"/>
                  <w:kern w:val="2"/>
                  <w:sz w:val="22"/>
                  <w:szCs w:val="22"/>
                  <w:lang w:val="en-US"/>
                  <w14:ligatures w14:val="standardContextual"/>
                </w:rPr>
                <w:t>06</w:t>
              </w:r>
            </w:ins>
            <w:del w:id="150" w:author="José Conejeros" w:date="2026-10-27T09:39:00Z" w16du:dateUtc="2026-10-27T08:39:00Z">
              <w:r w:rsidRPr="00281559" w:rsidDel="0076103F">
                <w:rPr>
                  <w:rFonts w:ascii="Arial" w:eastAsia="Aptos" w:hAnsi="Arial" w:cs="Arial"/>
                  <w:kern w:val="2"/>
                  <w:sz w:val="22"/>
                  <w:szCs w:val="22"/>
                  <w:lang w:val="en-US"/>
                  <w14:ligatures w14:val="standardContextual"/>
                </w:rPr>
                <w:delText>08</w:delText>
              </w:r>
            </w:del>
            <w:r w:rsidRPr="00281559">
              <w:rPr>
                <w:rFonts w:ascii="Arial" w:eastAsia="Aptos" w:hAnsi="Arial" w:cs="Arial"/>
                <w:kern w:val="2"/>
                <w:sz w:val="22"/>
                <w:szCs w:val="22"/>
                <w:lang w:val="en-US"/>
                <w14:ligatures w14:val="standardContextual"/>
              </w:rPr>
              <w:t>)</w:t>
            </w:r>
          </w:p>
        </w:tc>
        <w:tc>
          <w:tcPr>
            <w:tcW w:w="2131" w:type="dxa"/>
            <w:vAlign w:val="bottom"/>
          </w:tcPr>
          <w:p w14:paraId="3BD496D3" w14:textId="50B6C1B8"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0.65 (0.30, 1.42)</w:t>
            </w:r>
          </w:p>
        </w:tc>
        <w:tc>
          <w:tcPr>
            <w:tcW w:w="2126" w:type="dxa"/>
            <w:vAlign w:val="bottom"/>
          </w:tcPr>
          <w:p w14:paraId="65AAE435" w14:textId="0E328C89"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0.74 (0.38, 1.44)</w:t>
            </w:r>
          </w:p>
        </w:tc>
      </w:tr>
      <w:tr w:rsidR="005D0A60" w:rsidRPr="00281559" w14:paraId="679B2904" w14:textId="77777777" w:rsidTr="0027453C">
        <w:trPr>
          <w:jc w:val="center"/>
        </w:trPr>
        <w:tc>
          <w:tcPr>
            <w:tcW w:w="2263" w:type="dxa"/>
          </w:tcPr>
          <w:p w14:paraId="297A54DD" w14:textId="179AEAC5" w:rsidR="005D0A60" w:rsidRPr="00281559" w:rsidRDefault="005D0A60" w:rsidP="005D0A60">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Second trimester</w:t>
            </w:r>
          </w:p>
        </w:tc>
        <w:tc>
          <w:tcPr>
            <w:tcW w:w="1985" w:type="dxa"/>
            <w:vAlign w:val="bottom"/>
          </w:tcPr>
          <w:p w14:paraId="55167681" w14:textId="510A1F7A"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w:t>
            </w:r>
            <w:ins w:id="151" w:author="José Conejeros" w:date="2026-10-27T09:38:00Z" w16du:dateUtc="2026-10-27T08:38:00Z">
              <w:r w:rsidR="0076103F">
                <w:rPr>
                  <w:rFonts w:ascii="Arial" w:eastAsia="Aptos" w:hAnsi="Arial" w:cs="Arial"/>
                  <w:kern w:val="2"/>
                  <w:sz w:val="22"/>
                  <w:szCs w:val="22"/>
                  <w:lang w:val="en-US"/>
                  <w14:ligatures w14:val="standardContextual"/>
                </w:rPr>
                <w:t>5</w:t>
              </w:r>
            </w:ins>
            <w:del w:id="152" w:author="José Conejeros" w:date="2026-10-27T09:38:00Z" w16du:dateUtc="2026-10-27T08:38:00Z">
              <w:r w:rsidRPr="00281559" w:rsidDel="0076103F">
                <w:rPr>
                  <w:rFonts w:ascii="Arial" w:eastAsia="Aptos" w:hAnsi="Arial" w:cs="Arial"/>
                  <w:kern w:val="2"/>
                  <w:sz w:val="22"/>
                  <w:szCs w:val="22"/>
                  <w:lang w:val="en-US"/>
                  <w14:ligatures w14:val="standardContextual"/>
                </w:rPr>
                <w:delText>6</w:delText>
              </w:r>
            </w:del>
            <w:r w:rsidRPr="00281559">
              <w:rPr>
                <w:rFonts w:ascii="Arial" w:eastAsia="Aptos" w:hAnsi="Arial" w:cs="Arial"/>
                <w:kern w:val="2"/>
                <w:sz w:val="22"/>
                <w:szCs w:val="22"/>
                <w:lang w:val="en-US"/>
                <w14:ligatures w14:val="standardContextual"/>
              </w:rPr>
              <w:t xml:space="preserve"> (0.76, 1.</w:t>
            </w:r>
            <w:ins w:id="153" w:author="José Conejeros" w:date="2026-10-27T09:39:00Z" w16du:dateUtc="2026-10-27T08:39:00Z">
              <w:r w:rsidR="0076103F">
                <w:rPr>
                  <w:rFonts w:ascii="Arial" w:eastAsia="Aptos" w:hAnsi="Arial" w:cs="Arial"/>
                  <w:kern w:val="2"/>
                  <w:sz w:val="22"/>
                  <w:szCs w:val="22"/>
                  <w:lang w:val="en-US"/>
                  <w14:ligatures w14:val="standardContextual"/>
                </w:rPr>
                <w:t>19</w:t>
              </w:r>
            </w:ins>
            <w:del w:id="154" w:author="José Conejeros" w:date="2026-10-27T09:39:00Z" w16du:dateUtc="2026-10-27T08:39:00Z">
              <w:r w:rsidRPr="00281559" w:rsidDel="0076103F">
                <w:rPr>
                  <w:rFonts w:ascii="Arial" w:eastAsia="Aptos" w:hAnsi="Arial" w:cs="Arial"/>
                  <w:kern w:val="2"/>
                  <w:sz w:val="22"/>
                  <w:szCs w:val="22"/>
                  <w:lang w:val="en-US"/>
                  <w14:ligatures w14:val="standardContextual"/>
                </w:rPr>
                <w:delText>21</w:delText>
              </w:r>
            </w:del>
            <w:r w:rsidRPr="00281559">
              <w:rPr>
                <w:rFonts w:ascii="Arial" w:eastAsia="Aptos" w:hAnsi="Arial" w:cs="Arial"/>
                <w:kern w:val="2"/>
                <w:sz w:val="22"/>
                <w:szCs w:val="22"/>
                <w:lang w:val="en-US"/>
                <w14:ligatures w14:val="standardContextual"/>
              </w:rPr>
              <w:t>)</w:t>
            </w:r>
          </w:p>
        </w:tc>
        <w:tc>
          <w:tcPr>
            <w:tcW w:w="2131" w:type="dxa"/>
            <w:vAlign w:val="bottom"/>
          </w:tcPr>
          <w:p w14:paraId="59CD12FF" w14:textId="454B8BB9"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0.89 (0.37, 2.19)</w:t>
            </w:r>
          </w:p>
        </w:tc>
        <w:tc>
          <w:tcPr>
            <w:tcW w:w="2126" w:type="dxa"/>
            <w:vAlign w:val="bottom"/>
          </w:tcPr>
          <w:p w14:paraId="2B5E9C33" w14:textId="7E3C1796"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0.85 (0.38, 1.89)</w:t>
            </w:r>
          </w:p>
        </w:tc>
      </w:tr>
      <w:tr w:rsidR="005D0A60" w:rsidRPr="00281559" w14:paraId="6366D142" w14:textId="77777777" w:rsidTr="0027453C">
        <w:trPr>
          <w:jc w:val="center"/>
        </w:trPr>
        <w:tc>
          <w:tcPr>
            <w:tcW w:w="2263" w:type="dxa"/>
          </w:tcPr>
          <w:p w14:paraId="3E4652B8" w14:textId="2D2D4130" w:rsidR="005D0A60" w:rsidRPr="00281559" w:rsidRDefault="005D0A60" w:rsidP="005D0A60">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Third trimester</w:t>
            </w:r>
          </w:p>
        </w:tc>
        <w:tc>
          <w:tcPr>
            <w:tcW w:w="1985" w:type="dxa"/>
            <w:vAlign w:val="bottom"/>
          </w:tcPr>
          <w:p w14:paraId="2AE03B2E" w14:textId="3DBB37FC"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w:t>
            </w:r>
            <w:ins w:id="155" w:author="José Conejeros" w:date="2026-10-27T09:38:00Z" w16du:dateUtc="2026-10-27T08:38:00Z">
              <w:r w:rsidR="0076103F">
                <w:rPr>
                  <w:rFonts w:ascii="Arial" w:eastAsia="Aptos" w:hAnsi="Arial" w:cs="Arial"/>
                  <w:kern w:val="2"/>
                  <w:sz w:val="22"/>
                  <w:szCs w:val="22"/>
                  <w:lang w:val="en-US"/>
                  <w14:ligatures w14:val="standardContextual"/>
                </w:rPr>
                <w:t>3</w:t>
              </w:r>
            </w:ins>
            <w:del w:id="156" w:author="José Conejeros" w:date="2026-10-27T09:38:00Z" w16du:dateUtc="2026-10-27T08:38:00Z">
              <w:r w:rsidRPr="00281559" w:rsidDel="0076103F">
                <w:rPr>
                  <w:rFonts w:ascii="Arial" w:eastAsia="Aptos" w:hAnsi="Arial" w:cs="Arial"/>
                  <w:kern w:val="2"/>
                  <w:sz w:val="22"/>
                  <w:szCs w:val="22"/>
                  <w:lang w:val="en-US"/>
                  <w14:ligatures w14:val="standardContextual"/>
                </w:rPr>
                <w:delText>6</w:delText>
              </w:r>
            </w:del>
            <w:r w:rsidRPr="00281559">
              <w:rPr>
                <w:rFonts w:ascii="Arial" w:eastAsia="Aptos" w:hAnsi="Arial" w:cs="Arial"/>
                <w:kern w:val="2"/>
                <w:sz w:val="22"/>
                <w:szCs w:val="22"/>
                <w:lang w:val="en-US"/>
                <w14:ligatures w14:val="standardContextual"/>
              </w:rPr>
              <w:t xml:space="preserve"> (0.7</w:t>
            </w:r>
            <w:ins w:id="157" w:author="José Conejeros" w:date="2026-10-27T09:39:00Z" w16du:dateUtc="2026-10-27T08:39:00Z">
              <w:r w:rsidR="0076103F">
                <w:rPr>
                  <w:rFonts w:ascii="Arial" w:eastAsia="Aptos" w:hAnsi="Arial" w:cs="Arial"/>
                  <w:kern w:val="2"/>
                  <w:sz w:val="22"/>
                  <w:szCs w:val="22"/>
                  <w:lang w:val="en-US"/>
                  <w14:ligatures w14:val="standardContextual"/>
                </w:rPr>
                <w:t>6</w:t>
              </w:r>
            </w:ins>
            <w:del w:id="158" w:author="José Conejeros" w:date="2026-10-27T09:39:00Z" w16du:dateUtc="2026-10-27T08:39:00Z">
              <w:r w:rsidRPr="00281559" w:rsidDel="0076103F">
                <w:rPr>
                  <w:rFonts w:ascii="Arial" w:eastAsia="Aptos" w:hAnsi="Arial" w:cs="Arial"/>
                  <w:kern w:val="2"/>
                  <w:sz w:val="22"/>
                  <w:szCs w:val="22"/>
                  <w:lang w:val="en-US"/>
                  <w14:ligatures w14:val="standardContextual"/>
                </w:rPr>
                <w:delText>9</w:delText>
              </w:r>
            </w:del>
            <w:r w:rsidRPr="00281559">
              <w:rPr>
                <w:rFonts w:ascii="Arial" w:eastAsia="Aptos" w:hAnsi="Arial" w:cs="Arial"/>
                <w:kern w:val="2"/>
                <w:sz w:val="22"/>
                <w:szCs w:val="22"/>
                <w:lang w:val="en-US"/>
                <w14:ligatures w14:val="standardContextual"/>
              </w:rPr>
              <w:t>, 1.1</w:t>
            </w:r>
            <w:ins w:id="159" w:author="José Conejeros" w:date="2026-10-27T09:39:00Z" w16du:dateUtc="2026-10-27T08:39:00Z">
              <w:r w:rsidR="0076103F">
                <w:rPr>
                  <w:rFonts w:ascii="Arial" w:eastAsia="Aptos" w:hAnsi="Arial" w:cs="Arial"/>
                  <w:kern w:val="2"/>
                  <w:sz w:val="22"/>
                  <w:szCs w:val="22"/>
                  <w:lang w:val="en-US"/>
                  <w14:ligatures w14:val="standardContextual"/>
                </w:rPr>
                <w:t>4</w:t>
              </w:r>
            </w:ins>
            <w:del w:id="160" w:author="José Conejeros" w:date="2026-10-27T09:39:00Z" w16du:dateUtc="2026-10-27T08:39:00Z">
              <w:r w:rsidRPr="00281559" w:rsidDel="0076103F">
                <w:rPr>
                  <w:rFonts w:ascii="Arial" w:eastAsia="Aptos" w:hAnsi="Arial" w:cs="Arial"/>
                  <w:kern w:val="2"/>
                  <w:sz w:val="22"/>
                  <w:szCs w:val="22"/>
                  <w:lang w:val="en-US"/>
                  <w14:ligatures w14:val="standardContextual"/>
                </w:rPr>
                <w:delText>6</w:delText>
              </w:r>
            </w:del>
            <w:r w:rsidRPr="00281559">
              <w:rPr>
                <w:rFonts w:ascii="Arial" w:eastAsia="Aptos" w:hAnsi="Arial" w:cs="Arial"/>
                <w:kern w:val="2"/>
                <w:sz w:val="22"/>
                <w:szCs w:val="22"/>
                <w:lang w:val="en-US"/>
                <w14:ligatures w14:val="standardContextual"/>
              </w:rPr>
              <w:t>)</w:t>
            </w:r>
          </w:p>
        </w:tc>
        <w:tc>
          <w:tcPr>
            <w:tcW w:w="2131" w:type="dxa"/>
            <w:vAlign w:val="bottom"/>
          </w:tcPr>
          <w:p w14:paraId="774B217C" w14:textId="1F6624D7"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0.81 (0.33, 1.99)</w:t>
            </w:r>
          </w:p>
        </w:tc>
        <w:tc>
          <w:tcPr>
            <w:tcW w:w="2126" w:type="dxa"/>
            <w:vAlign w:val="bottom"/>
          </w:tcPr>
          <w:p w14:paraId="185080B8" w14:textId="2CA01FCD" w:rsidR="005D0A60" w:rsidRPr="00281559" w:rsidRDefault="005D0A60" w:rsidP="005D0A60">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0.96 (0.44, 2.09)</w:t>
            </w:r>
          </w:p>
        </w:tc>
      </w:tr>
      <w:tr w:rsidR="005D0A60" w:rsidRPr="00281559" w14:paraId="56B8CDEE" w14:textId="77777777" w:rsidTr="0027453C">
        <w:trPr>
          <w:jc w:val="center"/>
        </w:trPr>
        <w:tc>
          <w:tcPr>
            <w:tcW w:w="8505" w:type="dxa"/>
            <w:gridSpan w:val="4"/>
            <w:tcBorders>
              <w:top w:val="single" w:sz="4" w:space="0" w:color="auto"/>
              <w:bottom w:val="single" w:sz="4" w:space="0" w:color="auto"/>
            </w:tcBorders>
          </w:tcPr>
          <w:p w14:paraId="345908F1" w14:textId="77777777" w:rsidR="005D0A60" w:rsidRPr="00281559" w:rsidRDefault="005D0A60" w:rsidP="005D0A60">
            <w:pPr>
              <w:spacing w:after="0" w:line="240" w:lineRule="auto"/>
              <w:rPr>
                <w:rFonts w:ascii="Arial" w:eastAsia="Aptos" w:hAnsi="Arial" w:cs="Arial"/>
                <w:b/>
                <w:bCs/>
                <w:kern w:val="2"/>
                <w:sz w:val="22"/>
                <w:szCs w:val="22"/>
                <w:lang w:val="en-US"/>
                <w14:ligatures w14:val="standardContextual"/>
              </w:rPr>
            </w:pPr>
            <w:r w:rsidRPr="00281559">
              <w:rPr>
                <w:rFonts w:ascii="Arial" w:eastAsia="Aptos" w:hAnsi="Arial" w:cs="Arial"/>
                <w:b/>
                <w:bCs/>
                <w:kern w:val="2"/>
                <w:sz w:val="22"/>
                <w:szCs w:val="22"/>
                <w:lang w:val="en-US"/>
                <w14:ligatures w14:val="standardContextual"/>
              </w:rPr>
              <w:t>Spatial temporal method</w:t>
            </w:r>
          </w:p>
        </w:tc>
      </w:tr>
      <w:tr w:rsidR="005D0A60" w:rsidRPr="00281559" w14:paraId="3F754F62" w14:textId="77777777" w:rsidTr="0027453C">
        <w:trPr>
          <w:jc w:val="center"/>
        </w:trPr>
        <w:tc>
          <w:tcPr>
            <w:tcW w:w="2263" w:type="dxa"/>
          </w:tcPr>
          <w:p w14:paraId="0AC10F23" w14:textId="77777777" w:rsidR="005D0A60" w:rsidRPr="00281559" w:rsidRDefault="005D0A60" w:rsidP="005D0A60">
            <w:pPr>
              <w:spacing w:after="0" w:line="240" w:lineRule="auto"/>
              <w:rPr>
                <w:rFonts w:ascii="Arial" w:eastAsia="Aptos" w:hAnsi="Arial" w:cs="Arial"/>
                <w:kern w:val="2"/>
                <w:sz w:val="22"/>
                <w:szCs w:val="22"/>
                <w:lang w:val="en-US"/>
                <w14:ligatures w14:val="standardContextual"/>
              </w:rPr>
            </w:pPr>
            <w:r w:rsidRPr="00281559">
              <w:rPr>
                <w:rFonts w:ascii="Arial" w:eastAsia="Aptos" w:hAnsi="Arial" w:cs="Arial"/>
                <w:kern w:val="2"/>
                <w:sz w:val="22"/>
                <w:szCs w:val="22"/>
                <w:lang w:val="en-US"/>
                <w14:ligatures w14:val="standardContextual"/>
              </w:rPr>
              <w:t xml:space="preserve">First trimester </w:t>
            </w:r>
          </w:p>
        </w:tc>
        <w:tc>
          <w:tcPr>
            <w:tcW w:w="1985" w:type="dxa"/>
            <w:vAlign w:val="bottom"/>
          </w:tcPr>
          <w:p w14:paraId="2B6E65DE" w14:textId="23F645F8"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0.94 (0.88, 1.00)</w:t>
            </w:r>
          </w:p>
        </w:tc>
        <w:tc>
          <w:tcPr>
            <w:tcW w:w="2131" w:type="dxa"/>
            <w:vAlign w:val="bottom"/>
          </w:tcPr>
          <w:p w14:paraId="4546B94F" w14:textId="7D0C9226"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0.76 (0.43, 1.34)</w:t>
            </w:r>
          </w:p>
        </w:tc>
        <w:tc>
          <w:tcPr>
            <w:tcW w:w="2126" w:type="dxa"/>
            <w:vAlign w:val="bottom"/>
          </w:tcPr>
          <w:p w14:paraId="453FE65D" w14:textId="1C84C38C"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0.69 (0.44, 1.07)</w:t>
            </w:r>
          </w:p>
        </w:tc>
      </w:tr>
      <w:tr w:rsidR="005D0A60" w:rsidRPr="00281559" w14:paraId="5C26D46B" w14:textId="77777777" w:rsidTr="0027453C">
        <w:trPr>
          <w:jc w:val="center"/>
        </w:trPr>
        <w:tc>
          <w:tcPr>
            <w:tcW w:w="2263" w:type="dxa"/>
          </w:tcPr>
          <w:p w14:paraId="12733507" w14:textId="77777777" w:rsidR="005D0A60" w:rsidRPr="00281559" w:rsidRDefault="005D0A60" w:rsidP="005D0A60">
            <w:pPr>
              <w:spacing w:after="0" w:line="240" w:lineRule="auto"/>
              <w:rPr>
                <w:rFonts w:ascii="Arial" w:eastAsia="Aptos" w:hAnsi="Arial" w:cs="Arial"/>
                <w:kern w:val="2"/>
                <w:sz w:val="22"/>
                <w:szCs w:val="22"/>
                <w:lang w:val="en-US"/>
                <w14:ligatures w14:val="standardContextual"/>
              </w:rPr>
            </w:pPr>
            <w:r w:rsidRPr="00281559">
              <w:rPr>
                <w:rFonts w:ascii="Arial" w:eastAsia="Aptos" w:hAnsi="Arial" w:cs="Arial"/>
                <w:kern w:val="2"/>
                <w:sz w:val="22"/>
                <w:szCs w:val="22"/>
                <w:lang w:val="en-US"/>
                <w14:ligatures w14:val="standardContextual"/>
              </w:rPr>
              <w:t>Second trimester</w:t>
            </w:r>
          </w:p>
        </w:tc>
        <w:tc>
          <w:tcPr>
            <w:tcW w:w="1985" w:type="dxa"/>
            <w:vAlign w:val="bottom"/>
          </w:tcPr>
          <w:p w14:paraId="68C5F986" w14:textId="70463010"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1.03 (0.96, 1.10)</w:t>
            </w:r>
          </w:p>
        </w:tc>
        <w:tc>
          <w:tcPr>
            <w:tcW w:w="2131" w:type="dxa"/>
            <w:vAlign w:val="bottom"/>
          </w:tcPr>
          <w:p w14:paraId="0E027B6D" w14:textId="5D101262"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1.24 (0.72, 2.12)</w:t>
            </w:r>
          </w:p>
        </w:tc>
        <w:tc>
          <w:tcPr>
            <w:tcW w:w="2126" w:type="dxa"/>
            <w:vAlign w:val="bottom"/>
          </w:tcPr>
          <w:p w14:paraId="1045ADBD" w14:textId="6BC654E5"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1.07 (0.68, 1.70)</w:t>
            </w:r>
          </w:p>
        </w:tc>
      </w:tr>
      <w:tr w:rsidR="005D0A60" w:rsidRPr="00281559" w14:paraId="54E3BCA8" w14:textId="77777777" w:rsidTr="0027453C">
        <w:trPr>
          <w:jc w:val="center"/>
        </w:trPr>
        <w:tc>
          <w:tcPr>
            <w:tcW w:w="2263" w:type="dxa"/>
            <w:tcBorders>
              <w:bottom w:val="single" w:sz="4" w:space="0" w:color="auto"/>
            </w:tcBorders>
          </w:tcPr>
          <w:p w14:paraId="58B005E1" w14:textId="77777777" w:rsidR="005D0A60" w:rsidRPr="00281559" w:rsidRDefault="005D0A60" w:rsidP="005D0A60">
            <w:pPr>
              <w:spacing w:after="0" w:line="240" w:lineRule="auto"/>
              <w:rPr>
                <w:rFonts w:ascii="Arial" w:eastAsia="Aptos" w:hAnsi="Arial" w:cs="Arial"/>
                <w:kern w:val="2"/>
                <w:sz w:val="22"/>
                <w:szCs w:val="22"/>
                <w:lang w:val="en-US"/>
                <w14:ligatures w14:val="standardContextual"/>
              </w:rPr>
            </w:pPr>
            <w:r w:rsidRPr="00281559">
              <w:rPr>
                <w:rFonts w:ascii="Arial" w:eastAsia="Aptos" w:hAnsi="Arial" w:cs="Arial"/>
                <w:kern w:val="2"/>
                <w:sz w:val="22"/>
                <w:szCs w:val="22"/>
                <w:lang w:val="en-US"/>
                <w14:ligatures w14:val="standardContextual"/>
              </w:rPr>
              <w:t>Third trimester</w:t>
            </w:r>
          </w:p>
        </w:tc>
        <w:tc>
          <w:tcPr>
            <w:tcW w:w="1985" w:type="dxa"/>
            <w:tcBorders>
              <w:bottom w:val="single" w:sz="4" w:space="0" w:color="auto"/>
            </w:tcBorders>
            <w:vAlign w:val="bottom"/>
          </w:tcPr>
          <w:p w14:paraId="73DE6FFD" w14:textId="39EDCB21"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0.9</w:t>
            </w:r>
            <w:del w:id="161" w:author="José Conejeros" w:date="2026-10-27T09:37:00Z" w16du:dateUtc="2026-10-27T08:37:00Z">
              <w:r w:rsidRPr="00281559" w:rsidDel="0076103F">
                <w:rPr>
                  <w:rFonts w:ascii="Arial" w:hAnsi="Arial" w:cs="Arial"/>
                  <w:sz w:val="22"/>
                  <w:szCs w:val="22"/>
                  <w:lang w:val="en-US"/>
                </w:rPr>
                <w:delText>4</w:delText>
              </w:r>
            </w:del>
            <w:ins w:id="162" w:author="José Conejeros" w:date="2026-10-27T09:37:00Z" w16du:dateUtc="2026-10-27T08:37:00Z">
              <w:r w:rsidR="0076103F">
                <w:rPr>
                  <w:rFonts w:ascii="Arial" w:hAnsi="Arial" w:cs="Arial"/>
                  <w:sz w:val="22"/>
                  <w:szCs w:val="22"/>
                  <w:lang w:val="en-US"/>
                </w:rPr>
                <w:t>5</w:t>
              </w:r>
            </w:ins>
            <w:r w:rsidRPr="00281559">
              <w:rPr>
                <w:rFonts w:ascii="Arial" w:hAnsi="Arial" w:cs="Arial"/>
                <w:sz w:val="22"/>
                <w:szCs w:val="22"/>
                <w:lang w:val="en-US"/>
              </w:rPr>
              <w:t xml:space="preserve"> (0.89, 1.01)</w:t>
            </w:r>
          </w:p>
        </w:tc>
        <w:tc>
          <w:tcPr>
            <w:tcW w:w="2131" w:type="dxa"/>
            <w:tcBorders>
              <w:bottom w:val="single" w:sz="4" w:space="0" w:color="auto"/>
            </w:tcBorders>
            <w:vAlign w:val="bottom"/>
          </w:tcPr>
          <w:p w14:paraId="377B224A" w14:textId="36BE047F"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0.89 (0.52, 1.53)</w:t>
            </w:r>
          </w:p>
        </w:tc>
        <w:tc>
          <w:tcPr>
            <w:tcW w:w="2126" w:type="dxa"/>
            <w:tcBorders>
              <w:bottom w:val="single" w:sz="4" w:space="0" w:color="auto"/>
            </w:tcBorders>
            <w:vAlign w:val="bottom"/>
          </w:tcPr>
          <w:p w14:paraId="09DF4196" w14:textId="6EC5A6D9" w:rsidR="005D0A60" w:rsidRPr="00281559" w:rsidRDefault="005D0A60" w:rsidP="005D0A60">
            <w:pPr>
              <w:spacing w:after="0" w:line="240" w:lineRule="auto"/>
              <w:rPr>
                <w:rFonts w:ascii="Arial" w:hAnsi="Arial" w:cs="Arial"/>
                <w:sz w:val="22"/>
                <w:szCs w:val="22"/>
                <w:lang w:val="en-US"/>
              </w:rPr>
            </w:pPr>
            <w:r w:rsidRPr="00281559">
              <w:rPr>
                <w:rFonts w:ascii="Arial" w:hAnsi="Arial" w:cs="Arial"/>
                <w:sz w:val="22"/>
                <w:szCs w:val="22"/>
                <w:lang w:val="en-US"/>
              </w:rPr>
              <w:t>0.84 (0.56, 1.27)</w:t>
            </w:r>
          </w:p>
        </w:tc>
      </w:tr>
      <w:tr w:rsidR="005D0A60" w:rsidRPr="00281559" w14:paraId="0DCE9036" w14:textId="77777777" w:rsidTr="0027453C">
        <w:trPr>
          <w:jc w:val="center"/>
        </w:trPr>
        <w:tc>
          <w:tcPr>
            <w:tcW w:w="8505" w:type="dxa"/>
            <w:gridSpan w:val="4"/>
            <w:tcBorders>
              <w:top w:val="single" w:sz="4" w:space="0" w:color="auto"/>
              <w:bottom w:val="single" w:sz="4" w:space="0" w:color="auto"/>
            </w:tcBorders>
            <w:shd w:val="clear" w:color="auto" w:fill="F2F2F2" w:themeFill="background1" w:themeFillShade="F2"/>
          </w:tcPr>
          <w:p w14:paraId="3F71DA40" w14:textId="0F59A720" w:rsidR="005D0A60" w:rsidRPr="00281559" w:rsidRDefault="005D0A60">
            <w:pPr>
              <w:spacing w:after="0" w:line="240" w:lineRule="auto"/>
              <w:rPr>
                <w:rFonts w:ascii="Arial" w:hAnsi="Arial" w:cs="Arial"/>
                <w:i/>
                <w:iCs/>
                <w:sz w:val="22"/>
                <w:szCs w:val="22"/>
                <w:lang w:val="en-US"/>
              </w:rPr>
            </w:pPr>
            <w:r w:rsidRPr="00281559">
              <w:rPr>
                <w:rFonts w:ascii="Arial" w:eastAsia="Aptos" w:hAnsi="Arial" w:cs="Arial"/>
                <w:i/>
                <w:iCs/>
                <w:kern w:val="2"/>
                <w:sz w:val="22"/>
                <w:szCs w:val="22"/>
                <w:lang w:val="en-US"/>
                <w14:ligatures w14:val="standardContextual"/>
              </w:rPr>
              <w:t xml:space="preserve">Model including </w:t>
            </w:r>
            <w:r w:rsidR="002C36C8">
              <w:rPr>
                <w:rFonts w:ascii="Arial" w:eastAsia="Aptos" w:hAnsi="Arial" w:cs="Arial"/>
                <w:i/>
                <w:iCs/>
                <w:kern w:val="2"/>
                <w:sz w:val="22"/>
                <w:szCs w:val="22"/>
                <w:lang w:val="en-US"/>
                <w14:ligatures w14:val="standardContextual"/>
              </w:rPr>
              <w:t>preconception</w:t>
            </w:r>
          </w:p>
        </w:tc>
      </w:tr>
      <w:tr w:rsidR="00281559" w:rsidRPr="00281559" w14:paraId="59633008" w14:textId="77777777" w:rsidTr="0027453C">
        <w:trPr>
          <w:jc w:val="center"/>
        </w:trPr>
        <w:tc>
          <w:tcPr>
            <w:tcW w:w="2263" w:type="dxa"/>
            <w:tcBorders>
              <w:top w:val="single" w:sz="4" w:space="0" w:color="auto"/>
            </w:tcBorders>
          </w:tcPr>
          <w:p w14:paraId="04D32085" w14:textId="5DFB0FE1" w:rsidR="00281559" w:rsidRPr="00281559" w:rsidRDefault="00281559" w:rsidP="00281559">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w:t>
            </w:r>
            <w:r w:rsidR="002C36C8">
              <w:rPr>
                <w:rFonts w:ascii="Arial" w:eastAsia="Aptos" w:hAnsi="Arial" w:cs="Arial"/>
                <w:kern w:val="2"/>
                <w:sz w:val="22"/>
                <w:szCs w:val="22"/>
                <w:lang w:val="en-US"/>
                <w14:ligatures w14:val="standardContextual"/>
              </w:rPr>
              <w:t>Preconception</w:t>
            </w:r>
          </w:p>
        </w:tc>
        <w:tc>
          <w:tcPr>
            <w:tcW w:w="1985" w:type="dxa"/>
            <w:tcBorders>
              <w:top w:val="single" w:sz="4" w:space="0" w:color="auto"/>
            </w:tcBorders>
            <w:vAlign w:val="bottom"/>
          </w:tcPr>
          <w:p w14:paraId="329348FD" w14:textId="5E94A691"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0.96 (0.89, 1.04)</w:t>
            </w:r>
          </w:p>
        </w:tc>
        <w:tc>
          <w:tcPr>
            <w:tcW w:w="2131" w:type="dxa"/>
            <w:tcBorders>
              <w:top w:val="single" w:sz="4" w:space="0" w:color="auto"/>
            </w:tcBorders>
            <w:vAlign w:val="bottom"/>
          </w:tcPr>
          <w:p w14:paraId="5763CE00" w14:textId="07C6ECA2"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0.76 (0.43, 1.34)</w:t>
            </w:r>
          </w:p>
        </w:tc>
        <w:tc>
          <w:tcPr>
            <w:tcW w:w="2126" w:type="dxa"/>
            <w:tcBorders>
              <w:top w:val="single" w:sz="4" w:space="0" w:color="auto"/>
            </w:tcBorders>
            <w:vAlign w:val="bottom"/>
          </w:tcPr>
          <w:p w14:paraId="2AE2C9C4" w14:textId="7570C22A"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0.63 (0.40, 0.98)</w:t>
            </w:r>
          </w:p>
        </w:tc>
      </w:tr>
      <w:tr w:rsidR="00281559" w:rsidRPr="00281559" w14:paraId="6E546571" w14:textId="77777777" w:rsidTr="0027453C">
        <w:trPr>
          <w:jc w:val="center"/>
        </w:trPr>
        <w:tc>
          <w:tcPr>
            <w:tcW w:w="2263" w:type="dxa"/>
          </w:tcPr>
          <w:p w14:paraId="41E64065" w14:textId="3588B9B8" w:rsidR="00281559" w:rsidRPr="00281559" w:rsidRDefault="00281559" w:rsidP="00281559">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First trimester </w:t>
            </w:r>
          </w:p>
        </w:tc>
        <w:tc>
          <w:tcPr>
            <w:tcW w:w="1985" w:type="dxa"/>
            <w:vAlign w:val="bottom"/>
          </w:tcPr>
          <w:p w14:paraId="39414C7E" w14:textId="6ACC42C6"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w:t>
            </w:r>
            <w:ins w:id="163" w:author="José Conejeros" w:date="2026-10-27T09:39:00Z" w16du:dateUtc="2026-10-27T08:39:00Z">
              <w:r w:rsidR="0076103F">
                <w:rPr>
                  <w:rFonts w:ascii="Arial" w:eastAsia="Aptos" w:hAnsi="Arial" w:cs="Arial"/>
                  <w:kern w:val="2"/>
                  <w:sz w:val="22"/>
                  <w:szCs w:val="22"/>
                  <w:lang w:val="en-US"/>
                  <w14:ligatures w14:val="standardContextual"/>
                </w:rPr>
                <w:t>7</w:t>
              </w:r>
            </w:ins>
            <w:del w:id="164" w:author="José Conejeros" w:date="2026-10-27T09:39:00Z" w16du:dateUtc="2026-10-27T08:39:00Z">
              <w:r w:rsidRPr="00281559" w:rsidDel="0076103F">
                <w:rPr>
                  <w:rFonts w:ascii="Arial" w:eastAsia="Aptos" w:hAnsi="Arial" w:cs="Arial"/>
                  <w:kern w:val="2"/>
                  <w:sz w:val="22"/>
                  <w:szCs w:val="22"/>
                  <w:lang w:val="en-US"/>
                  <w14:ligatures w14:val="standardContextual"/>
                </w:rPr>
                <w:delText>6</w:delText>
              </w:r>
            </w:del>
            <w:r w:rsidRPr="00281559">
              <w:rPr>
                <w:rFonts w:ascii="Arial" w:eastAsia="Aptos" w:hAnsi="Arial" w:cs="Arial"/>
                <w:kern w:val="2"/>
                <w:sz w:val="22"/>
                <w:szCs w:val="22"/>
                <w:lang w:val="en-US"/>
                <w14:ligatures w14:val="standardContextual"/>
              </w:rPr>
              <w:t xml:space="preserve"> (0.89, 1.0</w:t>
            </w:r>
            <w:ins w:id="165" w:author="José Conejeros" w:date="2026-10-27T09:39:00Z" w16du:dateUtc="2026-10-27T08:39:00Z">
              <w:r w:rsidR="0076103F">
                <w:rPr>
                  <w:rFonts w:ascii="Arial" w:eastAsia="Aptos" w:hAnsi="Arial" w:cs="Arial"/>
                  <w:kern w:val="2"/>
                  <w:sz w:val="22"/>
                  <w:szCs w:val="22"/>
                  <w:lang w:val="en-US"/>
                  <w14:ligatures w14:val="standardContextual"/>
                </w:rPr>
                <w:t>5</w:t>
              </w:r>
            </w:ins>
            <w:del w:id="166" w:author="José Conejeros" w:date="2026-10-27T09:39:00Z" w16du:dateUtc="2026-10-27T08:39:00Z">
              <w:r w:rsidRPr="00281559" w:rsidDel="0076103F">
                <w:rPr>
                  <w:rFonts w:ascii="Arial" w:eastAsia="Aptos" w:hAnsi="Arial" w:cs="Arial"/>
                  <w:kern w:val="2"/>
                  <w:sz w:val="22"/>
                  <w:szCs w:val="22"/>
                  <w:lang w:val="en-US"/>
                  <w14:ligatures w14:val="standardContextual"/>
                </w:rPr>
                <w:delText>4</w:delText>
              </w:r>
            </w:del>
            <w:r w:rsidRPr="00281559">
              <w:rPr>
                <w:rFonts w:ascii="Arial" w:eastAsia="Aptos" w:hAnsi="Arial" w:cs="Arial"/>
                <w:kern w:val="2"/>
                <w:sz w:val="22"/>
                <w:szCs w:val="22"/>
                <w:lang w:val="en-US"/>
                <w14:ligatures w14:val="standardContextual"/>
              </w:rPr>
              <w:t>)</w:t>
            </w:r>
          </w:p>
        </w:tc>
        <w:tc>
          <w:tcPr>
            <w:tcW w:w="2131" w:type="dxa"/>
            <w:vAlign w:val="bottom"/>
          </w:tcPr>
          <w:p w14:paraId="19204389" w14:textId="7027EB47"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0.82 (0.46, 1.47)</w:t>
            </w:r>
          </w:p>
        </w:tc>
        <w:tc>
          <w:tcPr>
            <w:tcW w:w="2126" w:type="dxa"/>
            <w:vAlign w:val="bottom"/>
          </w:tcPr>
          <w:p w14:paraId="05CB965F" w14:textId="4679F881"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0.86 (0.53, 1.40)</w:t>
            </w:r>
          </w:p>
        </w:tc>
      </w:tr>
      <w:tr w:rsidR="00281559" w:rsidRPr="00281559" w14:paraId="4A07EA54" w14:textId="77777777" w:rsidTr="0027453C">
        <w:trPr>
          <w:jc w:val="center"/>
        </w:trPr>
        <w:tc>
          <w:tcPr>
            <w:tcW w:w="2263" w:type="dxa"/>
          </w:tcPr>
          <w:p w14:paraId="43B7C8F8" w14:textId="59499C49" w:rsidR="00281559" w:rsidRPr="00281559" w:rsidRDefault="00281559" w:rsidP="00281559">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Second trimester</w:t>
            </w:r>
          </w:p>
        </w:tc>
        <w:tc>
          <w:tcPr>
            <w:tcW w:w="1985" w:type="dxa"/>
            <w:vAlign w:val="bottom"/>
          </w:tcPr>
          <w:p w14:paraId="7CA5A436" w14:textId="28992145"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1.01 (0.93, 1.09)</w:t>
            </w:r>
          </w:p>
        </w:tc>
        <w:tc>
          <w:tcPr>
            <w:tcW w:w="2131" w:type="dxa"/>
            <w:vAlign w:val="bottom"/>
          </w:tcPr>
          <w:p w14:paraId="7999AED0" w14:textId="159E1016"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1.06 (0.57, 1.99)</w:t>
            </w:r>
          </w:p>
        </w:tc>
        <w:tc>
          <w:tcPr>
            <w:tcW w:w="2126" w:type="dxa"/>
            <w:vAlign w:val="bottom"/>
          </w:tcPr>
          <w:p w14:paraId="17D463DE" w14:textId="6BDBE26C"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0.86 (0.51, 1.43)</w:t>
            </w:r>
          </w:p>
        </w:tc>
      </w:tr>
      <w:tr w:rsidR="00281559" w:rsidRPr="00281559" w14:paraId="37E11B59" w14:textId="77777777" w:rsidTr="0027453C">
        <w:trPr>
          <w:jc w:val="center"/>
        </w:trPr>
        <w:tc>
          <w:tcPr>
            <w:tcW w:w="2263" w:type="dxa"/>
            <w:tcBorders>
              <w:bottom w:val="single" w:sz="4" w:space="0" w:color="auto"/>
            </w:tcBorders>
          </w:tcPr>
          <w:p w14:paraId="139399B0" w14:textId="77FD918E" w:rsidR="00281559" w:rsidRPr="00281559" w:rsidRDefault="00281559" w:rsidP="00281559">
            <w:pPr>
              <w:spacing w:after="0" w:line="240" w:lineRule="auto"/>
              <w:rPr>
                <w:rFonts w:ascii="Arial" w:eastAsia="Aptos" w:hAnsi="Arial" w:cs="Arial"/>
                <w:kern w:val="2"/>
                <w:lang w:val="en-US"/>
                <w14:ligatures w14:val="standardContextual"/>
              </w:rPr>
            </w:pPr>
            <w:r w:rsidRPr="00281559">
              <w:rPr>
                <w:rFonts w:ascii="Arial" w:eastAsia="Aptos" w:hAnsi="Arial" w:cs="Arial"/>
                <w:kern w:val="2"/>
                <w:sz w:val="22"/>
                <w:szCs w:val="22"/>
                <w:lang w:val="en-US"/>
                <w14:ligatures w14:val="standardContextual"/>
              </w:rPr>
              <w:t xml:space="preserve"> Third trimester</w:t>
            </w:r>
          </w:p>
        </w:tc>
        <w:tc>
          <w:tcPr>
            <w:tcW w:w="1985" w:type="dxa"/>
            <w:tcBorders>
              <w:bottom w:val="single" w:sz="4" w:space="0" w:color="auto"/>
            </w:tcBorders>
            <w:vAlign w:val="bottom"/>
          </w:tcPr>
          <w:p w14:paraId="207BAA83" w14:textId="786EA8A8"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0.97 (0.90, 1.0</w:t>
            </w:r>
            <w:ins w:id="167" w:author="José Conejeros" w:date="2026-10-27T09:39:00Z" w16du:dateUtc="2026-10-27T08:39:00Z">
              <w:r w:rsidR="0076103F">
                <w:rPr>
                  <w:rFonts w:ascii="Arial" w:eastAsia="Aptos" w:hAnsi="Arial" w:cs="Arial"/>
                  <w:kern w:val="2"/>
                  <w:sz w:val="22"/>
                  <w:szCs w:val="22"/>
                  <w:lang w:val="en-US"/>
                  <w14:ligatures w14:val="standardContextual"/>
                </w:rPr>
                <w:t>4</w:t>
              </w:r>
            </w:ins>
            <w:del w:id="168" w:author="José Conejeros" w:date="2026-10-27T09:39:00Z" w16du:dateUtc="2026-10-27T08:39:00Z">
              <w:r w:rsidRPr="00281559" w:rsidDel="0076103F">
                <w:rPr>
                  <w:rFonts w:ascii="Arial" w:eastAsia="Aptos" w:hAnsi="Arial" w:cs="Arial"/>
                  <w:kern w:val="2"/>
                  <w:sz w:val="22"/>
                  <w:szCs w:val="22"/>
                  <w:lang w:val="en-US"/>
                  <w14:ligatures w14:val="standardContextual"/>
                </w:rPr>
                <w:delText>5</w:delText>
              </w:r>
            </w:del>
            <w:r w:rsidRPr="00281559">
              <w:rPr>
                <w:rFonts w:ascii="Arial" w:eastAsia="Aptos" w:hAnsi="Arial" w:cs="Arial"/>
                <w:kern w:val="2"/>
                <w:sz w:val="22"/>
                <w:szCs w:val="22"/>
                <w:lang w:val="en-US"/>
                <w14:ligatures w14:val="standardContextual"/>
              </w:rPr>
              <w:t>)</w:t>
            </w:r>
          </w:p>
        </w:tc>
        <w:tc>
          <w:tcPr>
            <w:tcW w:w="2131" w:type="dxa"/>
            <w:tcBorders>
              <w:bottom w:val="single" w:sz="4" w:space="0" w:color="auto"/>
            </w:tcBorders>
            <w:vAlign w:val="bottom"/>
          </w:tcPr>
          <w:p w14:paraId="4349388F" w14:textId="0DE42C31"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0.89 (0.52, 1.53)</w:t>
            </w:r>
          </w:p>
        </w:tc>
        <w:tc>
          <w:tcPr>
            <w:tcW w:w="2126" w:type="dxa"/>
            <w:tcBorders>
              <w:bottom w:val="single" w:sz="4" w:space="0" w:color="auto"/>
            </w:tcBorders>
            <w:vAlign w:val="bottom"/>
          </w:tcPr>
          <w:p w14:paraId="6B0B9F09" w14:textId="058019DD" w:rsidR="00281559" w:rsidRPr="00281559" w:rsidRDefault="00281559" w:rsidP="00281559">
            <w:pPr>
              <w:spacing w:after="0" w:line="240" w:lineRule="auto"/>
              <w:rPr>
                <w:rFonts w:ascii="Arial" w:hAnsi="Arial" w:cs="Arial"/>
                <w:lang w:val="en-US"/>
              </w:rPr>
            </w:pPr>
            <w:r w:rsidRPr="00281559">
              <w:rPr>
                <w:rFonts w:ascii="Arial" w:eastAsia="Aptos" w:hAnsi="Arial" w:cs="Arial"/>
                <w:kern w:val="2"/>
                <w:sz w:val="22"/>
                <w:szCs w:val="22"/>
                <w:lang w:val="en-US"/>
                <w14:ligatures w14:val="standardContextual"/>
              </w:rPr>
              <w:t>0.92 (0.60, 1.40)</w:t>
            </w:r>
          </w:p>
        </w:tc>
      </w:tr>
    </w:tbl>
    <w:p w14:paraId="3FC95678" w14:textId="371BF009" w:rsidR="00A03E41" w:rsidRPr="00281559" w:rsidRDefault="00B61023" w:rsidP="00A03E41">
      <w:pPr>
        <w:spacing w:after="0" w:line="240" w:lineRule="auto"/>
        <w:rPr>
          <w:rFonts w:ascii="Arial" w:eastAsia="Aptos" w:hAnsi="Arial" w:cs="Arial"/>
          <w:kern w:val="2"/>
          <w:lang w:val="en-US"/>
          <w14:ligatures w14:val="standardContextual"/>
        </w:rPr>
      </w:pPr>
      <w:r>
        <w:rPr>
          <w:rFonts w:ascii="Arial" w:eastAsia="Aptos" w:hAnsi="Arial" w:cs="Arial"/>
          <w:kern w:val="2"/>
          <w:vertAlign w:val="superscript"/>
          <w:lang w:val="en-US"/>
          <w14:ligatures w14:val="standardContextual"/>
        </w:rPr>
        <w:t>a</w:t>
      </w:r>
      <w:r w:rsidR="00F257F5" w:rsidRPr="00281559">
        <w:rPr>
          <w:rFonts w:ascii="Arial" w:eastAsia="Aptos" w:hAnsi="Arial" w:cs="Arial"/>
          <w:kern w:val="2"/>
          <w:vertAlign w:val="superscript"/>
          <w:lang w:val="en-US"/>
          <w14:ligatures w14:val="standardContextual"/>
        </w:rPr>
        <w:t xml:space="preserve"> </w:t>
      </w:r>
      <w:r w:rsidR="00F257F5" w:rsidRPr="00281559">
        <w:rPr>
          <w:rFonts w:ascii="Arial" w:hAnsi="Arial" w:cs="Arial"/>
          <w:lang w:val="en-US"/>
        </w:rPr>
        <w:t xml:space="preserve">10 </w:t>
      </w:r>
      <w:proofErr w:type="spellStart"/>
      <w:r w:rsidR="00F257F5" w:rsidRPr="00281559">
        <w:rPr>
          <w:rFonts w:ascii="Arial" w:hAnsi="Arial" w:cs="Arial"/>
          <w:lang w:val="en-US" w:eastAsia="es-ES"/>
        </w:rPr>
        <w:t>μg</w:t>
      </w:r>
      <w:proofErr w:type="spellEnd"/>
      <w:r w:rsidR="00F257F5" w:rsidRPr="00281559">
        <w:rPr>
          <w:rFonts w:ascii="Arial" w:hAnsi="Arial" w:cs="Arial"/>
          <w:lang w:val="en-US" w:eastAsia="es-ES"/>
        </w:rPr>
        <w:t>/m</w:t>
      </w:r>
      <w:r w:rsidR="00F257F5" w:rsidRPr="00281559">
        <w:rPr>
          <w:rFonts w:ascii="Arial" w:hAnsi="Arial" w:cs="Arial"/>
          <w:vertAlign w:val="superscript"/>
          <w:lang w:val="en-US" w:eastAsia="es-ES"/>
        </w:rPr>
        <w:t xml:space="preserve">3 </w:t>
      </w:r>
      <w:r w:rsidR="00F257F5" w:rsidRPr="00281559">
        <w:rPr>
          <w:rFonts w:ascii="Arial" w:hAnsi="Arial" w:cs="Arial"/>
          <w:lang w:val="en-US" w:eastAsia="es-ES"/>
        </w:rPr>
        <w:t xml:space="preserve">increase for </w:t>
      </w:r>
      <w:r w:rsidR="00F257F5" w:rsidRPr="00281559">
        <w:rPr>
          <w:rFonts w:ascii="Arial" w:eastAsia="Aptos" w:hAnsi="Arial" w:cs="Arial"/>
          <w:kern w:val="2"/>
          <w:lang w:val="en-US"/>
          <w14:ligatures w14:val="standardContextual"/>
        </w:rPr>
        <w:t>PM</w:t>
      </w:r>
      <w:r w:rsidR="00F257F5" w:rsidRPr="00281559">
        <w:rPr>
          <w:rFonts w:ascii="Arial" w:eastAsia="Aptos" w:hAnsi="Arial" w:cs="Arial"/>
          <w:kern w:val="2"/>
          <w:vertAlign w:val="subscript"/>
          <w:lang w:val="en-US"/>
          <w14:ligatures w14:val="standardContextual"/>
        </w:rPr>
        <w:t>2.5</w:t>
      </w:r>
      <w:r w:rsidR="00F257F5" w:rsidRPr="00281559">
        <w:rPr>
          <w:rFonts w:ascii="Arial" w:eastAsia="Aptos" w:hAnsi="Arial" w:cs="Arial"/>
          <w:kern w:val="2"/>
          <w:lang w:val="en-US"/>
          <w14:ligatures w14:val="standardContextual"/>
        </w:rPr>
        <w:t>, IQR</w:t>
      </w:r>
      <w:r w:rsidR="00F257F5" w:rsidRPr="00281559">
        <w:rPr>
          <w:rFonts w:ascii="Arial" w:hAnsi="Arial" w:cs="Arial"/>
          <w:vertAlign w:val="superscript"/>
          <w:lang w:val="en-US"/>
        </w:rPr>
        <w:t xml:space="preserve"> </w:t>
      </w:r>
      <w:r w:rsidR="00F257F5" w:rsidRPr="00281559">
        <w:rPr>
          <w:rFonts w:ascii="Arial" w:hAnsi="Arial" w:cs="Arial"/>
          <w:lang w:val="en-US"/>
        </w:rPr>
        <w:t xml:space="preserve">increase </w:t>
      </w:r>
      <w:r w:rsidR="00736DF4">
        <w:rPr>
          <w:rFonts w:ascii="Arial" w:hAnsi="Arial" w:cs="Arial"/>
          <w:lang w:val="en-US"/>
        </w:rPr>
        <w:t xml:space="preserve">in </w:t>
      </w:r>
      <w:r w:rsidR="00736DF4">
        <w:rPr>
          <w:rStyle w:val="normaltextrun"/>
          <w:rFonts w:ascii="Arial" w:hAnsi="Arial" w:cs="Arial"/>
          <w:color w:val="000000"/>
          <w:bdr w:val="none" w:sz="0" w:space="0" w:color="auto" w:frame="1"/>
          <w:lang w:val="en-US"/>
        </w:rPr>
        <w:t>ng/m³</w:t>
      </w:r>
      <w:r w:rsidR="00736DF4" w:rsidRPr="00281559">
        <w:rPr>
          <w:rFonts w:ascii="Arial" w:hAnsi="Arial" w:cs="Arial"/>
          <w:lang w:val="en-US"/>
        </w:rPr>
        <w:t xml:space="preserve"> </w:t>
      </w:r>
      <w:r w:rsidR="00F257F5" w:rsidRPr="00281559">
        <w:rPr>
          <w:rFonts w:ascii="Arial" w:hAnsi="Arial" w:cs="Arial"/>
          <w:lang w:val="en-US"/>
        </w:rPr>
        <w:t>for</w:t>
      </w:r>
      <w:r w:rsidR="00F257F5" w:rsidRPr="00281559">
        <w:rPr>
          <w:rFonts w:ascii="Arial" w:hAnsi="Arial" w:cs="Arial"/>
          <w:vertAlign w:val="superscript"/>
          <w:lang w:val="en-US"/>
        </w:rPr>
        <w:t xml:space="preserve"> </w:t>
      </w:r>
      <w:proofErr w:type="spellStart"/>
      <w:r w:rsidR="00F257F5" w:rsidRPr="00281559">
        <w:rPr>
          <w:rFonts w:ascii="Arial" w:eastAsia="Aptos" w:hAnsi="Arial" w:cs="Arial"/>
          <w:kern w:val="2"/>
          <w:lang w:val="en-US"/>
          <w14:ligatures w14:val="standardContextual"/>
        </w:rPr>
        <w:t>levo</w:t>
      </w:r>
      <w:proofErr w:type="spellEnd"/>
      <w:r w:rsidR="00F257F5" w:rsidRPr="00281559">
        <w:rPr>
          <w:rFonts w:ascii="Arial" w:eastAsia="Aptos" w:hAnsi="Arial" w:cs="Arial"/>
          <w:kern w:val="2"/>
          <w:lang w:val="en-US"/>
          <w14:ligatures w14:val="standardContextual"/>
        </w:rPr>
        <w:t xml:space="preserve"> and </w:t>
      </w:r>
      <w:proofErr w:type="spellStart"/>
      <w:r w:rsidR="00F257F5" w:rsidRPr="00281559">
        <w:rPr>
          <w:rFonts w:ascii="Arial" w:eastAsia="Aptos" w:hAnsi="Arial" w:cs="Arial"/>
          <w:kern w:val="2"/>
          <w:lang w:val="en-US"/>
          <w14:ligatures w14:val="standardContextual"/>
        </w:rPr>
        <w:t>Ksol</w:t>
      </w:r>
      <w:proofErr w:type="spellEnd"/>
      <w:r w:rsidR="00A03E41" w:rsidRPr="00281559">
        <w:rPr>
          <w:rFonts w:ascii="Arial" w:eastAsia="Aptos" w:hAnsi="Arial" w:cs="Arial"/>
          <w:kern w:val="2"/>
          <w:lang w:val="en-US"/>
          <w14:ligatures w14:val="standardContextual"/>
        </w:rPr>
        <w:t xml:space="preserve">. </w:t>
      </w:r>
    </w:p>
    <w:p w14:paraId="2A07007A" w14:textId="0F677FF3" w:rsidR="00A03E41" w:rsidRPr="00281559" w:rsidRDefault="00B61023" w:rsidP="00A03E41">
      <w:pPr>
        <w:spacing w:after="0" w:line="240" w:lineRule="auto"/>
        <w:rPr>
          <w:rFonts w:ascii="Arial" w:eastAsia="Aptos" w:hAnsi="Arial" w:cs="Arial"/>
          <w:kern w:val="2"/>
          <w:lang w:val="en-US"/>
          <w14:ligatures w14:val="standardContextual"/>
        </w:rPr>
      </w:pPr>
      <w:r w:rsidRPr="00B61023">
        <w:rPr>
          <w:rFonts w:ascii="Arial" w:eastAsia="Aptos" w:hAnsi="Arial" w:cs="Arial"/>
          <w:kern w:val="2"/>
          <w:vertAlign w:val="superscript"/>
          <w:lang w:val="en-US"/>
          <w14:ligatures w14:val="standardContextual"/>
        </w:rPr>
        <w:t>b</w:t>
      </w:r>
      <w:r w:rsidR="00A03E41" w:rsidRPr="00281559">
        <w:rPr>
          <w:rFonts w:ascii="Arial" w:eastAsia="Aptos" w:hAnsi="Arial" w:cs="Arial"/>
          <w:kern w:val="2"/>
          <w:lang w:val="en-US"/>
          <w14:ligatures w14:val="standardContextual"/>
        </w:rPr>
        <w:t xml:space="preserve"> All models adjust for: maternal age, infant sex, year of birth, and season of conception</w:t>
      </w:r>
    </w:p>
    <w:p w14:paraId="63B2AB60" w14:textId="77777777" w:rsidR="00B16859" w:rsidRDefault="00B16859" w:rsidP="00C671E6">
      <w:pPr>
        <w:spacing w:after="0" w:line="240" w:lineRule="auto"/>
        <w:rPr>
          <w:rFonts w:ascii="Arial" w:eastAsia="Aptos" w:hAnsi="Arial" w:cs="Arial"/>
          <w:kern w:val="2"/>
          <w:lang w:val="en-US"/>
          <w14:ligatures w14:val="standardContextual"/>
        </w:rPr>
      </w:pPr>
    </w:p>
    <w:p w14:paraId="45F4B0B3" w14:textId="77777777" w:rsidR="00B16859" w:rsidRDefault="00B16859" w:rsidP="00C671E6">
      <w:pPr>
        <w:spacing w:after="0" w:line="240" w:lineRule="auto"/>
        <w:rPr>
          <w:rFonts w:ascii="Arial" w:eastAsia="Aptos" w:hAnsi="Arial" w:cs="Arial"/>
          <w:kern w:val="2"/>
          <w:lang w:val="en-US"/>
          <w14:ligatures w14:val="standardContextual"/>
        </w:rPr>
      </w:pPr>
    </w:p>
    <w:p w14:paraId="174C0B59" w14:textId="46112558" w:rsidR="00FB52D9" w:rsidRPr="00B70C12" w:rsidRDefault="00FB52D9" w:rsidP="00FB52D9">
      <w:pPr>
        <w:spacing w:after="0" w:line="240" w:lineRule="auto"/>
        <w:rPr>
          <w:rFonts w:ascii="Arial" w:eastAsia="Aptos" w:hAnsi="Arial" w:cs="Arial"/>
          <w:kern w:val="2"/>
          <w:lang w:val="en-US"/>
          <w14:ligatures w14:val="standardContextual"/>
        </w:rPr>
      </w:pPr>
      <w:r w:rsidRPr="00B70C12">
        <w:rPr>
          <w:rFonts w:ascii="Arial" w:eastAsia="Aptos" w:hAnsi="Arial" w:cs="Arial"/>
          <w:kern w:val="2"/>
          <w:lang w:val="en-US"/>
          <w14:ligatures w14:val="standardContextual"/>
        </w:rPr>
        <w:lastRenderedPageBreak/>
        <w:t xml:space="preserve">Table </w:t>
      </w:r>
      <w:r w:rsidRPr="00B70C12">
        <w:rPr>
          <w:rFonts w:ascii="Arial" w:eastAsia="Aptos" w:hAnsi="Arial" w:cs="Arial"/>
          <w:lang w:val="en-US"/>
        </w:rPr>
        <w:t>4</w:t>
      </w:r>
      <w:r w:rsidRPr="00B70C12">
        <w:rPr>
          <w:rFonts w:ascii="Arial" w:eastAsia="Aptos" w:hAnsi="Arial" w:cs="Arial"/>
          <w:kern w:val="2"/>
          <w:lang w:val="en-US"/>
          <w14:ligatures w14:val="standardContextual"/>
        </w:rPr>
        <w:t xml:space="preserve">. Risk of </w:t>
      </w:r>
      <w:r w:rsidRPr="00B70C12">
        <w:rPr>
          <w:rFonts w:ascii="Arial" w:eastAsia="Aptos" w:hAnsi="Arial" w:cs="Arial"/>
          <w:lang w:val="en-US"/>
        </w:rPr>
        <w:t>congenital heart</w:t>
      </w:r>
      <w:r w:rsidRPr="00B70C12">
        <w:rPr>
          <w:rFonts w:ascii="Arial" w:eastAsia="Aptos" w:hAnsi="Arial" w:cs="Arial"/>
          <w:kern w:val="2"/>
          <w:lang w:val="en-US"/>
          <w14:ligatures w14:val="standardContextual"/>
        </w:rPr>
        <w:t xml:space="preserve"> malformation</w:t>
      </w:r>
      <w:r w:rsidRPr="00B70C12">
        <w:rPr>
          <w:rFonts w:ascii="Arial" w:eastAsia="Aptos" w:hAnsi="Arial" w:cs="Arial"/>
          <w:kern w:val="2"/>
          <w:vertAlign w:val="superscript"/>
          <w:lang w:val="en-US"/>
          <w14:ligatures w14:val="standardContextual"/>
        </w:rPr>
        <w:t xml:space="preserve"> </w:t>
      </w:r>
      <w:r w:rsidRPr="00B70C12">
        <w:rPr>
          <w:rFonts w:ascii="Arial" w:eastAsia="Aptos" w:hAnsi="Arial" w:cs="Arial"/>
          <w:kern w:val="2"/>
          <w:lang w:val="en-US"/>
          <w14:ligatures w14:val="standardContextual"/>
        </w:rPr>
        <w:t xml:space="preserve">associated with </w:t>
      </w:r>
      <w:r w:rsidR="00AF0450" w:rsidRPr="00B70C12">
        <w:rPr>
          <w:rFonts w:ascii="Arial" w:eastAsia="Aptos" w:hAnsi="Arial" w:cs="Arial"/>
          <w:kern w:val="2"/>
          <w:lang w:val="en-US"/>
          <w14:ligatures w14:val="standardContextual"/>
        </w:rPr>
        <w:t xml:space="preserve">increased </w:t>
      </w:r>
      <w:proofErr w:type="spellStart"/>
      <w:r w:rsidRPr="00B70C12">
        <w:rPr>
          <w:rFonts w:ascii="Arial" w:eastAsia="Aptos" w:hAnsi="Arial" w:cs="Arial"/>
          <w:kern w:val="2"/>
          <w:lang w:val="en-US"/>
          <w14:ligatures w14:val="standardContextual"/>
        </w:rPr>
        <w:t>exposure</w:t>
      </w:r>
      <w:r w:rsidR="00B61023">
        <w:rPr>
          <w:rFonts w:ascii="Arial" w:eastAsia="Aptos" w:hAnsi="Arial" w:cs="Arial"/>
          <w:kern w:val="2"/>
          <w:vertAlign w:val="superscript"/>
          <w:lang w:val="en-US"/>
          <w14:ligatures w14:val="standardContextual"/>
        </w:rPr>
        <w:t>a</w:t>
      </w:r>
      <w:proofErr w:type="spellEnd"/>
      <w:r w:rsidRPr="00B70C12">
        <w:rPr>
          <w:rFonts w:ascii="Arial" w:eastAsia="Aptos" w:hAnsi="Arial" w:cs="Arial"/>
          <w:kern w:val="2"/>
          <w:lang w:val="en-US"/>
          <w14:ligatures w14:val="standardContextual"/>
        </w:rPr>
        <w:t xml:space="preserve"> assigned based temporal or spatial temporal </w:t>
      </w:r>
      <w:proofErr w:type="spellStart"/>
      <w:r w:rsidRPr="00B70C12">
        <w:rPr>
          <w:rFonts w:ascii="Arial" w:eastAsia="Aptos" w:hAnsi="Arial" w:cs="Arial"/>
          <w:kern w:val="2"/>
          <w:lang w:val="en-US"/>
          <w14:ligatures w14:val="standardContextual"/>
        </w:rPr>
        <w:t>methods</w:t>
      </w:r>
      <w:r w:rsidR="00B61023" w:rsidRPr="00B61023">
        <w:rPr>
          <w:rFonts w:ascii="Arial" w:eastAsia="Aptos" w:hAnsi="Arial" w:cs="Arial"/>
          <w:kern w:val="2"/>
          <w:vertAlign w:val="superscript"/>
          <w:lang w:val="en-US"/>
          <w14:ligatures w14:val="standardContextual"/>
        </w:rPr>
        <w:t>b</w:t>
      </w:r>
      <w:proofErr w:type="spellEnd"/>
    </w:p>
    <w:tbl>
      <w:tblPr>
        <w:tblStyle w:val="Tablaconcuadrcula"/>
        <w:tblW w:w="836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2114"/>
        <w:gridCol w:w="1977"/>
        <w:gridCol w:w="2127"/>
      </w:tblGrid>
      <w:tr w:rsidR="00FB52D9" w:rsidRPr="00B40F95" w14:paraId="0DAA7E29" w14:textId="77777777" w:rsidTr="0027453C">
        <w:tc>
          <w:tcPr>
            <w:tcW w:w="2146" w:type="dxa"/>
            <w:tcBorders>
              <w:top w:val="single" w:sz="4" w:space="0" w:color="auto"/>
              <w:bottom w:val="single" w:sz="4" w:space="0" w:color="auto"/>
            </w:tcBorders>
          </w:tcPr>
          <w:p w14:paraId="5B5C0EE0" w14:textId="77777777" w:rsidR="00FB52D9" w:rsidRPr="00B40F95" w:rsidRDefault="00FB52D9">
            <w:pPr>
              <w:spacing w:after="0" w:line="240" w:lineRule="auto"/>
              <w:rPr>
                <w:rFonts w:ascii="Arial" w:eastAsia="Aptos" w:hAnsi="Arial" w:cs="Arial"/>
                <w:kern w:val="2"/>
                <w:sz w:val="22"/>
                <w:szCs w:val="22"/>
                <w:lang w:val="en-US"/>
                <w14:ligatures w14:val="standardContextual"/>
              </w:rPr>
            </w:pPr>
          </w:p>
        </w:tc>
        <w:tc>
          <w:tcPr>
            <w:tcW w:w="2114" w:type="dxa"/>
            <w:tcBorders>
              <w:top w:val="single" w:sz="4" w:space="0" w:color="auto"/>
              <w:bottom w:val="single" w:sz="4" w:space="0" w:color="auto"/>
            </w:tcBorders>
          </w:tcPr>
          <w:p w14:paraId="75B39465" w14:textId="56EE69B9" w:rsidR="00FB52D9" w:rsidRPr="00B40F95" w:rsidRDefault="00FB52D9">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PM</w:t>
            </w:r>
            <w:r w:rsidRPr="00B40F95">
              <w:rPr>
                <w:rFonts w:ascii="Arial" w:eastAsia="Aptos" w:hAnsi="Arial" w:cs="Arial"/>
                <w:b/>
                <w:bCs/>
                <w:kern w:val="2"/>
                <w:sz w:val="22"/>
                <w:szCs w:val="22"/>
                <w:vertAlign w:val="subscript"/>
                <w:lang w:val="en-US"/>
                <w14:ligatures w14:val="standardContextual"/>
              </w:rPr>
              <w:t>2.5</w:t>
            </w:r>
            <w:r w:rsidRPr="00B40F95">
              <w:rPr>
                <w:rFonts w:ascii="Arial" w:eastAsia="Aptos" w:hAnsi="Arial" w:cs="Arial"/>
                <w:b/>
                <w:bCs/>
                <w:kern w:val="2"/>
                <w:sz w:val="22"/>
                <w:szCs w:val="22"/>
                <w:lang w:val="en-US"/>
                <w14:ligatures w14:val="standardContextual"/>
              </w:rPr>
              <w:t xml:space="preserve"> </w:t>
            </w:r>
          </w:p>
          <w:p w14:paraId="0550CB8C" w14:textId="77777777" w:rsidR="00FB52D9" w:rsidRPr="00B40F95" w:rsidRDefault="00FB52D9">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RR (95% CI)</w:t>
            </w:r>
          </w:p>
        </w:tc>
        <w:tc>
          <w:tcPr>
            <w:tcW w:w="1977" w:type="dxa"/>
            <w:tcBorders>
              <w:top w:val="single" w:sz="4" w:space="0" w:color="auto"/>
              <w:bottom w:val="single" w:sz="4" w:space="0" w:color="auto"/>
            </w:tcBorders>
          </w:tcPr>
          <w:p w14:paraId="079D8012" w14:textId="792E80A0" w:rsidR="00FB52D9" w:rsidRPr="00B40F95" w:rsidRDefault="00FB52D9">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 xml:space="preserve">Levo </w:t>
            </w:r>
          </w:p>
          <w:p w14:paraId="4046ED95" w14:textId="77777777" w:rsidR="00FB52D9" w:rsidRPr="00B40F95" w:rsidRDefault="00FB52D9">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RR (95% CI)</w:t>
            </w:r>
          </w:p>
        </w:tc>
        <w:tc>
          <w:tcPr>
            <w:tcW w:w="2127" w:type="dxa"/>
            <w:tcBorders>
              <w:top w:val="single" w:sz="4" w:space="0" w:color="auto"/>
              <w:bottom w:val="single" w:sz="4" w:space="0" w:color="auto"/>
            </w:tcBorders>
          </w:tcPr>
          <w:p w14:paraId="7C154C0F" w14:textId="7046606F" w:rsidR="00FB52D9" w:rsidRPr="00B40F95" w:rsidRDefault="00FB52D9">
            <w:pPr>
              <w:spacing w:after="0" w:line="240" w:lineRule="auto"/>
              <w:rPr>
                <w:rFonts w:ascii="Arial" w:eastAsia="Aptos" w:hAnsi="Arial" w:cs="Arial"/>
                <w:b/>
                <w:bCs/>
                <w:kern w:val="2"/>
                <w:sz w:val="22"/>
                <w:szCs w:val="22"/>
                <w:lang w:val="en-US"/>
                <w14:ligatures w14:val="standardContextual"/>
              </w:rPr>
            </w:pPr>
            <w:proofErr w:type="spellStart"/>
            <w:r w:rsidRPr="00B40F95">
              <w:rPr>
                <w:rFonts w:ascii="Arial" w:eastAsia="Aptos" w:hAnsi="Arial" w:cs="Arial"/>
                <w:b/>
                <w:bCs/>
                <w:kern w:val="2"/>
                <w:sz w:val="22"/>
                <w:szCs w:val="22"/>
                <w:lang w:val="en-US"/>
                <w14:ligatures w14:val="standardContextual"/>
              </w:rPr>
              <w:t>Ksol</w:t>
            </w:r>
            <w:proofErr w:type="spellEnd"/>
            <w:r w:rsidRPr="00B40F95">
              <w:rPr>
                <w:rFonts w:ascii="Arial" w:eastAsia="Aptos" w:hAnsi="Arial" w:cs="Arial"/>
                <w:b/>
                <w:bCs/>
                <w:kern w:val="2"/>
                <w:sz w:val="22"/>
                <w:szCs w:val="22"/>
                <w:lang w:val="en-US"/>
                <w14:ligatures w14:val="standardContextual"/>
              </w:rPr>
              <w:t xml:space="preserve"> </w:t>
            </w:r>
          </w:p>
          <w:p w14:paraId="5813E0F8" w14:textId="77777777" w:rsidR="00FB52D9" w:rsidRPr="00B40F95" w:rsidRDefault="00FB52D9">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RR (95% CI)</w:t>
            </w:r>
          </w:p>
        </w:tc>
      </w:tr>
      <w:tr w:rsidR="00FB52D9" w:rsidRPr="00B40F95" w14:paraId="5AFA3C42" w14:textId="77777777" w:rsidTr="0027453C">
        <w:tc>
          <w:tcPr>
            <w:tcW w:w="8364" w:type="dxa"/>
            <w:gridSpan w:val="4"/>
            <w:tcBorders>
              <w:top w:val="single" w:sz="4" w:space="0" w:color="auto"/>
              <w:bottom w:val="single" w:sz="4" w:space="0" w:color="auto"/>
            </w:tcBorders>
          </w:tcPr>
          <w:p w14:paraId="60B6AC3B" w14:textId="77777777" w:rsidR="00FB52D9" w:rsidRPr="00B40F95" w:rsidRDefault="00FB52D9" w:rsidP="000A0E77">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Temporal method</w:t>
            </w:r>
          </w:p>
        </w:tc>
      </w:tr>
      <w:tr w:rsidR="003B6EA0" w:rsidRPr="00B40F95" w14:paraId="6BAF8C18" w14:textId="77777777" w:rsidTr="0027453C">
        <w:tc>
          <w:tcPr>
            <w:tcW w:w="2146" w:type="dxa"/>
          </w:tcPr>
          <w:p w14:paraId="4CE68E3C" w14:textId="77777777" w:rsidR="003B6EA0" w:rsidRPr="00B40F95" w:rsidRDefault="003B6EA0" w:rsidP="003B6EA0">
            <w:pPr>
              <w:spacing w:after="0" w:line="240" w:lineRule="auto"/>
              <w:rPr>
                <w:rFonts w:ascii="Arial" w:eastAsia="Aptos" w:hAnsi="Arial" w:cs="Arial"/>
                <w:kern w:val="2"/>
                <w:sz w:val="22"/>
                <w:szCs w:val="22"/>
                <w:lang w:val="en-US"/>
                <w14:ligatures w14:val="standardContextual"/>
              </w:rPr>
            </w:pPr>
            <w:r w:rsidRPr="00B40F95">
              <w:rPr>
                <w:rFonts w:ascii="Arial" w:eastAsia="Aptos" w:hAnsi="Arial" w:cs="Arial"/>
                <w:kern w:val="2"/>
                <w:sz w:val="22"/>
                <w:szCs w:val="22"/>
                <w:lang w:val="en-US"/>
                <w14:ligatures w14:val="standardContextual"/>
              </w:rPr>
              <w:t xml:space="preserve">First trimester </w:t>
            </w:r>
          </w:p>
        </w:tc>
        <w:tc>
          <w:tcPr>
            <w:tcW w:w="2114" w:type="dxa"/>
            <w:vAlign w:val="bottom"/>
          </w:tcPr>
          <w:p w14:paraId="43EB80F8" w14:textId="676C42BA"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1.1</w:t>
            </w:r>
            <w:ins w:id="169" w:author="José Conejeros" w:date="2026-10-27T09:47:00Z" w16du:dateUtc="2026-10-27T08:47:00Z">
              <w:r w:rsidR="007A11FB">
                <w:rPr>
                  <w:rFonts w:ascii="Arial" w:hAnsi="Arial" w:cs="Arial"/>
                  <w:sz w:val="22"/>
                  <w:szCs w:val="22"/>
                  <w:lang w:val="en-US"/>
                </w:rPr>
                <w:t>3</w:t>
              </w:r>
            </w:ins>
            <w:del w:id="170" w:author="José Conejeros" w:date="2026-10-27T09:47:00Z" w16du:dateUtc="2026-10-27T08:47:00Z">
              <w:r w:rsidRPr="00B40F95" w:rsidDel="007A11FB">
                <w:rPr>
                  <w:rFonts w:ascii="Arial" w:hAnsi="Arial" w:cs="Arial"/>
                  <w:sz w:val="22"/>
                  <w:szCs w:val="22"/>
                  <w:lang w:val="en-US"/>
                </w:rPr>
                <w:delText>5</w:delText>
              </w:r>
            </w:del>
            <w:r w:rsidRPr="00B40F95">
              <w:rPr>
                <w:rFonts w:ascii="Arial" w:hAnsi="Arial" w:cs="Arial"/>
                <w:sz w:val="22"/>
                <w:szCs w:val="22"/>
                <w:lang w:val="en-US"/>
              </w:rPr>
              <w:t xml:space="preserve"> (0.8</w:t>
            </w:r>
            <w:ins w:id="171" w:author="José Conejeros" w:date="2026-10-27T09:47:00Z" w16du:dateUtc="2026-10-27T08:47:00Z">
              <w:r w:rsidR="007A11FB">
                <w:rPr>
                  <w:rFonts w:ascii="Arial" w:hAnsi="Arial" w:cs="Arial"/>
                  <w:sz w:val="22"/>
                  <w:szCs w:val="22"/>
                  <w:lang w:val="en-US"/>
                </w:rPr>
                <w:t>7</w:t>
              </w:r>
            </w:ins>
            <w:del w:id="172" w:author="José Conejeros" w:date="2026-10-27T09:47:00Z" w16du:dateUtc="2026-10-27T08:47:00Z">
              <w:r w:rsidRPr="00B40F95" w:rsidDel="007A11FB">
                <w:rPr>
                  <w:rFonts w:ascii="Arial" w:hAnsi="Arial" w:cs="Arial"/>
                  <w:sz w:val="22"/>
                  <w:szCs w:val="22"/>
                  <w:lang w:val="en-US"/>
                </w:rPr>
                <w:delText>8</w:delText>
              </w:r>
            </w:del>
            <w:r w:rsidRPr="00B40F95">
              <w:rPr>
                <w:rFonts w:ascii="Arial" w:hAnsi="Arial" w:cs="Arial"/>
                <w:sz w:val="22"/>
                <w:szCs w:val="22"/>
                <w:lang w:val="en-US"/>
              </w:rPr>
              <w:t>, 1.</w:t>
            </w:r>
            <w:ins w:id="173" w:author="José Conejeros" w:date="2026-10-27T09:47:00Z" w16du:dateUtc="2026-10-27T08:47:00Z">
              <w:r w:rsidR="007A11FB">
                <w:rPr>
                  <w:rFonts w:ascii="Arial" w:hAnsi="Arial" w:cs="Arial"/>
                  <w:sz w:val="22"/>
                  <w:szCs w:val="22"/>
                  <w:lang w:val="en-US"/>
                </w:rPr>
                <w:t>45</w:t>
              </w:r>
            </w:ins>
            <w:del w:id="174" w:author="José Conejeros" w:date="2026-10-27T09:47:00Z" w16du:dateUtc="2026-10-27T08:47:00Z">
              <w:r w:rsidRPr="00B40F95" w:rsidDel="007A11FB">
                <w:rPr>
                  <w:rFonts w:ascii="Arial" w:hAnsi="Arial" w:cs="Arial"/>
                  <w:sz w:val="22"/>
                  <w:szCs w:val="22"/>
                  <w:lang w:val="en-US"/>
                </w:rPr>
                <w:delText>50</w:delText>
              </w:r>
            </w:del>
            <w:r w:rsidRPr="00B40F95">
              <w:rPr>
                <w:rFonts w:ascii="Arial" w:hAnsi="Arial" w:cs="Arial"/>
                <w:sz w:val="22"/>
                <w:szCs w:val="22"/>
                <w:lang w:val="en-US"/>
              </w:rPr>
              <w:t>)</w:t>
            </w:r>
          </w:p>
        </w:tc>
        <w:tc>
          <w:tcPr>
            <w:tcW w:w="1977" w:type="dxa"/>
            <w:vAlign w:val="bottom"/>
          </w:tcPr>
          <w:p w14:paraId="3CBF7685" w14:textId="7D23F4CA"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1.97 (0.69, 5.61)</w:t>
            </w:r>
          </w:p>
        </w:tc>
        <w:tc>
          <w:tcPr>
            <w:tcW w:w="2127" w:type="dxa"/>
            <w:vAlign w:val="bottom"/>
          </w:tcPr>
          <w:p w14:paraId="1832B0A6" w14:textId="3B6A146B"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1.97 (0.79, 4.92)</w:t>
            </w:r>
          </w:p>
        </w:tc>
      </w:tr>
      <w:tr w:rsidR="003B6EA0" w:rsidRPr="00B40F95" w14:paraId="35333EFC" w14:textId="77777777" w:rsidTr="0027453C">
        <w:tc>
          <w:tcPr>
            <w:tcW w:w="2146" w:type="dxa"/>
          </w:tcPr>
          <w:p w14:paraId="489E72F9" w14:textId="77777777" w:rsidR="003B6EA0" w:rsidRPr="00B40F95" w:rsidRDefault="003B6EA0" w:rsidP="003B6EA0">
            <w:pPr>
              <w:spacing w:after="0" w:line="240" w:lineRule="auto"/>
              <w:rPr>
                <w:rFonts w:ascii="Arial" w:eastAsia="Aptos" w:hAnsi="Arial" w:cs="Arial"/>
                <w:kern w:val="2"/>
                <w:sz w:val="22"/>
                <w:szCs w:val="22"/>
                <w:lang w:val="en-US"/>
                <w14:ligatures w14:val="standardContextual"/>
              </w:rPr>
            </w:pPr>
            <w:r w:rsidRPr="00B40F95">
              <w:rPr>
                <w:rFonts w:ascii="Arial" w:eastAsia="Aptos" w:hAnsi="Arial" w:cs="Arial"/>
                <w:kern w:val="2"/>
                <w:sz w:val="22"/>
                <w:szCs w:val="22"/>
                <w:lang w:val="en-US"/>
                <w14:ligatures w14:val="standardContextual"/>
              </w:rPr>
              <w:t>Second trimester</w:t>
            </w:r>
          </w:p>
        </w:tc>
        <w:tc>
          <w:tcPr>
            <w:tcW w:w="2114" w:type="dxa"/>
            <w:vAlign w:val="bottom"/>
          </w:tcPr>
          <w:p w14:paraId="01AD96D9" w14:textId="12A7FF1B"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1.1</w:t>
            </w:r>
            <w:ins w:id="175" w:author="José Conejeros" w:date="2026-10-27T09:47:00Z" w16du:dateUtc="2026-10-27T08:47:00Z">
              <w:r w:rsidR="007A11FB">
                <w:rPr>
                  <w:rFonts w:ascii="Arial" w:hAnsi="Arial" w:cs="Arial"/>
                  <w:sz w:val="22"/>
                  <w:szCs w:val="22"/>
                  <w:lang w:val="en-US"/>
                </w:rPr>
                <w:t>0</w:t>
              </w:r>
            </w:ins>
            <w:del w:id="176" w:author="José Conejeros" w:date="2026-10-27T09:47:00Z" w16du:dateUtc="2026-10-27T08:47:00Z">
              <w:r w:rsidRPr="00B40F95" w:rsidDel="007A11FB">
                <w:rPr>
                  <w:rFonts w:ascii="Arial" w:hAnsi="Arial" w:cs="Arial"/>
                  <w:sz w:val="22"/>
                  <w:szCs w:val="22"/>
                  <w:lang w:val="en-US"/>
                </w:rPr>
                <w:delText>2</w:delText>
              </w:r>
            </w:del>
            <w:r w:rsidRPr="00B40F95">
              <w:rPr>
                <w:rFonts w:ascii="Arial" w:hAnsi="Arial" w:cs="Arial"/>
                <w:sz w:val="22"/>
                <w:szCs w:val="22"/>
                <w:lang w:val="en-US"/>
              </w:rPr>
              <w:t xml:space="preserve"> (0.9</w:t>
            </w:r>
            <w:ins w:id="177" w:author="José Conejeros" w:date="2026-10-27T09:47:00Z" w16du:dateUtc="2026-10-27T08:47:00Z">
              <w:r w:rsidR="007A11FB">
                <w:rPr>
                  <w:rFonts w:ascii="Arial" w:hAnsi="Arial" w:cs="Arial"/>
                  <w:sz w:val="22"/>
                  <w:szCs w:val="22"/>
                  <w:lang w:val="en-US"/>
                </w:rPr>
                <w:t>1</w:t>
              </w:r>
            </w:ins>
            <w:del w:id="178" w:author="José Conejeros" w:date="2026-10-27T09:47:00Z" w16du:dateUtc="2026-10-27T08:47:00Z">
              <w:r w:rsidRPr="00B40F95" w:rsidDel="007A11FB">
                <w:rPr>
                  <w:rFonts w:ascii="Arial" w:hAnsi="Arial" w:cs="Arial"/>
                  <w:sz w:val="22"/>
                  <w:szCs w:val="22"/>
                  <w:lang w:val="en-US"/>
                </w:rPr>
                <w:delText>2</w:delText>
              </w:r>
            </w:del>
            <w:r w:rsidRPr="00B40F95">
              <w:rPr>
                <w:rFonts w:ascii="Arial" w:hAnsi="Arial" w:cs="Arial"/>
                <w:sz w:val="22"/>
                <w:szCs w:val="22"/>
                <w:lang w:val="en-US"/>
              </w:rPr>
              <w:t>, 1.3</w:t>
            </w:r>
            <w:ins w:id="179" w:author="José Conejeros" w:date="2026-10-27T09:48:00Z" w16du:dateUtc="2026-10-27T08:48:00Z">
              <w:r w:rsidR="007A11FB">
                <w:rPr>
                  <w:rFonts w:ascii="Arial" w:hAnsi="Arial" w:cs="Arial"/>
                  <w:sz w:val="22"/>
                  <w:szCs w:val="22"/>
                  <w:lang w:val="en-US"/>
                </w:rPr>
                <w:t>4</w:t>
              </w:r>
            </w:ins>
            <w:del w:id="180" w:author="José Conejeros" w:date="2026-10-27T09:48:00Z" w16du:dateUtc="2026-10-27T08:48:00Z">
              <w:r w:rsidRPr="00B40F95" w:rsidDel="007A11FB">
                <w:rPr>
                  <w:rFonts w:ascii="Arial" w:hAnsi="Arial" w:cs="Arial"/>
                  <w:sz w:val="22"/>
                  <w:szCs w:val="22"/>
                  <w:lang w:val="en-US"/>
                </w:rPr>
                <w:delText>7</w:delText>
              </w:r>
            </w:del>
            <w:r w:rsidRPr="00B40F95">
              <w:rPr>
                <w:rFonts w:ascii="Arial" w:hAnsi="Arial" w:cs="Arial"/>
                <w:sz w:val="22"/>
                <w:szCs w:val="22"/>
                <w:lang w:val="en-US"/>
              </w:rPr>
              <w:t>)</w:t>
            </w:r>
          </w:p>
        </w:tc>
        <w:tc>
          <w:tcPr>
            <w:tcW w:w="1977" w:type="dxa"/>
            <w:vAlign w:val="bottom"/>
          </w:tcPr>
          <w:p w14:paraId="7B80B4E1" w14:textId="1DBC2E45"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0.90 (0.39, 2.08)</w:t>
            </w:r>
          </w:p>
        </w:tc>
        <w:tc>
          <w:tcPr>
            <w:tcW w:w="2127" w:type="dxa"/>
            <w:vAlign w:val="bottom"/>
          </w:tcPr>
          <w:p w14:paraId="13A828D5" w14:textId="7A38FD8E"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0.91 (0.43, 1.94)</w:t>
            </w:r>
          </w:p>
        </w:tc>
      </w:tr>
      <w:tr w:rsidR="003B6EA0" w:rsidRPr="00B40F95" w14:paraId="42B9E9A0" w14:textId="77777777" w:rsidTr="0027453C">
        <w:tc>
          <w:tcPr>
            <w:tcW w:w="2146" w:type="dxa"/>
          </w:tcPr>
          <w:p w14:paraId="0A040797" w14:textId="77777777" w:rsidR="003B6EA0" w:rsidRPr="00B40F95" w:rsidRDefault="003B6EA0" w:rsidP="003B6EA0">
            <w:pPr>
              <w:spacing w:after="0" w:line="240" w:lineRule="auto"/>
              <w:rPr>
                <w:rFonts w:ascii="Arial" w:eastAsia="Aptos" w:hAnsi="Arial" w:cs="Arial"/>
                <w:kern w:val="2"/>
                <w:sz w:val="22"/>
                <w:szCs w:val="22"/>
                <w:lang w:val="en-US"/>
                <w14:ligatures w14:val="standardContextual"/>
              </w:rPr>
            </w:pPr>
            <w:r w:rsidRPr="00B40F95">
              <w:rPr>
                <w:rFonts w:ascii="Arial" w:eastAsia="Aptos" w:hAnsi="Arial" w:cs="Arial"/>
                <w:kern w:val="2"/>
                <w:sz w:val="22"/>
                <w:szCs w:val="22"/>
                <w:lang w:val="en-US"/>
                <w14:ligatures w14:val="standardContextual"/>
              </w:rPr>
              <w:t>Third trimester</w:t>
            </w:r>
          </w:p>
        </w:tc>
        <w:tc>
          <w:tcPr>
            <w:tcW w:w="2114" w:type="dxa"/>
            <w:vAlign w:val="bottom"/>
          </w:tcPr>
          <w:p w14:paraId="57A3EE9E" w14:textId="740264BE" w:rsidR="003B6EA0" w:rsidRPr="00B40F95" w:rsidRDefault="003B6EA0" w:rsidP="003B6EA0">
            <w:pPr>
              <w:spacing w:after="0" w:line="240" w:lineRule="auto"/>
              <w:rPr>
                <w:rFonts w:ascii="Arial" w:hAnsi="Arial" w:cs="Arial"/>
                <w:sz w:val="22"/>
                <w:szCs w:val="22"/>
                <w:lang w:val="en-US"/>
              </w:rPr>
            </w:pPr>
            <w:r w:rsidRPr="00B40F95">
              <w:rPr>
                <w:rFonts w:ascii="Arial" w:hAnsi="Arial" w:cs="Arial"/>
                <w:sz w:val="22"/>
                <w:szCs w:val="22"/>
                <w:lang w:val="en-US"/>
              </w:rPr>
              <w:t>1.2</w:t>
            </w:r>
            <w:ins w:id="181" w:author="José Conejeros" w:date="2026-10-27T09:47:00Z" w16du:dateUtc="2026-10-27T08:47:00Z">
              <w:r w:rsidR="007A11FB">
                <w:rPr>
                  <w:rFonts w:ascii="Arial" w:hAnsi="Arial" w:cs="Arial"/>
                  <w:sz w:val="22"/>
                  <w:szCs w:val="22"/>
                  <w:lang w:val="en-US"/>
                </w:rPr>
                <w:t>4</w:t>
              </w:r>
            </w:ins>
            <w:del w:id="182" w:author="José Conejeros" w:date="2026-10-27T09:47:00Z" w16du:dateUtc="2026-10-27T08:47:00Z">
              <w:r w:rsidRPr="00B40F95" w:rsidDel="007A11FB">
                <w:rPr>
                  <w:rFonts w:ascii="Arial" w:hAnsi="Arial" w:cs="Arial"/>
                  <w:sz w:val="22"/>
                  <w:szCs w:val="22"/>
                  <w:lang w:val="en-US"/>
                </w:rPr>
                <w:delText>5</w:delText>
              </w:r>
            </w:del>
            <w:r w:rsidRPr="00B40F95">
              <w:rPr>
                <w:rFonts w:ascii="Arial" w:hAnsi="Arial" w:cs="Arial"/>
                <w:sz w:val="22"/>
                <w:szCs w:val="22"/>
                <w:lang w:val="en-US"/>
              </w:rPr>
              <w:t xml:space="preserve"> (0.96, 1.6</w:t>
            </w:r>
            <w:ins w:id="183" w:author="José Conejeros" w:date="2026-10-27T09:48:00Z" w16du:dateUtc="2026-10-27T08:48:00Z">
              <w:r w:rsidR="007A11FB">
                <w:rPr>
                  <w:rFonts w:ascii="Arial" w:hAnsi="Arial" w:cs="Arial"/>
                  <w:sz w:val="22"/>
                  <w:szCs w:val="22"/>
                  <w:lang w:val="en-US"/>
                </w:rPr>
                <w:t>1</w:t>
              </w:r>
            </w:ins>
            <w:del w:id="184" w:author="José Conejeros" w:date="2026-10-27T09:48:00Z" w16du:dateUtc="2026-10-27T08:48:00Z">
              <w:r w:rsidRPr="00B40F95" w:rsidDel="007A11FB">
                <w:rPr>
                  <w:rFonts w:ascii="Arial" w:hAnsi="Arial" w:cs="Arial"/>
                  <w:sz w:val="22"/>
                  <w:szCs w:val="22"/>
                  <w:lang w:val="en-US"/>
                </w:rPr>
                <w:delText>3</w:delText>
              </w:r>
            </w:del>
            <w:r w:rsidRPr="00B40F95">
              <w:rPr>
                <w:rFonts w:ascii="Arial" w:hAnsi="Arial" w:cs="Arial"/>
                <w:sz w:val="22"/>
                <w:szCs w:val="22"/>
                <w:lang w:val="en-US"/>
              </w:rPr>
              <w:t>)</w:t>
            </w:r>
          </w:p>
        </w:tc>
        <w:tc>
          <w:tcPr>
            <w:tcW w:w="1977" w:type="dxa"/>
            <w:vAlign w:val="bottom"/>
          </w:tcPr>
          <w:p w14:paraId="4705F72B" w14:textId="5B2BF60F" w:rsidR="003B6EA0" w:rsidRPr="00B40F95" w:rsidRDefault="003B6EA0" w:rsidP="003B6EA0">
            <w:pPr>
              <w:spacing w:after="0" w:line="240" w:lineRule="auto"/>
              <w:rPr>
                <w:rFonts w:ascii="Arial" w:hAnsi="Arial" w:cs="Arial"/>
                <w:b/>
                <w:bCs/>
                <w:sz w:val="22"/>
                <w:szCs w:val="22"/>
                <w:lang w:val="en-US"/>
              </w:rPr>
            </w:pPr>
            <w:r w:rsidRPr="00B40F95">
              <w:rPr>
                <w:rFonts w:ascii="Arial" w:hAnsi="Arial" w:cs="Arial"/>
                <w:b/>
                <w:bCs/>
                <w:sz w:val="22"/>
                <w:szCs w:val="22"/>
                <w:lang w:val="en-US"/>
              </w:rPr>
              <w:t>3.23 (1.21, 8.62)</w:t>
            </w:r>
          </w:p>
        </w:tc>
        <w:tc>
          <w:tcPr>
            <w:tcW w:w="2127" w:type="dxa"/>
            <w:vAlign w:val="bottom"/>
          </w:tcPr>
          <w:p w14:paraId="4AE8094F" w14:textId="4160A412" w:rsidR="003B6EA0" w:rsidRPr="00B40F95" w:rsidRDefault="003B6EA0" w:rsidP="003B6EA0">
            <w:pPr>
              <w:spacing w:after="0" w:line="240" w:lineRule="auto"/>
              <w:rPr>
                <w:rFonts w:ascii="Arial" w:hAnsi="Arial" w:cs="Arial"/>
                <w:b/>
                <w:bCs/>
                <w:sz w:val="22"/>
                <w:szCs w:val="22"/>
                <w:lang w:val="en-US"/>
              </w:rPr>
            </w:pPr>
            <w:r w:rsidRPr="00B40F95">
              <w:rPr>
                <w:rFonts w:ascii="Arial" w:hAnsi="Arial" w:cs="Arial"/>
                <w:b/>
                <w:bCs/>
                <w:sz w:val="22"/>
                <w:szCs w:val="22"/>
                <w:lang w:val="en-US"/>
              </w:rPr>
              <w:t>3.24 (1.38, 7.60)</w:t>
            </w:r>
          </w:p>
        </w:tc>
      </w:tr>
      <w:tr w:rsidR="007062A0" w:rsidRPr="00B40F95" w14:paraId="45A56440" w14:textId="77777777" w:rsidTr="0027453C">
        <w:tblPrEx>
          <w:tblBorders>
            <w:top w:val="none" w:sz="0" w:space="0" w:color="auto"/>
            <w:bottom w:val="none" w:sz="0" w:space="0" w:color="auto"/>
          </w:tblBorders>
        </w:tblPrEx>
        <w:tc>
          <w:tcPr>
            <w:tcW w:w="8364" w:type="dxa"/>
            <w:gridSpan w:val="4"/>
            <w:tcBorders>
              <w:top w:val="single" w:sz="0" w:space="0" w:color="000000" w:themeColor="text1"/>
              <w:bottom w:val="single" w:sz="0" w:space="0" w:color="000000" w:themeColor="text1"/>
            </w:tcBorders>
            <w:shd w:val="clear" w:color="auto" w:fill="F2F2F2" w:themeFill="background1" w:themeFillShade="F2"/>
          </w:tcPr>
          <w:p w14:paraId="7D6FD0AC" w14:textId="392A3A6C" w:rsidR="007062A0" w:rsidRPr="00B40F95" w:rsidRDefault="007062A0">
            <w:pPr>
              <w:spacing w:after="0" w:line="240" w:lineRule="auto"/>
              <w:rPr>
                <w:rFonts w:ascii="Arial" w:hAnsi="Arial" w:cs="Arial"/>
                <w:i/>
                <w:iCs/>
                <w:sz w:val="22"/>
                <w:szCs w:val="22"/>
                <w:lang w:val="en-US"/>
              </w:rPr>
            </w:pPr>
            <w:r w:rsidRPr="00B40F95">
              <w:rPr>
                <w:rFonts w:ascii="Arial" w:eastAsia="Aptos" w:hAnsi="Arial" w:cs="Arial"/>
                <w:i/>
                <w:iCs/>
                <w:kern w:val="2"/>
                <w:sz w:val="22"/>
                <w:szCs w:val="22"/>
                <w:lang w:val="en-US"/>
                <w14:ligatures w14:val="standardContextual"/>
              </w:rPr>
              <w:t xml:space="preserve">Model including </w:t>
            </w:r>
            <w:r w:rsidR="002C36C8">
              <w:rPr>
                <w:rFonts w:ascii="Arial" w:eastAsia="Aptos" w:hAnsi="Arial" w:cs="Arial"/>
                <w:i/>
                <w:iCs/>
                <w:kern w:val="2"/>
                <w:sz w:val="22"/>
                <w:szCs w:val="22"/>
                <w:lang w:val="en-US"/>
                <w14:ligatures w14:val="standardContextual"/>
              </w:rPr>
              <w:t>preconception</w:t>
            </w:r>
          </w:p>
        </w:tc>
      </w:tr>
      <w:tr w:rsidR="000A0E77" w:rsidRPr="00B40F95" w14:paraId="559E3C84" w14:textId="77777777" w:rsidTr="0027453C">
        <w:tc>
          <w:tcPr>
            <w:tcW w:w="2146" w:type="dxa"/>
          </w:tcPr>
          <w:p w14:paraId="7EB91D7A" w14:textId="17B5078B" w:rsidR="000A0E77" w:rsidRPr="00B40F95" w:rsidRDefault="000A0E77" w:rsidP="000A0E77">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w:t>
            </w:r>
            <w:r w:rsidR="002C36C8">
              <w:rPr>
                <w:rFonts w:ascii="Arial" w:eastAsia="Aptos" w:hAnsi="Arial" w:cs="Arial"/>
                <w:kern w:val="2"/>
                <w:sz w:val="22"/>
                <w:szCs w:val="22"/>
                <w:lang w:val="en-US"/>
                <w14:ligatures w14:val="standardContextual"/>
              </w:rPr>
              <w:t>Preconception</w:t>
            </w:r>
          </w:p>
        </w:tc>
        <w:tc>
          <w:tcPr>
            <w:tcW w:w="2114" w:type="dxa"/>
            <w:vAlign w:val="bottom"/>
          </w:tcPr>
          <w:p w14:paraId="1EACD738" w14:textId="602C6605" w:rsidR="000A0E77" w:rsidRPr="00B40F95" w:rsidRDefault="000A0E77" w:rsidP="000A0E77">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0.8</w:t>
            </w:r>
            <w:ins w:id="185" w:author="José Conejeros" w:date="2026-10-27T09:48:00Z" w16du:dateUtc="2026-10-27T08:48:00Z">
              <w:r w:rsidR="007A11FB">
                <w:rPr>
                  <w:rFonts w:ascii="Arial" w:eastAsia="Aptos" w:hAnsi="Arial" w:cs="Arial"/>
                  <w:kern w:val="2"/>
                  <w:sz w:val="22"/>
                  <w:szCs w:val="22"/>
                  <w:lang w:val="en-US"/>
                  <w14:ligatures w14:val="standardContextual"/>
                </w:rPr>
                <w:t>6</w:t>
              </w:r>
            </w:ins>
            <w:del w:id="186" w:author="José Conejeros" w:date="2026-10-27T09:48:00Z" w16du:dateUtc="2026-10-27T08:48:00Z">
              <w:r w:rsidRPr="00B40F95" w:rsidDel="007A11FB">
                <w:rPr>
                  <w:rFonts w:ascii="Arial" w:eastAsia="Aptos" w:hAnsi="Arial" w:cs="Arial"/>
                  <w:kern w:val="2"/>
                  <w:sz w:val="22"/>
                  <w:szCs w:val="22"/>
                  <w:lang w:val="en-US"/>
                  <w14:ligatures w14:val="standardContextual"/>
                </w:rPr>
                <w:delText>7</w:delText>
              </w:r>
            </w:del>
            <w:r w:rsidRPr="00B40F95">
              <w:rPr>
                <w:rFonts w:ascii="Arial" w:eastAsia="Aptos" w:hAnsi="Arial" w:cs="Arial"/>
                <w:kern w:val="2"/>
                <w:sz w:val="22"/>
                <w:szCs w:val="22"/>
                <w:lang w:val="en-US"/>
                <w14:ligatures w14:val="standardContextual"/>
              </w:rPr>
              <w:t xml:space="preserve"> (0.63, 1.1</w:t>
            </w:r>
            <w:ins w:id="187" w:author="José Conejeros" w:date="2026-10-27T09:49:00Z" w16du:dateUtc="2026-10-27T08:49:00Z">
              <w:r w:rsidR="007A11FB">
                <w:rPr>
                  <w:rFonts w:ascii="Arial" w:eastAsia="Aptos" w:hAnsi="Arial" w:cs="Arial"/>
                  <w:kern w:val="2"/>
                  <w:sz w:val="22"/>
                  <w:szCs w:val="22"/>
                  <w:lang w:val="en-US"/>
                  <w14:ligatures w14:val="standardContextual"/>
                </w:rPr>
                <w:t>7</w:t>
              </w:r>
            </w:ins>
            <w:del w:id="188" w:author="José Conejeros" w:date="2026-10-27T09:49:00Z" w16du:dateUtc="2026-10-27T08:49:00Z">
              <w:r w:rsidRPr="00B40F95" w:rsidDel="007A11FB">
                <w:rPr>
                  <w:rFonts w:ascii="Arial" w:eastAsia="Aptos" w:hAnsi="Arial" w:cs="Arial"/>
                  <w:kern w:val="2"/>
                  <w:sz w:val="22"/>
                  <w:szCs w:val="22"/>
                  <w:lang w:val="en-US"/>
                  <w14:ligatures w14:val="standardContextual"/>
                </w:rPr>
                <w:delText>9</w:delText>
              </w:r>
            </w:del>
            <w:r w:rsidRPr="00B40F95">
              <w:rPr>
                <w:rFonts w:ascii="Arial" w:eastAsia="Aptos" w:hAnsi="Arial" w:cs="Arial"/>
                <w:kern w:val="2"/>
                <w:sz w:val="22"/>
                <w:szCs w:val="22"/>
                <w:lang w:val="en-US"/>
                <w14:ligatures w14:val="standardContextual"/>
              </w:rPr>
              <w:t>)</w:t>
            </w:r>
          </w:p>
        </w:tc>
        <w:tc>
          <w:tcPr>
            <w:tcW w:w="1977" w:type="dxa"/>
            <w:vAlign w:val="bottom"/>
          </w:tcPr>
          <w:p w14:paraId="67C94998" w14:textId="08CB8FF6"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0.47 (0.11, 1.93)</w:t>
            </w:r>
          </w:p>
        </w:tc>
        <w:tc>
          <w:tcPr>
            <w:tcW w:w="2127" w:type="dxa"/>
            <w:vAlign w:val="bottom"/>
          </w:tcPr>
          <w:p w14:paraId="30194CA6" w14:textId="045E7469"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0.52 (0.15, 1.84)</w:t>
            </w:r>
          </w:p>
        </w:tc>
      </w:tr>
      <w:tr w:rsidR="000A0E77" w:rsidRPr="00B40F95" w14:paraId="06F07077" w14:textId="77777777" w:rsidTr="0027453C">
        <w:tc>
          <w:tcPr>
            <w:tcW w:w="2146" w:type="dxa"/>
          </w:tcPr>
          <w:p w14:paraId="5069945C" w14:textId="2CAA838F" w:rsidR="000A0E77" w:rsidRPr="00B40F95" w:rsidRDefault="000A0E77" w:rsidP="000A0E77">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First trimester </w:t>
            </w:r>
          </w:p>
        </w:tc>
        <w:tc>
          <w:tcPr>
            <w:tcW w:w="2114" w:type="dxa"/>
            <w:vAlign w:val="bottom"/>
          </w:tcPr>
          <w:p w14:paraId="7D6D5EA4" w14:textId="55754C3F" w:rsidR="000A0E77" w:rsidRPr="00B40F95" w:rsidRDefault="000A0E77" w:rsidP="000A0E77">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w:t>
            </w:r>
            <w:ins w:id="189" w:author="José Conejeros" w:date="2026-10-27T09:49:00Z" w16du:dateUtc="2026-10-27T08:49:00Z">
              <w:r w:rsidR="007A11FB">
                <w:rPr>
                  <w:rFonts w:ascii="Arial" w:eastAsia="Aptos" w:hAnsi="Arial" w:cs="Arial"/>
                  <w:kern w:val="2"/>
                  <w:sz w:val="22"/>
                  <w:szCs w:val="22"/>
                  <w:lang w:val="en-US"/>
                  <w14:ligatures w14:val="standardContextual"/>
                </w:rPr>
                <w:t>09</w:t>
              </w:r>
            </w:ins>
            <w:del w:id="190" w:author="José Conejeros" w:date="2026-10-27T09:49:00Z" w16du:dateUtc="2026-10-27T08:49:00Z">
              <w:r w:rsidRPr="00B40F95" w:rsidDel="007A11FB">
                <w:rPr>
                  <w:rFonts w:ascii="Arial" w:eastAsia="Aptos" w:hAnsi="Arial" w:cs="Arial"/>
                  <w:kern w:val="2"/>
                  <w:sz w:val="22"/>
                  <w:szCs w:val="22"/>
                  <w:lang w:val="en-US"/>
                  <w14:ligatures w14:val="standardContextual"/>
                </w:rPr>
                <w:delText>11</w:delText>
              </w:r>
            </w:del>
            <w:r w:rsidRPr="00B40F95">
              <w:rPr>
                <w:rFonts w:ascii="Arial" w:eastAsia="Aptos" w:hAnsi="Arial" w:cs="Arial"/>
                <w:kern w:val="2"/>
                <w:sz w:val="22"/>
                <w:szCs w:val="22"/>
                <w:lang w:val="en-US"/>
                <w14:ligatures w14:val="standardContextual"/>
              </w:rPr>
              <w:t xml:space="preserve"> (0.84, 1.4</w:t>
            </w:r>
            <w:ins w:id="191" w:author="José Conejeros" w:date="2026-10-27T09:49:00Z" w16du:dateUtc="2026-10-27T08:49:00Z">
              <w:r w:rsidR="007A11FB">
                <w:rPr>
                  <w:rFonts w:ascii="Arial" w:eastAsia="Aptos" w:hAnsi="Arial" w:cs="Arial"/>
                  <w:kern w:val="2"/>
                  <w:sz w:val="22"/>
                  <w:szCs w:val="22"/>
                  <w:lang w:val="en-US"/>
                  <w14:ligatures w14:val="standardContextual"/>
                </w:rPr>
                <w:t>2</w:t>
              </w:r>
            </w:ins>
            <w:del w:id="192" w:author="José Conejeros" w:date="2026-10-27T09:49:00Z" w16du:dateUtc="2026-10-27T08:49:00Z">
              <w:r w:rsidRPr="00B40F95" w:rsidDel="007A11FB">
                <w:rPr>
                  <w:rFonts w:ascii="Arial" w:eastAsia="Aptos" w:hAnsi="Arial" w:cs="Arial"/>
                  <w:kern w:val="2"/>
                  <w:sz w:val="22"/>
                  <w:szCs w:val="22"/>
                  <w:lang w:val="en-US"/>
                  <w14:ligatures w14:val="standardContextual"/>
                </w:rPr>
                <w:delText>6</w:delText>
              </w:r>
            </w:del>
            <w:r w:rsidRPr="00B40F95">
              <w:rPr>
                <w:rFonts w:ascii="Arial" w:eastAsia="Aptos" w:hAnsi="Arial" w:cs="Arial"/>
                <w:kern w:val="2"/>
                <w:sz w:val="22"/>
                <w:szCs w:val="22"/>
                <w:lang w:val="en-US"/>
                <w14:ligatures w14:val="standardContextual"/>
              </w:rPr>
              <w:t>)</w:t>
            </w:r>
          </w:p>
        </w:tc>
        <w:tc>
          <w:tcPr>
            <w:tcW w:w="1977" w:type="dxa"/>
            <w:vAlign w:val="bottom"/>
          </w:tcPr>
          <w:p w14:paraId="67D4B5E2" w14:textId="66A6050C"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1.61 (0.53, 4.89)</w:t>
            </w:r>
          </w:p>
        </w:tc>
        <w:tc>
          <w:tcPr>
            <w:tcW w:w="2127" w:type="dxa"/>
            <w:vAlign w:val="bottom"/>
          </w:tcPr>
          <w:p w14:paraId="66528620" w14:textId="0A1C8C08"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1.67 (0.63, 4.40)</w:t>
            </w:r>
          </w:p>
        </w:tc>
      </w:tr>
      <w:tr w:rsidR="000A0E77" w:rsidRPr="00B40F95" w14:paraId="1C84528D" w14:textId="77777777" w:rsidTr="0027453C">
        <w:tc>
          <w:tcPr>
            <w:tcW w:w="2146" w:type="dxa"/>
          </w:tcPr>
          <w:p w14:paraId="49093432" w14:textId="2485C9F6" w:rsidR="000A0E77" w:rsidRPr="00B40F95" w:rsidRDefault="000A0E77" w:rsidP="000A0E77">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Second trimester</w:t>
            </w:r>
          </w:p>
        </w:tc>
        <w:tc>
          <w:tcPr>
            <w:tcW w:w="2114" w:type="dxa"/>
            <w:vAlign w:val="bottom"/>
          </w:tcPr>
          <w:p w14:paraId="012432F1" w14:textId="5E370C80" w:rsidR="000A0E77" w:rsidRPr="00B40F95" w:rsidRDefault="000A0E77" w:rsidP="000A0E77">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0.9</w:t>
            </w:r>
            <w:ins w:id="193" w:author="José Conejeros" w:date="2026-10-27T09:49:00Z" w16du:dateUtc="2026-10-27T08:49:00Z">
              <w:r w:rsidR="007A11FB">
                <w:rPr>
                  <w:rFonts w:ascii="Arial" w:eastAsia="Aptos" w:hAnsi="Arial" w:cs="Arial"/>
                  <w:kern w:val="2"/>
                  <w:sz w:val="22"/>
                  <w:szCs w:val="22"/>
                  <w:lang w:val="en-US"/>
                  <w14:ligatures w14:val="standardContextual"/>
                </w:rPr>
                <w:t>7</w:t>
              </w:r>
            </w:ins>
            <w:del w:id="194" w:author="José Conejeros" w:date="2026-10-27T09:49:00Z" w16du:dateUtc="2026-10-27T08:49:00Z">
              <w:r w:rsidRPr="00B40F95" w:rsidDel="007A11FB">
                <w:rPr>
                  <w:rFonts w:ascii="Arial" w:eastAsia="Aptos" w:hAnsi="Arial" w:cs="Arial"/>
                  <w:kern w:val="2"/>
                  <w:sz w:val="22"/>
                  <w:szCs w:val="22"/>
                  <w:lang w:val="en-US"/>
                  <w14:ligatures w14:val="standardContextual"/>
                </w:rPr>
                <w:delText>9</w:delText>
              </w:r>
            </w:del>
            <w:r w:rsidRPr="00B40F95">
              <w:rPr>
                <w:rFonts w:ascii="Arial" w:eastAsia="Aptos" w:hAnsi="Arial" w:cs="Arial"/>
                <w:kern w:val="2"/>
                <w:sz w:val="22"/>
                <w:szCs w:val="22"/>
                <w:lang w:val="en-US"/>
                <w14:ligatures w14:val="standardContextual"/>
              </w:rPr>
              <w:t xml:space="preserve"> (0.7</w:t>
            </w:r>
            <w:ins w:id="195" w:author="José Conejeros" w:date="2026-10-27T09:49:00Z" w16du:dateUtc="2026-10-27T08:49:00Z">
              <w:r w:rsidR="007A11FB">
                <w:rPr>
                  <w:rFonts w:ascii="Arial" w:eastAsia="Aptos" w:hAnsi="Arial" w:cs="Arial"/>
                  <w:kern w:val="2"/>
                  <w:sz w:val="22"/>
                  <w:szCs w:val="22"/>
                  <w:lang w:val="en-US"/>
                  <w14:ligatures w14:val="standardContextual"/>
                </w:rPr>
                <w:t>1</w:t>
              </w:r>
            </w:ins>
            <w:del w:id="196" w:author="José Conejeros" w:date="2026-10-27T09:49:00Z" w16du:dateUtc="2026-10-27T08:49:00Z">
              <w:r w:rsidRPr="00B40F95" w:rsidDel="007A11FB">
                <w:rPr>
                  <w:rFonts w:ascii="Arial" w:eastAsia="Aptos" w:hAnsi="Arial" w:cs="Arial"/>
                  <w:kern w:val="2"/>
                  <w:sz w:val="22"/>
                  <w:szCs w:val="22"/>
                  <w:lang w:val="en-US"/>
                  <w14:ligatures w14:val="standardContextual"/>
                </w:rPr>
                <w:delText>1</w:delText>
              </w:r>
            </w:del>
            <w:r w:rsidRPr="00B40F95">
              <w:rPr>
                <w:rFonts w:ascii="Arial" w:eastAsia="Aptos" w:hAnsi="Arial" w:cs="Arial"/>
                <w:kern w:val="2"/>
                <w:sz w:val="22"/>
                <w:szCs w:val="22"/>
                <w:lang w:val="en-US"/>
                <w14:ligatures w14:val="standardContextual"/>
              </w:rPr>
              <w:t>, 1.3</w:t>
            </w:r>
            <w:ins w:id="197" w:author="José Conejeros" w:date="2026-10-27T09:49:00Z" w16du:dateUtc="2026-10-27T08:49:00Z">
              <w:r w:rsidR="007A11FB">
                <w:rPr>
                  <w:rFonts w:ascii="Arial" w:eastAsia="Aptos" w:hAnsi="Arial" w:cs="Arial"/>
                  <w:kern w:val="2"/>
                  <w:sz w:val="22"/>
                  <w:szCs w:val="22"/>
                  <w:lang w:val="en-US"/>
                  <w14:ligatures w14:val="standardContextual"/>
                </w:rPr>
                <w:t>5</w:t>
              </w:r>
            </w:ins>
            <w:del w:id="198" w:author="José Conejeros" w:date="2026-10-27T09:49:00Z" w16du:dateUtc="2026-10-27T08:49:00Z">
              <w:r w:rsidRPr="00B40F95" w:rsidDel="007A11FB">
                <w:rPr>
                  <w:rFonts w:ascii="Arial" w:eastAsia="Aptos" w:hAnsi="Arial" w:cs="Arial"/>
                  <w:kern w:val="2"/>
                  <w:sz w:val="22"/>
                  <w:szCs w:val="22"/>
                  <w:lang w:val="en-US"/>
                  <w14:ligatures w14:val="standardContextual"/>
                </w:rPr>
                <w:delText>9</w:delText>
              </w:r>
            </w:del>
            <w:r w:rsidRPr="00B40F95">
              <w:rPr>
                <w:rFonts w:ascii="Arial" w:eastAsia="Aptos" w:hAnsi="Arial" w:cs="Arial"/>
                <w:kern w:val="2"/>
                <w:sz w:val="22"/>
                <w:szCs w:val="22"/>
                <w:lang w:val="en-US"/>
                <w14:ligatures w14:val="standardContextual"/>
              </w:rPr>
              <w:t>)</w:t>
            </w:r>
          </w:p>
        </w:tc>
        <w:tc>
          <w:tcPr>
            <w:tcW w:w="1977" w:type="dxa"/>
            <w:vAlign w:val="bottom"/>
          </w:tcPr>
          <w:p w14:paraId="64C2F3AE" w14:textId="7DC37FF6"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0.54 (0.15, 1.91)</w:t>
            </w:r>
          </w:p>
        </w:tc>
        <w:tc>
          <w:tcPr>
            <w:tcW w:w="2127" w:type="dxa"/>
            <w:vAlign w:val="bottom"/>
          </w:tcPr>
          <w:p w14:paraId="260B59E4" w14:textId="501104EA"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0.59 (0.19, 1.81)</w:t>
            </w:r>
          </w:p>
        </w:tc>
      </w:tr>
      <w:tr w:rsidR="000A0E77" w:rsidRPr="00B40F95" w14:paraId="2448323B" w14:textId="77777777" w:rsidTr="0027453C">
        <w:tc>
          <w:tcPr>
            <w:tcW w:w="2146" w:type="dxa"/>
          </w:tcPr>
          <w:p w14:paraId="21BD7F42" w14:textId="3BA1A102" w:rsidR="000A0E77" w:rsidRPr="00B40F95" w:rsidRDefault="000A0E77" w:rsidP="000A0E77">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Third trimester</w:t>
            </w:r>
          </w:p>
        </w:tc>
        <w:tc>
          <w:tcPr>
            <w:tcW w:w="2114" w:type="dxa"/>
            <w:vAlign w:val="bottom"/>
          </w:tcPr>
          <w:p w14:paraId="7DC7CD08" w14:textId="17395EA4" w:rsidR="000A0E77" w:rsidRPr="00B40F95" w:rsidRDefault="000A0E77" w:rsidP="000A0E77">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w:t>
            </w:r>
            <w:del w:id="199" w:author="José Conejeros" w:date="2026-10-27T09:49:00Z" w16du:dateUtc="2026-10-27T08:49:00Z">
              <w:r w:rsidRPr="00B40F95" w:rsidDel="007A11FB">
                <w:rPr>
                  <w:rFonts w:ascii="Arial" w:eastAsia="Aptos" w:hAnsi="Arial" w:cs="Arial"/>
                  <w:kern w:val="2"/>
                  <w:sz w:val="22"/>
                  <w:szCs w:val="22"/>
                  <w:lang w:val="en-US"/>
                  <w14:ligatures w14:val="standardContextual"/>
                </w:rPr>
                <w:delText>2</w:delText>
              </w:r>
            </w:del>
            <w:ins w:id="200" w:author="José Conejeros" w:date="2026-10-27T09:49:00Z" w16du:dateUtc="2026-10-27T08:49:00Z">
              <w:r w:rsidR="007A11FB">
                <w:rPr>
                  <w:rFonts w:ascii="Arial" w:eastAsia="Aptos" w:hAnsi="Arial" w:cs="Arial"/>
                  <w:kern w:val="2"/>
                  <w:sz w:val="22"/>
                  <w:szCs w:val="22"/>
                  <w:lang w:val="en-US"/>
                  <w14:ligatures w14:val="standardContextual"/>
                </w:rPr>
                <w:t>17</w:t>
              </w:r>
            </w:ins>
            <w:del w:id="201" w:author="José Conejeros" w:date="2026-10-27T09:49:00Z" w16du:dateUtc="2026-10-27T08:49:00Z">
              <w:r w:rsidRPr="00B40F95" w:rsidDel="007A11FB">
                <w:rPr>
                  <w:rFonts w:ascii="Arial" w:eastAsia="Aptos" w:hAnsi="Arial" w:cs="Arial"/>
                  <w:kern w:val="2"/>
                  <w:sz w:val="22"/>
                  <w:szCs w:val="22"/>
                  <w:lang w:val="en-US"/>
                  <w14:ligatures w14:val="standardContextual"/>
                </w:rPr>
                <w:delText>0</w:delText>
              </w:r>
            </w:del>
            <w:r w:rsidRPr="00B40F95">
              <w:rPr>
                <w:rFonts w:ascii="Arial" w:eastAsia="Aptos" w:hAnsi="Arial" w:cs="Arial"/>
                <w:kern w:val="2"/>
                <w:sz w:val="22"/>
                <w:szCs w:val="22"/>
                <w:lang w:val="en-US"/>
                <w14:ligatures w14:val="standardContextual"/>
              </w:rPr>
              <w:t xml:space="preserve"> (0.</w:t>
            </w:r>
            <w:del w:id="202" w:author="José Conejeros" w:date="2026-10-27T09:49:00Z" w16du:dateUtc="2026-10-27T08:49:00Z">
              <w:r w:rsidRPr="00B40F95" w:rsidDel="007A11FB">
                <w:rPr>
                  <w:rFonts w:ascii="Arial" w:eastAsia="Aptos" w:hAnsi="Arial" w:cs="Arial"/>
                  <w:kern w:val="2"/>
                  <w:sz w:val="22"/>
                  <w:szCs w:val="22"/>
                  <w:lang w:val="en-US"/>
                  <w14:ligatures w14:val="standardContextual"/>
                </w:rPr>
                <w:delText>9</w:delText>
              </w:r>
            </w:del>
            <w:ins w:id="203" w:author="José Conejeros" w:date="2026-10-27T09:49:00Z" w16du:dateUtc="2026-10-27T08:49:00Z">
              <w:r w:rsidR="007A11FB">
                <w:rPr>
                  <w:rFonts w:ascii="Arial" w:eastAsia="Aptos" w:hAnsi="Arial" w:cs="Arial"/>
                  <w:kern w:val="2"/>
                  <w:sz w:val="22"/>
                  <w:szCs w:val="22"/>
                  <w:lang w:val="en-US"/>
                  <w14:ligatures w14:val="standardContextual"/>
                </w:rPr>
                <w:t>88</w:t>
              </w:r>
            </w:ins>
            <w:del w:id="204" w:author="José Conejeros" w:date="2026-10-27T09:49:00Z" w16du:dateUtc="2026-10-27T08:49:00Z">
              <w:r w:rsidRPr="00B40F95" w:rsidDel="007A11FB">
                <w:rPr>
                  <w:rFonts w:ascii="Arial" w:eastAsia="Aptos" w:hAnsi="Arial" w:cs="Arial"/>
                  <w:kern w:val="2"/>
                  <w:sz w:val="22"/>
                  <w:szCs w:val="22"/>
                  <w:lang w:val="en-US"/>
                  <w14:ligatures w14:val="standardContextual"/>
                </w:rPr>
                <w:delText>0</w:delText>
              </w:r>
            </w:del>
            <w:r w:rsidRPr="00B40F95">
              <w:rPr>
                <w:rFonts w:ascii="Arial" w:eastAsia="Aptos" w:hAnsi="Arial" w:cs="Arial"/>
                <w:kern w:val="2"/>
                <w:sz w:val="22"/>
                <w:szCs w:val="22"/>
                <w:lang w:val="en-US"/>
                <w14:ligatures w14:val="standardContextual"/>
              </w:rPr>
              <w:t>, 1.5</w:t>
            </w:r>
            <w:ins w:id="205" w:author="José Conejeros" w:date="2026-10-27T09:49:00Z" w16du:dateUtc="2026-10-27T08:49:00Z">
              <w:r w:rsidR="007A11FB">
                <w:rPr>
                  <w:rFonts w:ascii="Arial" w:eastAsia="Aptos" w:hAnsi="Arial" w:cs="Arial"/>
                  <w:kern w:val="2"/>
                  <w:sz w:val="22"/>
                  <w:szCs w:val="22"/>
                  <w:lang w:val="en-US"/>
                  <w14:ligatures w14:val="standardContextual"/>
                </w:rPr>
                <w:t>6</w:t>
              </w:r>
            </w:ins>
            <w:del w:id="206" w:author="José Conejeros" w:date="2026-10-27T09:49:00Z" w16du:dateUtc="2026-10-27T08:49:00Z">
              <w:r w:rsidRPr="00B40F95" w:rsidDel="007A11FB">
                <w:rPr>
                  <w:rFonts w:ascii="Arial" w:eastAsia="Aptos" w:hAnsi="Arial" w:cs="Arial"/>
                  <w:kern w:val="2"/>
                  <w:sz w:val="22"/>
                  <w:szCs w:val="22"/>
                  <w:lang w:val="en-US"/>
                  <w14:ligatures w14:val="standardContextual"/>
                </w:rPr>
                <w:delText>8</w:delText>
              </w:r>
            </w:del>
            <w:r w:rsidRPr="00B40F95">
              <w:rPr>
                <w:rFonts w:ascii="Arial" w:eastAsia="Aptos" w:hAnsi="Arial" w:cs="Arial"/>
                <w:kern w:val="2"/>
                <w:sz w:val="22"/>
                <w:szCs w:val="22"/>
                <w:lang w:val="en-US"/>
                <w14:ligatures w14:val="standardContextual"/>
              </w:rPr>
              <w:t>)</w:t>
            </w:r>
          </w:p>
        </w:tc>
        <w:tc>
          <w:tcPr>
            <w:tcW w:w="1977" w:type="dxa"/>
            <w:vAlign w:val="bottom"/>
          </w:tcPr>
          <w:p w14:paraId="7511A5BD" w14:textId="2CDAE41B"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2.14 (0.61, 7.53)</w:t>
            </w:r>
          </w:p>
        </w:tc>
        <w:tc>
          <w:tcPr>
            <w:tcW w:w="2127" w:type="dxa"/>
            <w:vAlign w:val="bottom"/>
          </w:tcPr>
          <w:p w14:paraId="41102AD6" w14:textId="646D9F7F" w:rsidR="000A0E77" w:rsidRPr="00B40F95" w:rsidRDefault="000A0E77" w:rsidP="000A0E77">
            <w:pPr>
              <w:spacing w:after="0" w:line="240" w:lineRule="auto"/>
              <w:rPr>
                <w:rFonts w:ascii="Arial" w:hAnsi="Arial" w:cs="Arial"/>
                <w:b/>
                <w:bCs/>
                <w:lang w:val="en-US"/>
              </w:rPr>
            </w:pPr>
            <w:r w:rsidRPr="00B40F95">
              <w:rPr>
                <w:rFonts w:ascii="Arial" w:eastAsia="Aptos" w:hAnsi="Arial" w:cs="Arial"/>
                <w:kern w:val="2"/>
                <w:sz w:val="22"/>
                <w:szCs w:val="22"/>
                <w:lang w:val="en-US"/>
                <w14:ligatures w14:val="standardContextual"/>
              </w:rPr>
              <w:t>2.31 (0.78, 6.84)</w:t>
            </w:r>
          </w:p>
        </w:tc>
      </w:tr>
      <w:tr w:rsidR="000A0E77" w:rsidRPr="00B40F95" w14:paraId="6A57739C" w14:textId="77777777" w:rsidTr="0027453C">
        <w:tc>
          <w:tcPr>
            <w:tcW w:w="8364" w:type="dxa"/>
            <w:gridSpan w:val="4"/>
            <w:tcBorders>
              <w:top w:val="single" w:sz="4" w:space="0" w:color="auto"/>
              <w:bottom w:val="single" w:sz="4" w:space="0" w:color="auto"/>
            </w:tcBorders>
          </w:tcPr>
          <w:p w14:paraId="7144755D" w14:textId="77777777" w:rsidR="000A0E77" w:rsidRPr="00B40F95" w:rsidRDefault="000A0E77" w:rsidP="000A0E77">
            <w:pPr>
              <w:spacing w:after="0" w:line="240" w:lineRule="auto"/>
              <w:rPr>
                <w:rFonts w:ascii="Arial" w:eastAsia="Aptos" w:hAnsi="Arial" w:cs="Arial"/>
                <w:b/>
                <w:bCs/>
                <w:kern w:val="2"/>
                <w:sz w:val="22"/>
                <w:szCs w:val="22"/>
                <w:lang w:val="en-US"/>
                <w14:ligatures w14:val="standardContextual"/>
              </w:rPr>
            </w:pPr>
            <w:r w:rsidRPr="00B40F95">
              <w:rPr>
                <w:rFonts w:ascii="Arial" w:eastAsia="Aptos" w:hAnsi="Arial" w:cs="Arial"/>
                <w:b/>
                <w:bCs/>
                <w:kern w:val="2"/>
                <w:sz w:val="22"/>
                <w:szCs w:val="22"/>
                <w:lang w:val="en-US"/>
                <w14:ligatures w14:val="standardContextual"/>
              </w:rPr>
              <w:t>Temporal spatial method</w:t>
            </w:r>
          </w:p>
        </w:tc>
      </w:tr>
      <w:tr w:rsidR="000A0E77" w:rsidRPr="00B40F95" w14:paraId="763A80F3" w14:textId="77777777" w:rsidTr="0027453C">
        <w:tc>
          <w:tcPr>
            <w:tcW w:w="2146" w:type="dxa"/>
          </w:tcPr>
          <w:p w14:paraId="37FB070E" w14:textId="77777777" w:rsidR="000A0E77" w:rsidRPr="00B40F95" w:rsidRDefault="000A0E77" w:rsidP="000A0E77">
            <w:pPr>
              <w:spacing w:after="0" w:line="240" w:lineRule="auto"/>
              <w:rPr>
                <w:rFonts w:ascii="Arial" w:eastAsia="Aptos" w:hAnsi="Arial" w:cs="Arial"/>
                <w:kern w:val="2"/>
                <w:sz w:val="22"/>
                <w:szCs w:val="22"/>
                <w:lang w:val="en-US"/>
                <w14:ligatures w14:val="standardContextual"/>
              </w:rPr>
            </w:pPr>
            <w:r w:rsidRPr="00B40F95">
              <w:rPr>
                <w:rFonts w:ascii="Arial" w:eastAsia="Aptos" w:hAnsi="Arial" w:cs="Arial"/>
                <w:kern w:val="2"/>
                <w:sz w:val="22"/>
                <w:szCs w:val="22"/>
                <w:lang w:val="en-US"/>
                <w14:ligatures w14:val="standardContextual"/>
              </w:rPr>
              <w:t xml:space="preserve">First trimester </w:t>
            </w:r>
          </w:p>
        </w:tc>
        <w:tc>
          <w:tcPr>
            <w:tcW w:w="2114" w:type="dxa"/>
            <w:vAlign w:val="bottom"/>
          </w:tcPr>
          <w:p w14:paraId="344A86B1" w14:textId="6B20EA70"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0.9</w:t>
            </w:r>
            <w:ins w:id="207" w:author="José Conejeros" w:date="2026-10-27T09:48:00Z" w16du:dateUtc="2026-10-27T08:48:00Z">
              <w:r w:rsidR="007A11FB">
                <w:rPr>
                  <w:rFonts w:ascii="Arial" w:hAnsi="Arial" w:cs="Arial"/>
                  <w:sz w:val="22"/>
                  <w:szCs w:val="22"/>
                  <w:lang w:val="en-US"/>
                </w:rPr>
                <w:t>8</w:t>
              </w:r>
            </w:ins>
            <w:del w:id="208" w:author="José Conejeros" w:date="2026-10-27T09:48:00Z" w16du:dateUtc="2026-10-27T08:48:00Z">
              <w:r w:rsidRPr="00B40F95" w:rsidDel="007A11FB">
                <w:rPr>
                  <w:rFonts w:ascii="Arial" w:hAnsi="Arial" w:cs="Arial"/>
                  <w:sz w:val="22"/>
                  <w:szCs w:val="22"/>
                  <w:lang w:val="en-US"/>
                </w:rPr>
                <w:delText>7</w:delText>
              </w:r>
            </w:del>
            <w:r w:rsidRPr="00B40F95">
              <w:rPr>
                <w:rFonts w:ascii="Arial" w:hAnsi="Arial" w:cs="Arial"/>
                <w:sz w:val="22"/>
                <w:szCs w:val="22"/>
                <w:lang w:val="en-US"/>
              </w:rPr>
              <w:t xml:space="preserve"> (0.89, 1.0</w:t>
            </w:r>
            <w:ins w:id="209" w:author="José Conejeros" w:date="2026-10-27T09:48:00Z" w16du:dateUtc="2026-10-27T08:48:00Z">
              <w:r w:rsidR="007A11FB">
                <w:rPr>
                  <w:rFonts w:ascii="Arial" w:hAnsi="Arial" w:cs="Arial"/>
                  <w:sz w:val="22"/>
                  <w:szCs w:val="22"/>
                  <w:lang w:val="en-US"/>
                </w:rPr>
                <w:t>7</w:t>
              </w:r>
            </w:ins>
            <w:del w:id="210" w:author="José Conejeros" w:date="2026-10-27T09:48:00Z" w16du:dateUtc="2026-10-27T08:48:00Z">
              <w:r w:rsidRPr="00B40F95" w:rsidDel="007A11FB">
                <w:rPr>
                  <w:rFonts w:ascii="Arial" w:hAnsi="Arial" w:cs="Arial"/>
                  <w:sz w:val="22"/>
                  <w:szCs w:val="22"/>
                  <w:lang w:val="en-US"/>
                </w:rPr>
                <w:delText>6</w:delText>
              </w:r>
            </w:del>
            <w:r w:rsidRPr="00B40F95">
              <w:rPr>
                <w:rFonts w:ascii="Arial" w:hAnsi="Arial" w:cs="Arial"/>
                <w:sz w:val="22"/>
                <w:szCs w:val="22"/>
                <w:lang w:val="en-US"/>
              </w:rPr>
              <w:t>)</w:t>
            </w:r>
          </w:p>
        </w:tc>
        <w:tc>
          <w:tcPr>
            <w:tcW w:w="1977" w:type="dxa"/>
            <w:vAlign w:val="bottom"/>
          </w:tcPr>
          <w:p w14:paraId="2A1E0FA4" w14:textId="183693A3"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1.44 (0.63, 3.27)</w:t>
            </w:r>
          </w:p>
        </w:tc>
        <w:tc>
          <w:tcPr>
            <w:tcW w:w="2127" w:type="dxa"/>
            <w:vAlign w:val="bottom"/>
          </w:tcPr>
          <w:p w14:paraId="5E4ACA29" w14:textId="7431C991"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1.07 (0.57, 2.01)</w:t>
            </w:r>
          </w:p>
        </w:tc>
      </w:tr>
      <w:tr w:rsidR="000A0E77" w:rsidRPr="00B40F95" w14:paraId="47FDF4D2" w14:textId="77777777" w:rsidTr="0027453C">
        <w:tc>
          <w:tcPr>
            <w:tcW w:w="2146" w:type="dxa"/>
          </w:tcPr>
          <w:p w14:paraId="3D71E65C" w14:textId="77777777" w:rsidR="000A0E77" w:rsidRPr="00B40F95" w:rsidRDefault="000A0E77" w:rsidP="000A0E77">
            <w:pPr>
              <w:spacing w:after="0" w:line="240" w:lineRule="auto"/>
              <w:rPr>
                <w:rFonts w:ascii="Arial" w:eastAsia="Aptos" w:hAnsi="Arial" w:cs="Arial"/>
                <w:kern w:val="2"/>
                <w:sz w:val="22"/>
                <w:szCs w:val="22"/>
                <w:lang w:val="en-US"/>
                <w14:ligatures w14:val="standardContextual"/>
              </w:rPr>
            </w:pPr>
            <w:r w:rsidRPr="00B40F95">
              <w:rPr>
                <w:rFonts w:ascii="Arial" w:eastAsia="Aptos" w:hAnsi="Arial" w:cs="Arial"/>
                <w:kern w:val="2"/>
                <w:sz w:val="22"/>
                <w:szCs w:val="22"/>
                <w:lang w:val="en-US"/>
                <w14:ligatures w14:val="standardContextual"/>
              </w:rPr>
              <w:t>Second trimester</w:t>
            </w:r>
          </w:p>
        </w:tc>
        <w:tc>
          <w:tcPr>
            <w:tcW w:w="2114" w:type="dxa"/>
            <w:vAlign w:val="bottom"/>
          </w:tcPr>
          <w:p w14:paraId="559F2978" w14:textId="1854C4FD"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1.01 (0.9</w:t>
            </w:r>
            <w:ins w:id="211" w:author="José Conejeros" w:date="2026-10-27T09:48:00Z" w16du:dateUtc="2026-10-27T08:48:00Z">
              <w:r w:rsidR="007A11FB">
                <w:rPr>
                  <w:rFonts w:ascii="Arial" w:hAnsi="Arial" w:cs="Arial"/>
                  <w:sz w:val="22"/>
                  <w:szCs w:val="22"/>
                  <w:lang w:val="en-US"/>
                </w:rPr>
                <w:t>1</w:t>
              </w:r>
            </w:ins>
            <w:del w:id="212" w:author="José Conejeros" w:date="2026-10-27T09:48:00Z" w16du:dateUtc="2026-10-27T08:48:00Z">
              <w:r w:rsidRPr="00B40F95" w:rsidDel="007A11FB">
                <w:rPr>
                  <w:rFonts w:ascii="Arial" w:hAnsi="Arial" w:cs="Arial"/>
                  <w:sz w:val="22"/>
                  <w:szCs w:val="22"/>
                  <w:lang w:val="en-US"/>
                </w:rPr>
                <w:delText>2</w:delText>
              </w:r>
            </w:del>
            <w:r w:rsidRPr="00B40F95">
              <w:rPr>
                <w:rFonts w:ascii="Arial" w:hAnsi="Arial" w:cs="Arial"/>
                <w:sz w:val="22"/>
                <w:szCs w:val="22"/>
                <w:lang w:val="en-US"/>
              </w:rPr>
              <w:t>, 1.</w:t>
            </w:r>
            <w:ins w:id="213" w:author="José Conejeros" w:date="2026-10-27T09:48:00Z" w16du:dateUtc="2026-10-27T08:48:00Z">
              <w:r w:rsidR="007A11FB">
                <w:rPr>
                  <w:rFonts w:ascii="Arial" w:hAnsi="Arial" w:cs="Arial"/>
                  <w:sz w:val="22"/>
                  <w:szCs w:val="22"/>
                  <w:lang w:val="en-US"/>
                </w:rPr>
                <w:t>09</w:t>
              </w:r>
            </w:ins>
            <w:del w:id="214" w:author="José Conejeros" w:date="2026-10-27T09:48:00Z" w16du:dateUtc="2026-10-27T08:48:00Z">
              <w:r w:rsidRPr="00B40F95" w:rsidDel="007A11FB">
                <w:rPr>
                  <w:rFonts w:ascii="Arial" w:hAnsi="Arial" w:cs="Arial"/>
                  <w:sz w:val="22"/>
                  <w:szCs w:val="22"/>
                  <w:lang w:val="en-US"/>
                </w:rPr>
                <w:delText>10</w:delText>
              </w:r>
            </w:del>
            <w:r w:rsidRPr="00B40F95">
              <w:rPr>
                <w:rFonts w:ascii="Arial" w:hAnsi="Arial" w:cs="Arial"/>
                <w:sz w:val="22"/>
                <w:szCs w:val="22"/>
                <w:lang w:val="en-US"/>
              </w:rPr>
              <w:t>)</w:t>
            </w:r>
          </w:p>
        </w:tc>
        <w:tc>
          <w:tcPr>
            <w:tcW w:w="1977" w:type="dxa"/>
            <w:vAlign w:val="bottom"/>
          </w:tcPr>
          <w:p w14:paraId="5606B676" w14:textId="0ED33B42"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0.76 (0.35, 1.63)</w:t>
            </w:r>
          </w:p>
        </w:tc>
        <w:tc>
          <w:tcPr>
            <w:tcW w:w="2127" w:type="dxa"/>
            <w:vAlign w:val="bottom"/>
          </w:tcPr>
          <w:p w14:paraId="5A92ACD9" w14:textId="69CBEECD"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0.68 (0.35, 1.30)</w:t>
            </w:r>
          </w:p>
        </w:tc>
      </w:tr>
      <w:tr w:rsidR="000A0E77" w:rsidRPr="00B40F95" w14:paraId="7046EC96" w14:textId="77777777" w:rsidTr="0027453C">
        <w:trPr>
          <w:trHeight w:val="300"/>
        </w:trPr>
        <w:tc>
          <w:tcPr>
            <w:tcW w:w="2146" w:type="dxa"/>
            <w:tcBorders>
              <w:bottom w:val="single" w:sz="4" w:space="0" w:color="auto"/>
            </w:tcBorders>
          </w:tcPr>
          <w:p w14:paraId="74A5FD05" w14:textId="77777777" w:rsidR="000A0E77" w:rsidRPr="00B40F95" w:rsidRDefault="000A0E77" w:rsidP="000A0E77">
            <w:pPr>
              <w:spacing w:after="0" w:line="240" w:lineRule="auto"/>
              <w:rPr>
                <w:rFonts w:ascii="Arial" w:eastAsia="Aptos" w:hAnsi="Arial" w:cs="Arial"/>
                <w:kern w:val="2"/>
                <w:sz w:val="22"/>
                <w:szCs w:val="22"/>
                <w:lang w:val="en-US"/>
                <w14:ligatures w14:val="standardContextual"/>
              </w:rPr>
            </w:pPr>
            <w:r w:rsidRPr="00B40F95">
              <w:rPr>
                <w:rFonts w:ascii="Arial" w:eastAsia="Aptos" w:hAnsi="Arial" w:cs="Arial"/>
                <w:kern w:val="2"/>
                <w:sz w:val="22"/>
                <w:szCs w:val="22"/>
                <w:lang w:val="en-US"/>
                <w14:ligatures w14:val="standardContextual"/>
              </w:rPr>
              <w:t>Third trimester</w:t>
            </w:r>
          </w:p>
        </w:tc>
        <w:tc>
          <w:tcPr>
            <w:tcW w:w="2114" w:type="dxa"/>
            <w:tcBorders>
              <w:bottom w:val="single" w:sz="4" w:space="0" w:color="auto"/>
            </w:tcBorders>
            <w:vAlign w:val="bottom"/>
          </w:tcPr>
          <w:p w14:paraId="1EE895C4" w14:textId="3DD51310"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1.0</w:t>
            </w:r>
            <w:ins w:id="215" w:author="José Conejeros" w:date="2026-10-27T09:48:00Z" w16du:dateUtc="2026-10-27T08:48:00Z">
              <w:r w:rsidR="007A11FB">
                <w:rPr>
                  <w:rFonts w:ascii="Arial" w:hAnsi="Arial" w:cs="Arial"/>
                  <w:sz w:val="22"/>
                  <w:szCs w:val="22"/>
                  <w:lang w:val="en-US"/>
                </w:rPr>
                <w:t>1</w:t>
              </w:r>
            </w:ins>
            <w:del w:id="216" w:author="José Conejeros" w:date="2026-10-27T09:48:00Z" w16du:dateUtc="2026-10-27T08:48:00Z">
              <w:r w:rsidRPr="00B40F95" w:rsidDel="007A11FB">
                <w:rPr>
                  <w:rFonts w:ascii="Arial" w:hAnsi="Arial" w:cs="Arial"/>
                  <w:sz w:val="22"/>
                  <w:szCs w:val="22"/>
                  <w:lang w:val="en-US"/>
                </w:rPr>
                <w:delText>0</w:delText>
              </w:r>
            </w:del>
            <w:r w:rsidRPr="00B40F95">
              <w:rPr>
                <w:rFonts w:ascii="Arial" w:hAnsi="Arial" w:cs="Arial"/>
                <w:sz w:val="22"/>
                <w:szCs w:val="22"/>
                <w:lang w:val="en-US"/>
              </w:rPr>
              <w:t xml:space="preserve"> (0.9</w:t>
            </w:r>
            <w:ins w:id="217" w:author="José Conejeros" w:date="2026-10-27T09:48:00Z" w16du:dateUtc="2026-10-27T08:48:00Z">
              <w:r w:rsidR="007A11FB">
                <w:rPr>
                  <w:rFonts w:ascii="Arial" w:hAnsi="Arial" w:cs="Arial"/>
                  <w:sz w:val="22"/>
                  <w:szCs w:val="22"/>
                  <w:lang w:val="en-US"/>
                </w:rPr>
                <w:t>3</w:t>
              </w:r>
            </w:ins>
            <w:del w:id="218" w:author="José Conejeros" w:date="2026-10-27T09:48:00Z" w16du:dateUtc="2026-10-27T08:48:00Z">
              <w:r w:rsidRPr="00B40F95" w:rsidDel="007A11FB">
                <w:rPr>
                  <w:rFonts w:ascii="Arial" w:hAnsi="Arial" w:cs="Arial"/>
                  <w:sz w:val="22"/>
                  <w:szCs w:val="22"/>
                  <w:lang w:val="en-US"/>
                </w:rPr>
                <w:delText>2</w:delText>
              </w:r>
            </w:del>
            <w:r w:rsidRPr="00B40F95">
              <w:rPr>
                <w:rFonts w:ascii="Arial" w:hAnsi="Arial" w:cs="Arial"/>
                <w:sz w:val="22"/>
                <w:szCs w:val="22"/>
                <w:lang w:val="en-US"/>
              </w:rPr>
              <w:t>, 1.09)</w:t>
            </w:r>
          </w:p>
        </w:tc>
        <w:tc>
          <w:tcPr>
            <w:tcW w:w="1977" w:type="dxa"/>
            <w:tcBorders>
              <w:bottom w:val="single" w:sz="4" w:space="0" w:color="auto"/>
            </w:tcBorders>
            <w:vAlign w:val="bottom"/>
          </w:tcPr>
          <w:p w14:paraId="5BC637B9" w14:textId="248F09AD"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1.96 (0.92, 4.16)</w:t>
            </w:r>
          </w:p>
        </w:tc>
        <w:tc>
          <w:tcPr>
            <w:tcW w:w="2127" w:type="dxa"/>
            <w:tcBorders>
              <w:bottom w:val="single" w:sz="4" w:space="0" w:color="auto"/>
            </w:tcBorders>
            <w:vAlign w:val="bottom"/>
          </w:tcPr>
          <w:p w14:paraId="5E54A4E6" w14:textId="39A089A5" w:rsidR="000A0E77" w:rsidRPr="00B40F95" w:rsidRDefault="000A0E77" w:rsidP="000A0E77">
            <w:pPr>
              <w:spacing w:after="0" w:line="240" w:lineRule="auto"/>
              <w:rPr>
                <w:rFonts w:ascii="Arial" w:hAnsi="Arial" w:cs="Arial"/>
                <w:sz w:val="22"/>
                <w:szCs w:val="22"/>
                <w:lang w:val="en-US"/>
              </w:rPr>
            </w:pPr>
            <w:r w:rsidRPr="00B40F95">
              <w:rPr>
                <w:rFonts w:ascii="Arial" w:hAnsi="Arial" w:cs="Arial"/>
                <w:sz w:val="22"/>
                <w:szCs w:val="22"/>
                <w:lang w:val="en-US"/>
              </w:rPr>
              <w:t>1.46 (0.85, 2.50)</w:t>
            </w:r>
          </w:p>
        </w:tc>
      </w:tr>
      <w:tr w:rsidR="000A0E77" w:rsidRPr="00B40F95" w14:paraId="0632C1FC" w14:textId="77777777" w:rsidTr="0027453C">
        <w:tc>
          <w:tcPr>
            <w:tcW w:w="8364" w:type="dxa"/>
            <w:gridSpan w:val="4"/>
            <w:tcBorders>
              <w:top w:val="single" w:sz="4" w:space="0" w:color="auto"/>
              <w:bottom w:val="single" w:sz="4" w:space="0" w:color="auto"/>
            </w:tcBorders>
            <w:shd w:val="clear" w:color="auto" w:fill="F2F2F2" w:themeFill="background1" w:themeFillShade="F2"/>
          </w:tcPr>
          <w:p w14:paraId="33420125" w14:textId="701BC512" w:rsidR="000A0E77" w:rsidRPr="00B40F95" w:rsidRDefault="000A0E77" w:rsidP="000A0E77">
            <w:pPr>
              <w:spacing w:after="0" w:line="240" w:lineRule="auto"/>
              <w:rPr>
                <w:rFonts w:ascii="Arial" w:hAnsi="Arial" w:cs="Arial"/>
                <w:lang w:val="en-US"/>
              </w:rPr>
            </w:pPr>
            <w:r w:rsidRPr="00B40F95">
              <w:rPr>
                <w:rFonts w:ascii="Arial" w:eastAsia="Aptos" w:hAnsi="Arial" w:cs="Arial"/>
                <w:i/>
                <w:iCs/>
                <w:kern w:val="2"/>
                <w:sz w:val="22"/>
                <w:szCs w:val="22"/>
                <w:lang w:val="en-US"/>
                <w14:ligatures w14:val="standardContextual"/>
              </w:rPr>
              <w:t xml:space="preserve">Model including </w:t>
            </w:r>
            <w:r w:rsidR="002C36C8">
              <w:rPr>
                <w:rFonts w:ascii="Arial" w:eastAsia="Aptos" w:hAnsi="Arial" w:cs="Arial"/>
                <w:i/>
                <w:iCs/>
                <w:kern w:val="2"/>
                <w:sz w:val="22"/>
                <w:szCs w:val="22"/>
                <w:lang w:val="en-US"/>
                <w14:ligatures w14:val="standardContextual"/>
              </w:rPr>
              <w:t>preconception</w:t>
            </w:r>
          </w:p>
        </w:tc>
      </w:tr>
      <w:tr w:rsidR="00B40F95" w:rsidRPr="00B40F95" w14:paraId="7087E7B4" w14:textId="77777777" w:rsidTr="0027453C">
        <w:tc>
          <w:tcPr>
            <w:tcW w:w="2146" w:type="dxa"/>
            <w:tcBorders>
              <w:top w:val="single" w:sz="4" w:space="0" w:color="auto"/>
            </w:tcBorders>
          </w:tcPr>
          <w:p w14:paraId="12DC94D9" w14:textId="42ECBFC6" w:rsidR="00B40F95" w:rsidRPr="00B40F95" w:rsidRDefault="00B40F95" w:rsidP="00B40F95">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w:t>
            </w:r>
            <w:r w:rsidR="002C36C8">
              <w:rPr>
                <w:rFonts w:ascii="Arial" w:eastAsia="Aptos" w:hAnsi="Arial" w:cs="Arial"/>
                <w:kern w:val="2"/>
                <w:sz w:val="22"/>
                <w:szCs w:val="22"/>
                <w:lang w:val="en-US"/>
                <w14:ligatures w14:val="standardContextual"/>
              </w:rPr>
              <w:t>Preconception</w:t>
            </w:r>
          </w:p>
        </w:tc>
        <w:tc>
          <w:tcPr>
            <w:tcW w:w="2114" w:type="dxa"/>
            <w:tcBorders>
              <w:top w:val="single" w:sz="4" w:space="0" w:color="auto"/>
            </w:tcBorders>
            <w:vAlign w:val="bottom"/>
          </w:tcPr>
          <w:p w14:paraId="33471662" w14:textId="021E73EF"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0.90 (0.80, 1.0</w:t>
            </w:r>
            <w:ins w:id="219" w:author="José Conejeros" w:date="2026-10-27T09:49:00Z" w16du:dateUtc="2026-10-27T08:49:00Z">
              <w:r w:rsidR="007A11FB">
                <w:rPr>
                  <w:rFonts w:ascii="Arial" w:eastAsia="Aptos" w:hAnsi="Arial" w:cs="Arial"/>
                  <w:kern w:val="2"/>
                  <w:sz w:val="22"/>
                  <w:szCs w:val="22"/>
                  <w:lang w:val="en-US"/>
                  <w14:ligatures w14:val="standardContextual"/>
                </w:rPr>
                <w:t>1</w:t>
              </w:r>
            </w:ins>
            <w:del w:id="220" w:author="José Conejeros" w:date="2026-10-27T09:49:00Z" w16du:dateUtc="2026-10-27T08:49:00Z">
              <w:r w:rsidRPr="00B40F95" w:rsidDel="007A11FB">
                <w:rPr>
                  <w:rFonts w:ascii="Arial" w:eastAsia="Aptos" w:hAnsi="Arial" w:cs="Arial"/>
                  <w:kern w:val="2"/>
                  <w:sz w:val="22"/>
                  <w:szCs w:val="22"/>
                  <w:lang w:val="en-US"/>
                  <w14:ligatures w14:val="standardContextual"/>
                </w:rPr>
                <w:delText>2</w:delText>
              </w:r>
            </w:del>
            <w:r w:rsidRPr="00B40F95">
              <w:rPr>
                <w:rFonts w:ascii="Arial" w:eastAsia="Aptos" w:hAnsi="Arial" w:cs="Arial"/>
                <w:kern w:val="2"/>
                <w:sz w:val="22"/>
                <w:szCs w:val="22"/>
                <w:lang w:val="en-US"/>
                <w14:ligatures w14:val="standardContextual"/>
              </w:rPr>
              <w:t>)</w:t>
            </w:r>
          </w:p>
        </w:tc>
        <w:tc>
          <w:tcPr>
            <w:tcW w:w="1977" w:type="dxa"/>
            <w:tcBorders>
              <w:top w:val="single" w:sz="4" w:space="0" w:color="auto"/>
            </w:tcBorders>
            <w:vAlign w:val="bottom"/>
          </w:tcPr>
          <w:p w14:paraId="4932875E" w14:textId="3BCE8E90"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0.53 (0.23, 1.23)</w:t>
            </w:r>
          </w:p>
        </w:tc>
        <w:tc>
          <w:tcPr>
            <w:tcW w:w="2127" w:type="dxa"/>
            <w:tcBorders>
              <w:top w:val="single" w:sz="4" w:space="0" w:color="auto"/>
            </w:tcBorders>
            <w:vAlign w:val="bottom"/>
          </w:tcPr>
          <w:p w14:paraId="327FEBDA" w14:textId="7E3FF10B"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0.44 (0.22, 0.87)</w:t>
            </w:r>
          </w:p>
        </w:tc>
      </w:tr>
      <w:tr w:rsidR="00B40F95" w:rsidRPr="00B40F95" w14:paraId="3A693F2E" w14:textId="77777777" w:rsidTr="0027453C">
        <w:tc>
          <w:tcPr>
            <w:tcW w:w="2146" w:type="dxa"/>
          </w:tcPr>
          <w:p w14:paraId="7C9DCBF4" w14:textId="0EC132E2" w:rsidR="00B40F95" w:rsidRPr="00B40F95" w:rsidRDefault="00B40F95" w:rsidP="00B40F95">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First trimester </w:t>
            </w:r>
          </w:p>
        </w:tc>
        <w:tc>
          <w:tcPr>
            <w:tcW w:w="2114" w:type="dxa"/>
            <w:vAlign w:val="bottom"/>
          </w:tcPr>
          <w:p w14:paraId="4CA63C10" w14:textId="64BE9CE6"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1.0</w:t>
            </w:r>
            <w:ins w:id="221" w:author="José Conejeros" w:date="2026-10-27T09:49:00Z" w16du:dateUtc="2026-10-27T08:49:00Z">
              <w:r w:rsidR="007A11FB">
                <w:rPr>
                  <w:rFonts w:ascii="Arial" w:eastAsia="Aptos" w:hAnsi="Arial" w:cs="Arial"/>
                  <w:kern w:val="2"/>
                  <w:sz w:val="22"/>
                  <w:szCs w:val="22"/>
                  <w:lang w:val="en-US"/>
                  <w14:ligatures w14:val="standardContextual"/>
                </w:rPr>
                <w:t>5</w:t>
              </w:r>
            </w:ins>
            <w:del w:id="222" w:author="José Conejeros" w:date="2026-10-27T09:49:00Z" w16du:dateUtc="2026-10-27T08:49:00Z">
              <w:r w:rsidRPr="00B40F95" w:rsidDel="007A11FB">
                <w:rPr>
                  <w:rFonts w:ascii="Arial" w:eastAsia="Aptos" w:hAnsi="Arial" w:cs="Arial"/>
                  <w:kern w:val="2"/>
                  <w:sz w:val="22"/>
                  <w:szCs w:val="22"/>
                  <w:lang w:val="en-US"/>
                  <w14:ligatures w14:val="standardContextual"/>
                </w:rPr>
                <w:delText>4</w:delText>
              </w:r>
            </w:del>
            <w:r w:rsidRPr="00B40F95">
              <w:rPr>
                <w:rFonts w:ascii="Arial" w:eastAsia="Aptos" w:hAnsi="Arial" w:cs="Arial"/>
                <w:kern w:val="2"/>
                <w:sz w:val="22"/>
                <w:szCs w:val="22"/>
                <w:lang w:val="en-US"/>
                <w14:ligatures w14:val="standardContextual"/>
              </w:rPr>
              <w:t xml:space="preserve"> (0.9</w:t>
            </w:r>
            <w:ins w:id="223" w:author="José Conejeros" w:date="2026-10-27T09:49:00Z" w16du:dateUtc="2026-10-27T08:49:00Z">
              <w:r w:rsidR="007A11FB">
                <w:rPr>
                  <w:rFonts w:ascii="Arial" w:eastAsia="Aptos" w:hAnsi="Arial" w:cs="Arial"/>
                  <w:kern w:val="2"/>
                  <w:sz w:val="22"/>
                  <w:szCs w:val="22"/>
                  <w:lang w:val="en-US"/>
                  <w14:ligatures w14:val="standardContextual"/>
                </w:rPr>
                <w:t>3</w:t>
              </w:r>
            </w:ins>
            <w:del w:id="224" w:author="José Conejeros" w:date="2026-10-27T09:49:00Z" w16du:dateUtc="2026-10-27T08:49:00Z">
              <w:r w:rsidRPr="00B40F95" w:rsidDel="007A11FB">
                <w:rPr>
                  <w:rFonts w:ascii="Arial" w:eastAsia="Aptos" w:hAnsi="Arial" w:cs="Arial"/>
                  <w:kern w:val="2"/>
                  <w:sz w:val="22"/>
                  <w:szCs w:val="22"/>
                  <w:lang w:val="en-US"/>
                  <w14:ligatures w14:val="standardContextual"/>
                </w:rPr>
                <w:delText>2</w:delText>
              </w:r>
            </w:del>
            <w:r w:rsidRPr="00B40F95">
              <w:rPr>
                <w:rFonts w:ascii="Arial" w:eastAsia="Aptos" w:hAnsi="Arial" w:cs="Arial"/>
                <w:kern w:val="2"/>
                <w:sz w:val="22"/>
                <w:szCs w:val="22"/>
                <w:lang w:val="en-US"/>
                <w14:ligatures w14:val="standardContextual"/>
              </w:rPr>
              <w:t>, 1.1</w:t>
            </w:r>
            <w:ins w:id="225" w:author="José Conejeros" w:date="2026-10-27T09:49:00Z" w16du:dateUtc="2026-10-27T08:49:00Z">
              <w:r w:rsidR="007A11FB">
                <w:rPr>
                  <w:rFonts w:ascii="Arial" w:eastAsia="Aptos" w:hAnsi="Arial" w:cs="Arial"/>
                  <w:kern w:val="2"/>
                  <w:sz w:val="22"/>
                  <w:szCs w:val="22"/>
                  <w:lang w:val="en-US"/>
                  <w14:ligatures w14:val="standardContextual"/>
                </w:rPr>
                <w:t>7</w:t>
              </w:r>
            </w:ins>
            <w:del w:id="226" w:author="José Conejeros" w:date="2026-10-27T09:49:00Z" w16du:dateUtc="2026-10-27T08:49:00Z">
              <w:r w:rsidRPr="00B40F95" w:rsidDel="007A11FB">
                <w:rPr>
                  <w:rFonts w:ascii="Arial" w:eastAsia="Aptos" w:hAnsi="Arial" w:cs="Arial"/>
                  <w:kern w:val="2"/>
                  <w:sz w:val="22"/>
                  <w:szCs w:val="22"/>
                  <w:lang w:val="en-US"/>
                  <w14:ligatures w14:val="standardContextual"/>
                </w:rPr>
                <w:delText>6</w:delText>
              </w:r>
            </w:del>
            <w:r w:rsidRPr="00B40F95">
              <w:rPr>
                <w:rFonts w:ascii="Arial" w:eastAsia="Aptos" w:hAnsi="Arial" w:cs="Arial"/>
                <w:kern w:val="2"/>
                <w:sz w:val="22"/>
                <w:szCs w:val="22"/>
                <w:lang w:val="en-US"/>
                <w14:ligatures w14:val="standardContextual"/>
              </w:rPr>
              <w:t>)</w:t>
            </w:r>
          </w:p>
        </w:tc>
        <w:tc>
          <w:tcPr>
            <w:tcW w:w="1977" w:type="dxa"/>
            <w:vAlign w:val="bottom"/>
          </w:tcPr>
          <w:p w14:paraId="205B055C" w14:textId="47CFC49A"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1.74 (0.74, 4.09)</w:t>
            </w:r>
          </w:p>
        </w:tc>
        <w:tc>
          <w:tcPr>
            <w:tcW w:w="2127" w:type="dxa"/>
            <w:vAlign w:val="bottom"/>
          </w:tcPr>
          <w:p w14:paraId="5EE96234" w14:textId="08B62635"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1.61 (0.79, 3.28)</w:t>
            </w:r>
          </w:p>
        </w:tc>
      </w:tr>
      <w:tr w:rsidR="00B40F95" w:rsidRPr="00B40F95" w14:paraId="48AAE7A7" w14:textId="77777777" w:rsidTr="0027453C">
        <w:tc>
          <w:tcPr>
            <w:tcW w:w="2146" w:type="dxa"/>
          </w:tcPr>
          <w:p w14:paraId="2A41845D" w14:textId="24C9B343" w:rsidR="00B40F95" w:rsidRPr="00B40F95" w:rsidRDefault="00B40F95" w:rsidP="00B40F95">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Second trimester</w:t>
            </w:r>
          </w:p>
        </w:tc>
        <w:tc>
          <w:tcPr>
            <w:tcW w:w="2114" w:type="dxa"/>
            <w:vAlign w:val="bottom"/>
          </w:tcPr>
          <w:p w14:paraId="2E7FAECA" w14:textId="6A23D95C"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0.9</w:t>
            </w:r>
            <w:ins w:id="227" w:author="José Conejeros" w:date="2026-10-27T09:49:00Z" w16du:dateUtc="2026-10-27T08:49:00Z">
              <w:r w:rsidR="007A11FB">
                <w:rPr>
                  <w:rFonts w:ascii="Arial" w:eastAsia="Aptos" w:hAnsi="Arial" w:cs="Arial"/>
                  <w:kern w:val="2"/>
                  <w:sz w:val="22"/>
                  <w:szCs w:val="22"/>
                  <w:lang w:val="en-US"/>
                  <w14:ligatures w14:val="standardContextual"/>
                </w:rPr>
                <w:t>4</w:t>
              </w:r>
            </w:ins>
            <w:del w:id="228" w:author="José Conejeros" w:date="2026-10-27T09:49:00Z" w16du:dateUtc="2026-10-27T08:49:00Z">
              <w:r w:rsidRPr="00B40F95" w:rsidDel="007A11FB">
                <w:rPr>
                  <w:rFonts w:ascii="Arial" w:eastAsia="Aptos" w:hAnsi="Arial" w:cs="Arial"/>
                  <w:kern w:val="2"/>
                  <w:sz w:val="22"/>
                  <w:szCs w:val="22"/>
                  <w:lang w:val="en-US"/>
                  <w14:ligatures w14:val="standardContextual"/>
                </w:rPr>
                <w:delText>5</w:delText>
              </w:r>
            </w:del>
            <w:r w:rsidRPr="00B40F95">
              <w:rPr>
                <w:rFonts w:ascii="Arial" w:eastAsia="Aptos" w:hAnsi="Arial" w:cs="Arial"/>
                <w:kern w:val="2"/>
                <w:sz w:val="22"/>
                <w:szCs w:val="22"/>
                <w:lang w:val="en-US"/>
                <w14:ligatures w14:val="standardContextual"/>
              </w:rPr>
              <w:t xml:space="preserve"> (0.85, 1.0</w:t>
            </w:r>
            <w:ins w:id="229" w:author="José Conejeros" w:date="2026-10-27T09:49:00Z" w16du:dateUtc="2026-10-27T08:49:00Z">
              <w:r w:rsidR="007A11FB">
                <w:rPr>
                  <w:rFonts w:ascii="Arial" w:eastAsia="Aptos" w:hAnsi="Arial" w:cs="Arial"/>
                  <w:kern w:val="2"/>
                  <w:sz w:val="22"/>
                  <w:szCs w:val="22"/>
                  <w:lang w:val="en-US"/>
                  <w14:ligatures w14:val="standardContextual"/>
                </w:rPr>
                <w:t>5</w:t>
              </w:r>
            </w:ins>
            <w:del w:id="230" w:author="José Conejeros" w:date="2026-10-27T09:49:00Z" w16du:dateUtc="2026-10-27T08:49:00Z">
              <w:r w:rsidRPr="00B40F95" w:rsidDel="007A11FB">
                <w:rPr>
                  <w:rFonts w:ascii="Arial" w:eastAsia="Aptos" w:hAnsi="Arial" w:cs="Arial"/>
                  <w:kern w:val="2"/>
                  <w:sz w:val="22"/>
                  <w:szCs w:val="22"/>
                  <w:lang w:val="en-US"/>
                  <w14:ligatures w14:val="standardContextual"/>
                </w:rPr>
                <w:delText>7</w:delText>
              </w:r>
            </w:del>
            <w:r w:rsidRPr="00B40F95">
              <w:rPr>
                <w:rFonts w:ascii="Arial" w:eastAsia="Aptos" w:hAnsi="Arial" w:cs="Arial"/>
                <w:kern w:val="2"/>
                <w:sz w:val="22"/>
                <w:szCs w:val="22"/>
                <w:lang w:val="en-US"/>
                <w14:ligatures w14:val="standardContextual"/>
              </w:rPr>
              <w:t>)</w:t>
            </w:r>
          </w:p>
        </w:tc>
        <w:tc>
          <w:tcPr>
            <w:tcW w:w="1977" w:type="dxa"/>
            <w:vAlign w:val="bottom"/>
          </w:tcPr>
          <w:p w14:paraId="73614E67" w14:textId="5362687D"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0.53 (0.21, 1.31)</w:t>
            </w:r>
          </w:p>
        </w:tc>
        <w:tc>
          <w:tcPr>
            <w:tcW w:w="2127" w:type="dxa"/>
            <w:vAlign w:val="bottom"/>
          </w:tcPr>
          <w:p w14:paraId="7709A925" w14:textId="014F6592"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0.45 (0.22, 0.96)</w:t>
            </w:r>
          </w:p>
        </w:tc>
      </w:tr>
      <w:tr w:rsidR="00B40F95" w:rsidRPr="00B40F95" w14:paraId="5FEABFEE" w14:textId="77777777" w:rsidTr="0027453C">
        <w:tc>
          <w:tcPr>
            <w:tcW w:w="2146" w:type="dxa"/>
          </w:tcPr>
          <w:p w14:paraId="145DA60A" w14:textId="68EEDCCA" w:rsidR="00B40F95" w:rsidRPr="00B40F95" w:rsidRDefault="00B40F95" w:rsidP="00B40F95">
            <w:pPr>
              <w:spacing w:after="0" w:line="240" w:lineRule="auto"/>
              <w:rPr>
                <w:rFonts w:ascii="Arial" w:eastAsia="Aptos" w:hAnsi="Arial" w:cs="Arial"/>
                <w:kern w:val="2"/>
                <w:lang w:val="en-US"/>
                <w14:ligatures w14:val="standardContextual"/>
              </w:rPr>
            </w:pPr>
            <w:r w:rsidRPr="00B40F95">
              <w:rPr>
                <w:rFonts w:ascii="Arial" w:eastAsia="Aptos" w:hAnsi="Arial" w:cs="Arial"/>
                <w:kern w:val="2"/>
                <w:sz w:val="22"/>
                <w:szCs w:val="22"/>
                <w:lang w:val="en-US"/>
                <w14:ligatures w14:val="standardContextual"/>
              </w:rPr>
              <w:t xml:space="preserve"> Third trimester</w:t>
            </w:r>
          </w:p>
        </w:tc>
        <w:tc>
          <w:tcPr>
            <w:tcW w:w="2114" w:type="dxa"/>
            <w:vAlign w:val="bottom"/>
          </w:tcPr>
          <w:p w14:paraId="67B780A8" w14:textId="4BB2283D"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1.06 (0.9</w:t>
            </w:r>
            <w:ins w:id="231" w:author="José Conejeros" w:date="2026-10-27T09:49:00Z" w16du:dateUtc="2026-10-27T08:49:00Z">
              <w:r w:rsidR="007A11FB">
                <w:rPr>
                  <w:rFonts w:ascii="Arial" w:eastAsia="Aptos" w:hAnsi="Arial" w:cs="Arial"/>
                  <w:kern w:val="2"/>
                  <w:sz w:val="22"/>
                  <w:szCs w:val="22"/>
                  <w:lang w:val="en-US"/>
                  <w14:ligatures w14:val="standardContextual"/>
                </w:rPr>
                <w:t>6</w:t>
              </w:r>
            </w:ins>
            <w:del w:id="232" w:author="José Conejeros" w:date="2026-10-27T09:49:00Z" w16du:dateUtc="2026-10-27T08:49:00Z">
              <w:r w:rsidRPr="00B40F95" w:rsidDel="007A11FB">
                <w:rPr>
                  <w:rFonts w:ascii="Arial" w:eastAsia="Aptos" w:hAnsi="Arial" w:cs="Arial"/>
                  <w:kern w:val="2"/>
                  <w:sz w:val="22"/>
                  <w:szCs w:val="22"/>
                  <w:lang w:val="en-US"/>
                  <w14:ligatures w14:val="standardContextual"/>
                </w:rPr>
                <w:delText>5</w:delText>
              </w:r>
            </w:del>
            <w:r w:rsidRPr="00B40F95">
              <w:rPr>
                <w:rFonts w:ascii="Arial" w:eastAsia="Aptos" w:hAnsi="Arial" w:cs="Arial"/>
                <w:kern w:val="2"/>
                <w:sz w:val="22"/>
                <w:szCs w:val="22"/>
                <w:lang w:val="en-US"/>
                <w14:ligatures w14:val="standardContextual"/>
              </w:rPr>
              <w:t>, 1.1</w:t>
            </w:r>
            <w:ins w:id="233" w:author="José Conejeros" w:date="2026-10-27T09:50:00Z" w16du:dateUtc="2026-10-27T08:50:00Z">
              <w:r w:rsidR="007A11FB">
                <w:rPr>
                  <w:rFonts w:ascii="Arial" w:eastAsia="Aptos" w:hAnsi="Arial" w:cs="Arial"/>
                  <w:kern w:val="2"/>
                  <w:sz w:val="22"/>
                  <w:szCs w:val="22"/>
                  <w:lang w:val="en-US"/>
                  <w14:ligatures w14:val="standardContextual"/>
                </w:rPr>
                <w:t>7</w:t>
              </w:r>
            </w:ins>
            <w:del w:id="234" w:author="José Conejeros" w:date="2026-10-27T09:50:00Z" w16du:dateUtc="2026-10-27T08:50:00Z">
              <w:r w:rsidRPr="00B40F95" w:rsidDel="007A11FB">
                <w:rPr>
                  <w:rFonts w:ascii="Arial" w:eastAsia="Aptos" w:hAnsi="Arial" w:cs="Arial"/>
                  <w:kern w:val="2"/>
                  <w:sz w:val="22"/>
                  <w:szCs w:val="22"/>
                  <w:lang w:val="en-US"/>
                  <w14:ligatures w14:val="standardContextual"/>
                </w:rPr>
                <w:delText>8</w:delText>
              </w:r>
            </w:del>
            <w:r w:rsidRPr="00B40F95">
              <w:rPr>
                <w:rFonts w:ascii="Arial" w:eastAsia="Aptos" w:hAnsi="Arial" w:cs="Arial"/>
                <w:kern w:val="2"/>
                <w:sz w:val="22"/>
                <w:szCs w:val="22"/>
                <w:lang w:val="en-US"/>
                <w14:ligatures w14:val="standardContextual"/>
              </w:rPr>
              <w:t>)</w:t>
            </w:r>
          </w:p>
        </w:tc>
        <w:tc>
          <w:tcPr>
            <w:tcW w:w="1977" w:type="dxa"/>
            <w:vAlign w:val="bottom"/>
          </w:tcPr>
          <w:p w14:paraId="05CFA1A0" w14:textId="276ADFD3"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1.98 (0.93, 4.21)</w:t>
            </w:r>
          </w:p>
        </w:tc>
        <w:tc>
          <w:tcPr>
            <w:tcW w:w="2127" w:type="dxa"/>
            <w:vAlign w:val="bottom"/>
          </w:tcPr>
          <w:p w14:paraId="09781C85" w14:textId="4A195E1F" w:rsidR="00B40F95" w:rsidRPr="00B40F95" w:rsidRDefault="00B40F95" w:rsidP="00B40F95">
            <w:pPr>
              <w:spacing w:after="0" w:line="240" w:lineRule="auto"/>
              <w:rPr>
                <w:rFonts w:ascii="Arial" w:hAnsi="Arial" w:cs="Arial"/>
                <w:lang w:val="en-US"/>
              </w:rPr>
            </w:pPr>
            <w:r w:rsidRPr="00B40F95">
              <w:rPr>
                <w:rFonts w:ascii="Arial" w:eastAsia="Aptos" w:hAnsi="Arial" w:cs="Arial"/>
                <w:kern w:val="2"/>
                <w:sz w:val="22"/>
                <w:szCs w:val="22"/>
                <w:lang w:val="en-US"/>
                <w14:ligatures w14:val="standardContextual"/>
              </w:rPr>
              <w:t>1.73 (0.98, 3.04)</w:t>
            </w:r>
          </w:p>
        </w:tc>
      </w:tr>
    </w:tbl>
    <w:p w14:paraId="6BEF18F2" w14:textId="709D3F78" w:rsidR="00FB52D9" w:rsidRPr="00B70C12" w:rsidRDefault="00B61023" w:rsidP="00FB52D9">
      <w:pPr>
        <w:spacing w:after="0" w:line="240" w:lineRule="auto"/>
        <w:rPr>
          <w:rFonts w:ascii="Arial" w:eastAsia="Aptos" w:hAnsi="Arial" w:cs="Arial"/>
          <w:kern w:val="2"/>
          <w:lang w:val="en-US"/>
          <w14:ligatures w14:val="standardContextual"/>
        </w:rPr>
      </w:pPr>
      <w:r>
        <w:rPr>
          <w:rFonts w:ascii="Arial" w:eastAsia="Aptos" w:hAnsi="Arial" w:cs="Arial"/>
          <w:kern w:val="2"/>
          <w:vertAlign w:val="superscript"/>
          <w:lang w:val="en-US"/>
          <w14:ligatures w14:val="standardContextual"/>
        </w:rPr>
        <w:t>a</w:t>
      </w:r>
      <w:r w:rsidR="00FB52D9" w:rsidRPr="00B70C12">
        <w:rPr>
          <w:rFonts w:ascii="Arial" w:eastAsia="Aptos" w:hAnsi="Arial" w:cs="Arial"/>
          <w:kern w:val="2"/>
          <w:vertAlign w:val="superscript"/>
          <w:lang w:val="en-US"/>
          <w14:ligatures w14:val="standardContextual"/>
        </w:rPr>
        <w:t xml:space="preserve"> </w:t>
      </w:r>
      <w:r w:rsidR="00C64B47" w:rsidRPr="00B70C12">
        <w:rPr>
          <w:rFonts w:ascii="Arial" w:hAnsi="Arial" w:cs="Arial"/>
          <w:lang w:val="en-US"/>
        </w:rPr>
        <w:t xml:space="preserve">10 </w:t>
      </w:r>
      <w:proofErr w:type="spellStart"/>
      <w:r w:rsidR="00C64B47" w:rsidRPr="00B70C12">
        <w:rPr>
          <w:rFonts w:ascii="Arial" w:hAnsi="Arial" w:cs="Arial"/>
          <w:lang w:val="en-US" w:eastAsia="es-ES"/>
        </w:rPr>
        <w:t>μg</w:t>
      </w:r>
      <w:proofErr w:type="spellEnd"/>
      <w:r w:rsidR="00C64B47" w:rsidRPr="00B70C12">
        <w:rPr>
          <w:rFonts w:ascii="Arial" w:hAnsi="Arial" w:cs="Arial"/>
          <w:lang w:val="en-US" w:eastAsia="es-ES"/>
        </w:rPr>
        <w:t>/m</w:t>
      </w:r>
      <w:r w:rsidR="00C64B47" w:rsidRPr="00B70C12">
        <w:rPr>
          <w:rFonts w:ascii="Arial" w:hAnsi="Arial" w:cs="Arial"/>
          <w:vertAlign w:val="superscript"/>
          <w:lang w:val="en-US" w:eastAsia="es-ES"/>
        </w:rPr>
        <w:t xml:space="preserve">3 </w:t>
      </w:r>
      <w:r w:rsidR="003D7430" w:rsidRPr="00B70C12">
        <w:rPr>
          <w:rFonts w:ascii="Arial" w:hAnsi="Arial" w:cs="Arial"/>
          <w:lang w:val="en-US" w:eastAsia="es-ES"/>
        </w:rPr>
        <w:t xml:space="preserve">increase for </w:t>
      </w:r>
      <w:r w:rsidR="00FB52D9" w:rsidRPr="00B70C12">
        <w:rPr>
          <w:rFonts w:ascii="Arial" w:eastAsia="Aptos" w:hAnsi="Arial" w:cs="Arial"/>
          <w:kern w:val="2"/>
          <w:lang w:val="en-US"/>
          <w14:ligatures w14:val="standardContextual"/>
        </w:rPr>
        <w:t>PM</w:t>
      </w:r>
      <w:r w:rsidR="00FB52D9" w:rsidRPr="00B70C12">
        <w:rPr>
          <w:rFonts w:ascii="Arial" w:eastAsia="Aptos" w:hAnsi="Arial" w:cs="Arial"/>
          <w:kern w:val="2"/>
          <w:vertAlign w:val="subscript"/>
          <w:lang w:val="en-US"/>
          <w14:ligatures w14:val="standardContextual"/>
        </w:rPr>
        <w:t>2</w:t>
      </w:r>
      <w:r w:rsidR="003D7430" w:rsidRPr="00B70C12">
        <w:rPr>
          <w:rFonts w:ascii="Arial" w:eastAsia="Aptos" w:hAnsi="Arial" w:cs="Arial"/>
          <w:kern w:val="2"/>
          <w:vertAlign w:val="subscript"/>
          <w:lang w:val="en-US"/>
          <w14:ligatures w14:val="standardContextual"/>
        </w:rPr>
        <w:t>.</w:t>
      </w:r>
      <w:r w:rsidR="00FB52D9" w:rsidRPr="00B70C12">
        <w:rPr>
          <w:rFonts w:ascii="Arial" w:eastAsia="Aptos" w:hAnsi="Arial" w:cs="Arial"/>
          <w:kern w:val="2"/>
          <w:vertAlign w:val="subscript"/>
          <w:lang w:val="en-US"/>
          <w14:ligatures w14:val="standardContextual"/>
        </w:rPr>
        <w:t>5</w:t>
      </w:r>
      <w:r w:rsidR="00FB52D9" w:rsidRPr="00B70C12">
        <w:rPr>
          <w:rFonts w:ascii="Arial" w:eastAsia="Aptos" w:hAnsi="Arial" w:cs="Arial"/>
          <w:kern w:val="2"/>
          <w:lang w:val="en-US"/>
          <w14:ligatures w14:val="standardContextual"/>
        </w:rPr>
        <w:t>,</w:t>
      </w:r>
      <w:r w:rsidR="003D7430" w:rsidRPr="00B70C12">
        <w:rPr>
          <w:rFonts w:ascii="Arial" w:eastAsia="Aptos" w:hAnsi="Arial" w:cs="Arial"/>
          <w:kern w:val="2"/>
          <w:lang w:val="en-US"/>
          <w14:ligatures w14:val="standardContextual"/>
        </w:rPr>
        <w:t xml:space="preserve"> </w:t>
      </w:r>
      <w:r w:rsidR="00AB79CA" w:rsidRPr="00B70C12">
        <w:rPr>
          <w:rFonts w:ascii="Arial" w:eastAsia="Aptos" w:hAnsi="Arial" w:cs="Arial"/>
          <w:kern w:val="2"/>
          <w:lang w:val="en-US"/>
          <w14:ligatures w14:val="standardContextual"/>
        </w:rPr>
        <w:t>IQR</w:t>
      </w:r>
      <w:r w:rsidR="003D7430" w:rsidRPr="00B70C12">
        <w:rPr>
          <w:rFonts w:ascii="Arial" w:hAnsi="Arial" w:cs="Arial"/>
          <w:vertAlign w:val="superscript"/>
          <w:lang w:val="en-US"/>
        </w:rPr>
        <w:t xml:space="preserve"> </w:t>
      </w:r>
      <w:r w:rsidR="003D7430" w:rsidRPr="00B70C12">
        <w:rPr>
          <w:rFonts w:ascii="Arial" w:hAnsi="Arial" w:cs="Arial"/>
          <w:lang w:val="en-US"/>
        </w:rPr>
        <w:t xml:space="preserve">increase </w:t>
      </w:r>
      <w:r w:rsidR="00736DF4">
        <w:rPr>
          <w:rFonts w:ascii="Arial" w:hAnsi="Arial" w:cs="Arial"/>
          <w:lang w:val="en-US"/>
        </w:rPr>
        <w:t xml:space="preserve">in </w:t>
      </w:r>
      <w:r w:rsidR="00736DF4">
        <w:rPr>
          <w:rStyle w:val="normaltextrun"/>
          <w:rFonts w:ascii="Arial" w:hAnsi="Arial" w:cs="Arial"/>
          <w:color w:val="000000"/>
          <w:bdr w:val="none" w:sz="0" w:space="0" w:color="auto" w:frame="1"/>
          <w:lang w:val="en-US"/>
        </w:rPr>
        <w:t>ng/m³</w:t>
      </w:r>
      <w:r w:rsidR="00736DF4" w:rsidRPr="00B70C12">
        <w:rPr>
          <w:rFonts w:ascii="Arial" w:hAnsi="Arial" w:cs="Arial"/>
          <w:lang w:val="en-US"/>
        </w:rPr>
        <w:t xml:space="preserve"> </w:t>
      </w:r>
      <w:r w:rsidR="003D7430" w:rsidRPr="00B70C12">
        <w:rPr>
          <w:rFonts w:ascii="Arial" w:hAnsi="Arial" w:cs="Arial"/>
          <w:lang w:val="en-US"/>
        </w:rPr>
        <w:t>for</w:t>
      </w:r>
      <w:r w:rsidR="003D7430" w:rsidRPr="00B70C12">
        <w:rPr>
          <w:rFonts w:ascii="Arial" w:hAnsi="Arial" w:cs="Arial"/>
          <w:vertAlign w:val="superscript"/>
          <w:lang w:val="en-US"/>
        </w:rPr>
        <w:t xml:space="preserve"> </w:t>
      </w:r>
      <w:proofErr w:type="spellStart"/>
      <w:r w:rsidR="00FB52D9" w:rsidRPr="00B70C12">
        <w:rPr>
          <w:rFonts w:ascii="Arial" w:eastAsia="Aptos" w:hAnsi="Arial" w:cs="Arial"/>
          <w:kern w:val="2"/>
          <w:lang w:val="en-US"/>
          <w14:ligatures w14:val="standardContextual"/>
        </w:rPr>
        <w:t>levo</w:t>
      </w:r>
      <w:proofErr w:type="spellEnd"/>
      <w:r w:rsidR="00FB52D9" w:rsidRPr="00B70C12">
        <w:rPr>
          <w:rFonts w:ascii="Arial" w:eastAsia="Aptos" w:hAnsi="Arial" w:cs="Arial"/>
          <w:kern w:val="2"/>
          <w:lang w:val="en-US"/>
          <w14:ligatures w14:val="standardContextual"/>
        </w:rPr>
        <w:t xml:space="preserve"> and </w:t>
      </w:r>
      <w:proofErr w:type="spellStart"/>
      <w:r w:rsidR="00FB52D9" w:rsidRPr="00B70C12">
        <w:rPr>
          <w:rFonts w:ascii="Arial" w:eastAsia="Aptos" w:hAnsi="Arial" w:cs="Arial"/>
          <w:kern w:val="2"/>
          <w:lang w:val="en-US"/>
          <w14:ligatures w14:val="standardContextual"/>
        </w:rPr>
        <w:t>Ksol</w:t>
      </w:r>
      <w:proofErr w:type="spellEnd"/>
      <w:r w:rsidR="00FB52D9" w:rsidRPr="00B70C12">
        <w:rPr>
          <w:rFonts w:ascii="Arial" w:eastAsia="Aptos" w:hAnsi="Arial" w:cs="Arial"/>
          <w:kern w:val="2"/>
          <w:lang w:val="en-US"/>
          <w14:ligatures w14:val="standardContextual"/>
        </w:rPr>
        <w:t xml:space="preserve"> </w:t>
      </w:r>
    </w:p>
    <w:p w14:paraId="4E9CEFAD" w14:textId="53D6FE4F" w:rsidR="00FB52D9" w:rsidRPr="00B70C12" w:rsidRDefault="00B61023" w:rsidP="00FB52D9">
      <w:pPr>
        <w:spacing w:after="0" w:line="240" w:lineRule="auto"/>
        <w:rPr>
          <w:rFonts w:ascii="Arial" w:eastAsia="Aptos" w:hAnsi="Arial" w:cs="Arial"/>
          <w:kern w:val="2"/>
          <w:lang w:val="en-US"/>
          <w14:ligatures w14:val="standardContextual"/>
        </w:rPr>
      </w:pPr>
      <w:r>
        <w:rPr>
          <w:rFonts w:ascii="Arial" w:eastAsia="Aptos" w:hAnsi="Arial" w:cs="Arial"/>
          <w:kern w:val="2"/>
          <w:vertAlign w:val="superscript"/>
          <w:lang w:val="en-US"/>
          <w14:ligatures w14:val="standardContextual"/>
        </w:rPr>
        <w:t>b</w:t>
      </w:r>
      <w:r w:rsidR="00FB52D9" w:rsidRPr="00B70C12">
        <w:rPr>
          <w:rFonts w:ascii="Arial" w:eastAsia="Aptos" w:hAnsi="Arial" w:cs="Arial"/>
          <w:kern w:val="2"/>
          <w:vertAlign w:val="superscript"/>
          <w:lang w:val="en-US"/>
          <w14:ligatures w14:val="standardContextual"/>
        </w:rPr>
        <w:t xml:space="preserve"> </w:t>
      </w:r>
      <w:r w:rsidR="00FB52D9" w:rsidRPr="00B70C12">
        <w:rPr>
          <w:rFonts w:ascii="Arial" w:eastAsia="Aptos" w:hAnsi="Arial" w:cs="Arial"/>
          <w:kern w:val="2"/>
          <w:lang w:val="en-US"/>
          <w14:ligatures w14:val="standardContextual"/>
        </w:rPr>
        <w:t>All models adjust for: maternal age, infant sex, year of birth, and season of conception</w:t>
      </w:r>
    </w:p>
    <w:p w14:paraId="76EC668D" w14:textId="77777777" w:rsidR="00C671E6" w:rsidRPr="000424FB" w:rsidRDefault="00C671E6" w:rsidP="00AD43EC">
      <w:pPr>
        <w:spacing w:after="0" w:line="480" w:lineRule="auto"/>
        <w:jc w:val="both"/>
        <w:rPr>
          <w:rFonts w:ascii="Arial" w:hAnsi="Arial" w:cs="Arial"/>
          <w:lang w:val="en-US" w:eastAsia="es-ES"/>
        </w:rPr>
      </w:pPr>
    </w:p>
    <w:p w14:paraId="72691369" w14:textId="366386B5" w:rsidR="000110AE" w:rsidRDefault="004A1A18" w:rsidP="00F9183E">
      <w:pPr>
        <w:spacing w:after="0" w:line="480" w:lineRule="auto"/>
        <w:jc w:val="both"/>
        <w:rPr>
          <w:rFonts w:ascii="Arial" w:hAnsi="Arial" w:cs="Arial"/>
          <w:lang w:val="en-US" w:eastAsia="es-ES"/>
        </w:rPr>
      </w:pPr>
      <w:r>
        <w:rPr>
          <w:rFonts w:ascii="Arial" w:hAnsi="Arial" w:cs="Arial"/>
          <w:lang w:val="en-US" w:eastAsia="es-ES"/>
        </w:rPr>
        <w:t>E</w:t>
      </w:r>
      <w:r w:rsidR="00261B6F">
        <w:rPr>
          <w:rFonts w:ascii="Arial" w:hAnsi="Arial" w:cs="Arial"/>
          <w:lang w:val="en-US" w:eastAsia="es-ES"/>
        </w:rPr>
        <w:t>stimating risk of malformations (overall</w:t>
      </w:r>
      <w:r w:rsidR="007A3C33">
        <w:rPr>
          <w:rFonts w:ascii="Arial" w:hAnsi="Arial" w:cs="Arial"/>
          <w:lang w:val="en-US" w:eastAsia="es-ES"/>
        </w:rPr>
        <w:t xml:space="preserve"> and congenital heart disease</w:t>
      </w:r>
      <w:r w:rsidR="00CE396A">
        <w:rPr>
          <w:rFonts w:ascii="Arial" w:hAnsi="Arial" w:cs="Arial"/>
          <w:lang w:val="en-US" w:eastAsia="es-ES"/>
        </w:rPr>
        <w:t>) associated with a weighted exposure in each week of pregnancy, we observe</w:t>
      </w:r>
      <w:r w:rsidR="006572CB">
        <w:rPr>
          <w:rFonts w:ascii="Arial" w:hAnsi="Arial" w:cs="Arial"/>
          <w:lang w:val="en-US" w:eastAsia="es-ES"/>
        </w:rPr>
        <w:t xml:space="preserve">d </w:t>
      </w:r>
      <w:r w:rsidR="00CF29E4">
        <w:rPr>
          <w:rFonts w:ascii="Arial" w:hAnsi="Arial" w:cs="Arial"/>
          <w:lang w:val="en-US" w:eastAsia="es-ES"/>
        </w:rPr>
        <w:t xml:space="preserve">mostly null results. However, </w:t>
      </w:r>
      <w:r w:rsidR="006572CB">
        <w:rPr>
          <w:rFonts w:ascii="Arial" w:hAnsi="Arial" w:cs="Arial"/>
          <w:lang w:val="en-US" w:eastAsia="es-ES"/>
        </w:rPr>
        <w:t>exposure at the end of the second trimester (week 24)</w:t>
      </w:r>
      <w:r w:rsidR="00F217BC">
        <w:rPr>
          <w:rFonts w:ascii="Arial" w:hAnsi="Arial" w:cs="Arial"/>
          <w:lang w:val="en-US" w:eastAsia="es-ES"/>
        </w:rPr>
        <w:t xml:space="preserve"> to PM</w:t>
      </w:r>
      <w:r w:rsidR="00F217BC" w:rsidRPr="004A1A18">
        <w:rPr>
          <w:rFonts w:ascii="Arial" w:hAnsi="Arial" w:cs="Arial"/>
          <w:vertAlign w:val="subscript"/>
          <w:lang w:val="en-US" w:eastAsia="es-ES"/>
        </w:rPr>
        <w:t>2.5</w:t>
      </w:r>
      <w:r w:rsidR="00F217BC">
        <w:rPr>
          <w:rFonts w:ascii="Arial" w:hAnsi="Arial" w:cs="Arial"/>
          <w:lang w:val="en-US" w:eastAsia="es-ES"/>
        </w:rPr>
        <w:t xml:space="preserve"> and </w:t>
      </w:r>
      <w:proofErr w:type="spellStart"/>
      <w:r w:rsidR="00DC37B0">
        <w:rPr>
          <w:rFonts w:ascii="Arial" w:hAnsi="Arial" w:cs="Arial"/>
          <w:lang w:val="en-US" w:eastAsia="es-ES"/>
        </w:rPr>
        <w:t>K</w:t>
      </w:r>
      <w:r w:rsidR="00F217BC">
        <w:rPr>
          <w:rFonts w:ascii="Arial" w:hAnsi="Arial" w:cs="Arial"/>
          <w:lang w:val="en-US" w:eastAsia="es-ES"/>
        </w:rPr>
        <w:t>sol</w:t>
      </w:r>
      <w:proofErr w:type="spellEnd"/>
      <w:r w:rsidR="00F217BC">
        <w:rPr>
          <w:rFonts w:ascii="Arial" w:hAnsi="Arial" w:cs="Arial"/>
          <w:lang w:val="en-US" w:eastAsia="es-ES"/>
        </w:rPr>
        <w:t xml:space="preserve"> </w:t>
      </w:r>
      <w:r w:rsidR="009F6D99">
        <w:rPr>
          <w:rFonts w:ascii="Arial" w:hAnsi="Arial" w:cs="Arial"/>
          <w:lang w:val="en-US" w:eastAsia="es-ES"/>
        </w:rPr>
        <w:t xml:space="preserve">assigned using the temporal exposure model </w:t>
      </w:r>
      <w:r w:rsidR="00FD13A6">
        <w:rPr>
          <w:rFonts w:ascii="Arial" w:hAnsi="Arial" w:cs="Arial"/>
          <w:lang w:val="en-US" w:eastAsia="es-ES"/>
        </w:rPr>
        <w:t>was associated with increased risk</w:t>
      </w:r>
      <w:r w:rsidR="007A3C33">
        <w:rPr>
          <w:rFonts w:ascii="Arial" w:hAnsi="Arial" w:cs="Arial"/>
          <w:lang w:val="en-US" w:eastAsia="es-ES"/>
        </w:rPr>
        <w:t xml:space="preserve"> of having any type of congenital malformation</w:t>
      </w:r>
      <w:r w:rsidR="009F6D99">
        <w:rPr>
          <w:rFonts w:ascii="Arial" w:hAnsi="Arial" w:cs="Arial"/>
          <w:lang w:val="en-US" w:eastAsia="es-ES"/>
        </w:rPr>
        <w:t xml:space="preserve">: </w:t>
      </w:r>
      <w:r w:rsidR="00B26E09">
        <w:rPr>
          <w:rFonts w:ascii="Arial" w:hAnsi="Arial" w:cs="Arial"/>
          <w:lang w:val="en-US" w:eastAsia="es-ES"/>
        </w:rPr>
        <w:t>1.</w:t>
      </w:r>
      <w:r w:rsidR="0096160D">
        <w:rPr>
          <w:rFonts w:ascii="Arial" w:hAnsi="Arial" w:cs="Arial"/>
          <w:lang w:val="en-US" w:eastAsia="es-ES"/>
        </w:rPr>
        <w:t>08</w:t>
      </w:r>
      <w:r w:rsidR="00B26E09">
        <w:rPr>
          <w:rFonts w:ascii="Arial" w:hAnsi="Arial" w:cs="Arial"/>
          <w:lang w:val="en-US" w:eastAsia="es-ES"/>
        </w:rPr>
        <w:t xml:space="preserve"> (95% CI 1.0</w:t>
      </w:r>
      <w:r w:rsidR="0096160D">
        <w:rPr>
          <w:rFonts w:ascii="Arial" w:hAnsi="Arial" w:cs="Arial"/>
          <w:lang w:val="en-US" w:eastAsia="es-ES"/>
        </w:rPr>
        <w:t>1</w:t>
      </w:r>
      <w:r w:rsidR="00B26E09">
        <w:rPr>
          <w:rFonts w:ascii="Arial" w:hAnsi="Arial" w:cs="Arial"/>
          <w:lang w:val="en-US" w:eastAsia="es-ES"/>
        </w:rPr>
        <w:t>-1.</w:t>
      </w:r>
      <w:r w:rsidR="0096160D">
        <w:rPr>
          <w:rFonts w:ascii="Arial" w:hAnsi="Arial" w:cs="Arial"/>
          <w:lang w:val="en-US" w:eastAsia="es-ES"/>
        </w:rPr>
        <w:t>16</w:t>
      </w:r>
      <w:r w:rsidR="00B26E09">
        <w:rPr>
          <w:rFonts w:ascii="Arial" w:hAnsi="Arial" w:cs="Arial"/>
          <w:lang w:val="en-US" w:eastAsia="es-ES"/>
        </w:rPr>
        <w:t>)</w:t>
      </w:r>
      <w:r w:rsidR="005538AC">
        <w:rPr>
          <w:rFonts w:ascii="Arial" w:hAnsi="Arial" w:cs="Arial"/>
          <w:lang w:val="en-US" w:eastAsia="es-ES"/>
        </w:rPr>
        <w:t xml:space="preserve"> and 1.32 (</w:t>
      </w:r>
      <w:r w:rsidR="00DD42A3">
        <w:rPr>
          <w:rFonts w:ascii="Arial" w:hAnsi="Arial" w:cs="Arial"/>
          <w:lang w:val="en-US" w:eastAsia="es-ES"/>
        </w:rPr>
        <w:t xml:space="preserve">95% CI </w:t>
      </w:r>
      <w:r w:rsidR="005538AC">
        <w:rPr>
          <w:rFonts w:ascii="Arial" w:hAnsi="Arial" w:cs="Arial"/>
          <w:lang w:val="en-US" w:eastAsia="es-ES"/>
        </w:rPr>
        <w:t xml:space="preserve">1.01-1.71), </w:t>
      </w:r>
      <w:r w:rsidR="00EC0AA8">
        <w:rPr>
          <w:rFonts w:ascii="Arial" w:hAnsi="Arial" w:cs="Arial"/>
          <w:lang w:val="en-US" w:eastAsia="es-ES"/>
        </w:rPr>
        <w:t>respectively</w:t>
      </w:r>
      <w:r w:rsidR="007A3C33">
        <w:rPr>
          <w:rFonts w:ascii="Arial" w:hAnsi="Arial" w:cs="Arial"/>
          <w:lang w:val="en-US" w:eastAsia="es-ES"/>
        </w:rPr>
        <w:t xml:space="preserve"> (Figure </w:t>
      </w:r>
      <w:r w:rsidR="00F47557">
        <w:rPr>
          <w:rFonts w:ascii="Arial" w:hAnsi="Arial" w:cs="Arial"/>
          <w:lang w:val="en-US" w:eastAsia="es-ES"/>
        </w:rPr>
        <w:t>2</w:t>
      </w:r>
      <w:r w:rsidR="00AC274A">
        <w:rPr>
          <w:rFonts w:ascii="Arial" w:hAnsi="Arial" w:cs="Arial"/>
          <w:lang w:val="en-US" w:eastAsia="es-ES"/>
        </w:rPr>
        <w:t xml:space="preserve"> and Supplementary Table </w:t>
      </w:r>
      <w:r w:rsidR="005329C0">
        <w:rPr>
          <w:rFonts w:ascii="Arial" w:hAnsi="Arial" w:cs="Arial"/>
          <w:lang w:val="en-US" w:eastAsia="es-ES"/>
        </w:rPr>
        <w:t>5</w:t>
      </w:r>
      <w:r w:rsidR="007A3C33">
        <w:rPr>
          <w:rFonts w:ascii="Arial" w:hAnsi="Arial" w:cs="Arial"/>
          <w:lang w:val="en-US" w:eastAsia="es-ES"/>
        </w:rPr>
        <w:t>)</w:t>
      </w:r>
      <w:r w:rsidR="00284032">
        <w:rPr>
          <w:rFonts w:ascii="Arial" w:hAnsi="Arial" w:cs="Arial"/>
          <w:lang w:val="en-US" w:eastAsia="es-ES"/>
        </w:rPr>
        <w:t xml:space="preserve">. </w:t>
      </w:r>
      <w:r w:rsidR="002356E6">
        <w:rPr>
          <w:rFonts w:ascii="Arial" w:hAnsi="Arial" w:cs="Arial"/>
          <w:lang w:val="en-US" w:eastAsia="es-ES"/>
        </w:rPr>
        <w:t>I</w:t>
      </w:r>
      <w:r w:rsidR="002356E6" w:rsidRPr="00674418">
        <w:rPr>
          <w:rFonts w:ascii="Arial" w:hAnsi="Arial" w:cs="Arial"/>
          <w:lang w:val="en-US" w:eastAsia="es-ES"/>
        </w:rPr>
        <w:t>n contrast, inverse associations were observed for exposures during gestational week 4, with estimated effect sizes for PM</w:t>
      </w:r>
      <w:r w:rsidR="002356E6" w:rsidRPr="00674418">
        <w:rPr>
          <w:rFonts w:ascii="Arial" w:hAnsi="Arial" w:cs="Arial"/>
          <w:vertAlign w:val="subscript"/>
          <w:lang w:val="en-US" w:eastAsia="es-ES"/>
        </w:rPr>
        <w:t>2.5</w:t>
      </w:r>
      <w:r w:rsidR="002356E6" w:rsidRPr="00674418">
        <w:rPr>
          <w:rFonts w:ascii="Arial" w:hAnsi="Arial" w:cs="Arial"/>
          <w:lang w:val="en-US" w:eastAsia="es-ES"/>
        </w:rPr>
        <w:t xml:space="preserve">, </w:t>
      </w:r>
      <w:proofErr w:type="spellStart"/>
      <w:r w:rsidR="002356E6" w:rsidRPr="00674418">
        <w:rPr>
          <w:rFonts w:ascii="Arial" w:hAnsi="Arial" w:cs="Arial"/>
          <w:lang w:val="en-US" w:eastAsia="es-ES"/>
        </w:rPr>
        <w:t>levo</w:t>
      </w:r>
      <w:proofErr w:type="spellEnd"/>
      <w:r w:rsidR="002356E6" w:rsidRPr="00674418">
        <w:rPr>
          <w:rFonts w:ascii="Arial" w:hAnsi="Arial" w:cs="Arial"/>
          <w:lang w:val="en-US" w:eastAsia="es-ES"/>
        </w:rPr>
        <w:t xml:space="preserve">, and </w:t>
      </w:r>
      <w:proofErr w:type="spellStart"/>
      <w:r w:rsidR="002356E6" w:rsidRPr="00674418">
        <w:rPr>
          <w:rFonts w:ascii="Arial" w:hAnsi="Arial" w:cs="Arial"/>
          <w:lang w:val="en-US" w:eastAsia="es-ES"/>
        </w:rPr>
        <w:t>Ksol</w:t>
      </w:r>
      <w:proofErr w:type="spellEnd"/>
      <w:r w:rsidR="002356E6" w:rsidRPr="00674418">
        <w:rPr>
          <w:rFonts w:ascii="Arial" w:hAnsi="Arial" w:cs="Arial"/>
          <w:lang w:val="en-US" w:eastAsia="es-ES"/>
        </w:rPr>
        <w:t xml:space="preserve"> of 0.92 (95% CI: 0.84–0.99), 0.61 (95% CI: 0.42–0.88), and 0.69 (95% CI: 0.50–0.94), respectively (Figure </w:t>
      </w:r>
      <w:r w:rsidR="00883DCD">
        <w:rPr>
          <w:rFonts w:ascii="Arial" w:hAnsi="Arial" w:cs="Arial"/>
          <w:lang w:val="en-US" w:eastAsia="es-ES"/>
        </w:rPr>
        <w:t>2</w:t>
      </w:r>
      <w:r w:rsidR="002356E6" w:rsidRPr="00674418">
        <w:rPr>
          <w:rFonts w:ascii="Arial" w:hAnsi="Arial" w:cs="Arial"/>
          <w:lang w:val="en-US" w:eastAsia="es-ES"/>
        </w:rPr>
        <w:t xml:space="preserve"> and Supplementary Table </w:t>
      </w:r>
      <w:r w:rsidR="005329C0">
        <w:rPr>
          <w:rFonts w:ascii="Arial" w:hAnsi="Arial" w:cs="Arial"/>
          <w:lang w:val="en-US" w:eastAsia="es-ES"/>
        </w:rPr>
        <w:t>5</w:t>
      </w:r>
      <w:r w:rsidR="002356E6" w:rsidRPr="00674418">
        <w:rPr>
          <w:rFonts w:ascii="Arial" w:hAnsi="Arial" w:cs="Arial"/>
          <w:lang w:val="en-US" w:eastAsia="es-ES"/>
        </w:rPr>
        <w:t>).</w:t>
      </w:r>
    </w:p>
    <w:p w14:paraId="494D694B" w14:textId="77777777" w:rsidR="000110AE" w:rsidRDefault="000110AE" w:rsidP="00F9183E">
      <w:pPr>
        <w:spacing w:after="0" w:line="480" w:lineRule="auto"/>
        <w:jc w:val="both"/>
        <w:rPr>
          <w:rFonts w:ascii="Arial" w:hAnsi="Arial" w:cs="Arial"/>
          <w:lang w:val="en-US" w:eastAsia="es-ES"/>
        </w:rPr>
      </w:pPr>
    </w:p>
    <w:p w14:paraId="28517969" w14:textId="360F024F" w:rsidR="00E14121" w:rsidRDefault="00E14121" w:rsidP="00E14121">
      <w:pPr>
        <w:spacing w:after="0" w:line="480" w:lineRule="auto"/>
        <w:jc w:val="both"/>
        <w:rPr>
          <w:rFonts w:ascii="Arial" w:hAnsi="Arial" w:cs="Arial"/>
          <w:lang w:val="en-US" w:eastAsia="es-ES"/>
        </w:rPr>
      </w:pPr>
      <w:r w:rsidRPr="00DA2B4E">
        <w:rPr>
          <w:rFonts w:ascii="Arial" w:hAnsi="Arial" w:cs="Arial"/>
          <w:lang w:val="en-US" w:eastAsia="es-ES"/>
        </w:rPr>
        <w:t>Using the temporal–spatial exposure assignment approach, we observed a</w:t>
      </w:r>
      <w:r w:rsidR="004B3807">
        <w:rPr>
          <w:rFonts w:ascii="Arial" w:hAnsi="Arial" w:cs="Arial"/>
          <w:lang w:val="en-US" w:eastAsia="es-ES"/>
        </w:rPr>
        <w:t xml:space="preserve">n </w:t>
      </w:r>
      <w:r w:rsidRPr="00DA2B4E">
        <w:rPr>
          <w:rFonts w:ascii="Arial" w:hAnsi="Arial" w:cs="Arial"/>
          <w:lang w:val="en-US" w:eastAsia="es-ES"/>
        </w:rPr>
        <w:t>increased risk of congenital malformations associated with exposure to PM</w:t>
      </w:r>
      <w:r w:rsidRPr="00A92B73">
        <w:rPr>
          <w:rFonts w:ascii="Arial" w:hAnsi="Arial" w:cs="Arial"/>
          <w:vertAlign w:val="subscript"/>
          <w:lang w:val="en-US" w:eastAsia="es-ES"/>
        </w:rPr>
        <w:t>2.5</w:t>
      </w:r>
      <w:r w:rsidRPr="00DA2B4E">
        <w:rPr>
          <w:rFonts w:ascii="Arial" w:hAnsi="Arial" w:cs="Arial"/>
          <w:lang w:val="en-US" w:eastAsia="es-ES"/>
        </w:rPr>
        <w:t xml:space="preserve"> and </w:t>
      </w:r>
      <w:proofErr w:type="spellStart"/>
      <w:r w:rsidRPr="00DA2B4E">
        <w:rPr>
          <w:rFonts w:ascii="Arial" w:hAnsi="Arial" w:cs="Arial"/>
          <w:lang w:val="en-US" w:eastAsia="es-ES"/>
        </w:rPr>
        <w:t>Ksol</w:t>
      </w:r>
      <w:proofErr w:type="spellEnd"/>
      <w:r w:rsidRPr="00DA2B4E">
        <w:rPr>
          <w:rFonts w:ascii="Arial" w:hAnsi="Arial" w:cs="Arial"/>
          <w:lang w:val="en-US" w:eastAsia="es-ES"/>
        </w:rPr>
        <w:t xml:space="preserve">, with effect </w:t>
      </w:r>
      <w:r w:rsidRPr="00DA2B4E">
        <w:rPr>
          <w:rFonts w:ascii="Arial" w:hAnsi="Arial" w:cs="Arial"/>
          <w:lang w:val="en-US" w:eastAsia="es-ES"/>
        </w:rPr>
        <w:lastRenderedPageBreak/>
        <w:t xml:space="preserve">estimates of 1.04 (95% CI: 1.00–1.09) and 1.32 (95% CI: 1.02–1.71), respectively (Supplementary Table </w:t>
      </w:r>
      <w:r w:rsidR="00DD3BEC">
        <w:rPr>
          <w:rFonts w:ascii="Arial" w:hAnsi="Arial" w:cs="Arial"/>
          <w:lang w:val="en-US" w:eastAsia="es-ES"/>
        </w:rPr>
        <w:t>6</w:t>
      </w:r>
      <w:r w:rsidRPr="00DA2B4E">
        <w:rPr>
          <w:rFonts w:ascii="Arial" w:hAnsi="Arial" w:cs="Arial"/>
          <w:lang w:val="en-US" w:eastAsia="es-ES"/>
        </w:rPr>
        <w:t>). Consistent with the temporal exposure model, inverse associations during gestational week 4 remained evident for PM</w:t>
      </w:r>
      <w:r w:rsidRPr="00A92B73">
        <w:rPr>
          <w:rFonts w:ascii="Arial" w:hAnsi="Arial" w:cs="Arial"/>
          <w:vertAlign w:val="subscript"/>
          <w:lang w:val="en-US" w:eastAsia="es-ES"/>
        </w:rPr>
        <w:t>2.5</w:t>
      </w:r>
      <w:r w:rsidRPr="00DA2B4E">
        <w:rPr>
          <w:rFonts w:ascii="Arial" w:hAnsi="Arial" w:cs="Arial"/>
          <w:lang w:val="en-US" w:eastAsia="es-ES"/>
        </w:rPr>
        <w:t xml:space="preserve">, </w:t>
      </w:r>
      <w:proofErr w:type="spellStart"/>
      <w:r w:rsidRPr="00DA2B4E">
        <w:rPr>
          <w:rFonts w:ascii="Arial" w:hAnsi="Arial" w:cs="Arial"/>
          <w:lang w:val="en-US" w:eastAsia="es-ES"/>
        </w:rPr>
        <w:t>levo</w:t>
      </w:r>
      <w:proofErr w:type="spellEnd"/>
      <w:r w:rsidRPr="00DA2B4E">
        <w:rPr>
          <w:rFonts w:ascii="Arial" w:hAnsi="Arial" w:cs="Arial"/>
          <w:lang w:val="en-US" w:eastAsia="es-ES"/>
        </w:rPr>
        <w:t xml:space="preserve">, and </w:t>
      </w:r>
      <w:proofErr w:type="spellStart"/>
      <w:r w:rsidRPr="00DA2B4E">
        <w:rPr>
          <w:rFonts w:ascii="Arial" w:hAnsi="Arial" w:cs="Arial"/>
          <w:lang w:val="en-US" w:eastAsia="es-ES"/>
        </w:rPr>
        <w:t>Ksol</w:t>
      </w:r>
      <w:proofErr w:type="spellEnd"/>
      <w:r w:rsidRPr="00DA2B4E">
        <w:rPr>
          <w:rFonts w:ascii="Arial" w:hAnsi="Arial" w:cs="Arial"/>
          <w:lang w:val="en-US" w:eastAsia="es-ES"/>
        </w:rPr>
        <w:t>, with estimated effect sizes of 0.94 (95% CI: 0.89–0.99), 0.63 (95% CI: 0.43–0.91), and 0.65 (95% CI: 0.47–0.88), respectively</w:t>
      </w:r>
      <w:r>
        <w:rPr>
          <w:rFonts w:ascii="Arial" w:hAnsi="Arial" w:cs="Arial"/>
          <w:lang w:val="en-US" w:eastAsia="es-ES"/>
        </w:rPr>
        <w:t xml:space="preserve"> </w:t>
      </w:r>
      <w:r w:rsidRPr="00DA2B4E">
        <w:rPr>
          <w:rFonts w:ascii="Arial" w:hAnsi="Arial" w:cs="Arial"/>
          <w:lang w:val="en-US" w:eastAsia="es-ES"/>
        </w:rPr>
        <w:t xml:space="preserve">(Supplementary Table </w:t>
      </w:r>
      <w:r w:rsidR="00DD3BEC">
        <w:rPr>
          <w:rFonts w:ascii="Arial" w:hAnsi="Arial" w:cs="Arial"/>
          <w:lang w:val="en-US" w:eastAsia="es-ES"/>
        </w:rPr>
        <w:t>6</w:t>
      </w:r>
      <w:r w:rsidRPr="00DA2B4E">
        <w:rPr>
          <w:rFonts w:ascii="Arial" w:hAnsi="Arial" w:cs="Arial"/>
          <w:lang w:val="en-US" w:eastAsia="es-ES"/>
        </w:rPr>
        <w:t>).</w:t>
      </w:r>
    </w:p>
    <w:p w14:paraId="16D338CF" w14:textId="77777777" w:rsidR="00DD42A3" w:rsidRDefault="00DD42A3" w:rsidP="00F9183E">
      <w:pPr>
        <w:spacing w:after="0" w:line="480" w:lineRule="auto"/>
        <w:jc w:val="both"/>
        <w:rPr>
          <w:rFonts w:ascii="Arial" w:hAnsi="Arial" w:cs="Arial"/>
          <w:lang w:val="en-US" w:eastAsia="es-ES"/>
        </w:rPr>
      </w:pPr>
    </w:p>
    <w:p w14:paraId="66A3FFD1" w14:textId="08F88E5B" w:rsidR="00397DE7" w:rsidRDefault="00071289" w:rsidP="00F9183E">
      <w:pPr>
        <w:spacing w:after="0" w:line="480" w:lineRule="auto"/>
        <w:jc w:val="both"/>
        <w:rPr>
          <w:rFonts w:ascii="Arial" w:hAnsi="Arial" w:cs="Arial"/>
          <w:lang w:val="en-US" w:eastAsia="es-ES"/>
        </w:rPr>
      </w:pPr>
      <w:r>
        <w:rPr>
          <w:rFonts w:ascii="Arial" w:hAnsi="Arial" w:cs="Arial"/>
          <w:lang w:val="en-US" w:eastAsia="es-ES"/>
        </w:rPr>
        <w:t>Similarly, f</w:t>
      </w:r>
      <w:r w:rsidR="00717F28">
        <w:rPr>
          <w:rFonts w:ascii="Arial" w:hAnsi="Arial" w:cs="Arial"/>
          <w:lang w:val="en-US" w:eastAsia="es-ES"/>
        </w:rPr>
        <w:t xml:space="preserve">or congenital heart disease, </w:t>
      </w:r>
      <w:r w:rsidR="00C81D4B">
        <w:rPr>
          <w:rFonts w:ascii="Arial" w:hAnsi="Arial" w:cs="Arial"/>
          <w:lang w:val="en-US" w:eastAsia="es-ES"/>
        </w:rPr>
        <w:t xml:space="preserve">increased ambient air pollutant </w:t>
      </w:r>
      <w:r w:rsidR="00876FE3">
        <w:rPr>
          <w:rFonts w:ascii="Arial" w:hAnsi="Arial" w:cs="Arial"/>
          <w:lang w:val="en-US" w:eastAsia="es-ES"/>
        </w:rPr>
        <w:t xml:space="preserve">exposure during gestational </w:t>
      </w:r>
      <w:r w:rsidR="0076734E">
        <w:rPr>
          <w:rFonts w:ascii="Arial" w:hAnsi="Arial" w:cs="Arial"/>
          <w:lang w:val="en-US" w:eastAsia="es-ES"/>
        </w:rPr>
        <w:t xml:space="preserve">week 24 was </w:t>
      </w:r>
      <w:r w:rsidR="00C81D4B">
        <w:rPr>
          <w:rFonts w:ascii="Arial" w:hAnsi="Arial" w:cs="Arial"/>
          <w:lang w:val="en-US" w:eastAsia="es-ES"/>
        </w:rPr>
        <w:t xml:space="preserve">associated with increased risk for </w:t>
      </w:r>
      <w:r w:rsidR="004173C2">
        <w:rPr>
          <w:rFonts w:ascii="Arial" w:hAnsi="Arial" w:cs="Arial"/>
          <w:lang w:val="en-US" w:eastAsia="es-ES"/>
        </w:rPr>
        <w:t>all contaminants</w:t>
      </w:r>
      <w:r w:rsidR="00C81D4B">
        <w:rPr>
          <w:rFonts w:ascii="Arial" w:hAnsi="Arial" w:cs="Arial"/>
          <w:lang w:val="en-US" w:eastAsia="es-ES"/>
        </w:rPr>
        <w:t xml:space="preserve"> (PM</w:t>
      </w:r>
      <w:r w:rsidR="00C81D4B" w:rsidRPr="006505B6">
        <w:rPr>
          <w:rFonts w:ascii="Arial" w:hAnsi="Arial" w:cs="Arial"/>
          <w:vertAlign w:val="subscript"/>
          <w:lang w:val="en-US" w:eastAsia="es-ES"/>
        </w:rPr>
        <w:t>2.5</w:t>
      </w:r>
      <w:r w:rsidR="00C81D4B">
        <w:rPr>
          <w:rFonts w:ascii="Arial" w:hAnsi="Arial" w:cs="Arial"/>
          <w:lang w:val="en-US" w:eastAsia="es-ES"/>
        </w:rPr>
        <w:t xml:space="preserve">, </w:t>
      </w:r>
      <w:proofErr w:type="spellStart"/>
      <w:r w:rsidR="00C81D4B">
        <w:rPr>
          <w:rFonts w:ascii="Arial" w:hAnsi="Arial" w:cs="Arial"/>
          <w:lang w:val="en-US" w:eastAsia="es-ES"/>
        </w:rPr>
        <w:t>levo</w:t>
      </w:r>
      <w:proofErr w:type="spellEnd"/>
      <w:r w:rsidR="00C81D4B">
        <w:rPr>
          <w:rFonts w:ascii="Arial" w:hAnsi="Arial" w:cs="Arial"/>
          <w:lang w:val="en-US" w:eastAsia="es-ES"/>
        </w:rPr>
        <w:t xml:space="preserve">, and </w:t>
      </w:r>
      <w:proofErr w:type="spellStart"/>
      <w:r w:rsidR="00DC37B0">
        <w:rPr>
          <w:rFonts w:ascii="Arial" w:hAnsi="Arial" w:cs="Arial"/>
          <w:lang w:val="en-US" w:eastAsia="es-ES"/>
        </w:rPr>
        <w:t>K</w:t>
      </w:r>
      <w:r w:rsidR="00C81D4B">
        <w:rPr>
          <w:rFonts w:ascii="Arial" w:hAnsi="Arial" w:cs="Arial"/>
          <w:lang w:val="en-US" w:eastAsia="es-ES"/>
        </w:rPr>
        <w:t>sol</w:t>
      </w:r>
      <w:proofErr w:type="spellEnd"/>
      <w:r w:rsidR="00C81D4B">
        <w:rPr>
          <w:rFonts w:ascii="Arial" w:hAnsi="Arial" w:cs="Arial"/>
          <w:lang w:val="en-US" w:eastAsia="es-ES"/>
        </w:rPr>
        <w:t xml:space="preserve">) and </w:t>
      </w:r>
      <w:r w:rsidR="00F63DA2">
        <w:rPr>
          <w:rFonts w:ascii="Arial" w:hAnsi="Arial" w:cs="Arial"/>
          <w:lang w:val="en-US" w:eastAsia="es-ES"/>
        </w:rPr>
        <w:t xml:space="preserve">under both exposure assignment approaches </w:t>
      </w:r>
      <w:r w:rsidR="00A93D57">
        <w:rPr>
          <w:rFonts w:ascii="Arial" w:hAnsi="Arial" w:cs="Arial"/>
          <w:lang w:val="en-US" w:eastAsia="es-ES"/>
        </w:rPr>
        <w:t xml:space="preserve">(Figure </w:t>
      </w:r>
      <w:r w:rsidR="006505B6">
        <w:rPr>
          <w:rFonts w:ascii="Arial" w:hAnsi="Arial" w:cs="Arial"/>
          <w:lang w:val="en-US" w:eastAsia="es-ES"/>
        </w:rPr>
        <w:t>3</w:t>
      </w:r>
      <w:r w:rsidR="00A77192">
        <w:rPr>
          <w:rFonts w:ascii="Arial" w:hAnsi="Arial" w:cs="Arial"/>
          <w:lang w:val="en-US" w:eastAsia="es-ES"/>
        </w:rPr>
        <w:t xml:space="preserve"> and Supplementary Tables </w:t>
      </w:r>
      <w:r w:rsidR="003C7455">
        <w:rPr>
          <w:rFonts w:ascii="Arial" w:hAnsi="Arial" w:cs="Arial"/>
          <w:lang w:val="en-US" w:eastAsia="es-ES"/>
        </w:rPr>
        <w:t>7</w:t>
      </w:r>
      <w:r w:rsidR="00BE3286">
        <w:rPr>
          <w:rFonts w:ascii="Arial" w:hAnsi="Arial" w:cs="Arial"/>
          <w:lang w:val="en-US" w:eastAsia="es-ES"/>
        </w:rPr>
        <w:t>-8</w:t>
      </w:r>
      <w:r w:rsidR="00A93D57">
        <w:rPr>
          <w:rFonts w:ascii="Arial" w:hAnsi="Arial" w:cs="Arial"/>
          <w:lang w:val="en-US" w:eastAsia="es-ES"/>
        </w:rPr>
        <w:t>).</w:t>
      </w:r>
      <w:r w:rsidR="00C81D4B">
        <w:rPr>
          <w:rFonts w:ascii="Arial" w:hAnsi="Arial" w:cs="Arial"/>
          <w:lang w:val="en-US" w:eastAsia="es-ES"/>
        </w:rPr>
        <w:t xml:space="preserve"> For example, </w:t>
      </w:r>
      <w:r w:rsidR="00C401C2">
        <w:rPr>
          <w:rFonts w:ascii="Arial" w:hAnsi="Arial" w:cs="Arial"/>
          <w:lang w:val="en-US" w:eastAsia="es-ES"/>
        </w:rPr>
        <w:t xml:space="preserve">exposure to </w:t>
      </w:r>
      <w:r w:rsidR="00C137BF">
        <w:rPr>
          <w:rFonts w:ascii="Arial" w:hAnsi="Arial" w:cs="Arial"/>
          <w:lang w:val="en-US" w:eastAsia="es-ES"/>
        </w:rPr>
        <w:t>PM</w:t>
      </w:r>
      <w:r w:rsidR="00C137BF" w:rsidRPr="00C137BF">
        <w:rPr>
          <w:rFonts w:ascii="Arial" w:hAnsi="Arial" w:cs="Arial"/>
          <w:vertAlign w:val="subscript"/>
          <w:lang w:val="en-US" w:eastAsia="es-ES"/>
        </w:rPr>
        <w:t>2.5</w:t>
      </w:r>
      <w:r w:rsidR="006423EE">
        <w:rPr>
          <w:rFonts w:ascii="Arial" w:hAnsi="Arial" w:cs="Arial"/>
          <w:lang w:val="en-US" w:eastAsia="es-ES"/>
        </w:rPr>
        <w:t xml:space="preserve">, </w:t>
      </w:r>
      <w:proofErr w:type="spellStart"/>
      <w:r w:rsidR="006423EE">
        <w:rPr>
          <w:rFonts w:ascii="Arial" w:hAnsi="Arial" w:cs="Arial"/>
          <w:lang w:val="en-US" w:eastAsia="es-ES"/>
        </w:rPr>
        <w:t>levo</w:t>
      </w:r>
      <w:proofErr w:type="spellEnd"/>
      <w:r w:rsidR="006423EE">
        <w:rPr>
          <w:rFonts w:ascii="Arial" w:hAnsi="Arial" w:cs="Arial"/>
          <w:lang w:val="en-US" w:eastAsia="es-ES"/>
        </w:rPr>
        <w:t xml:space="preserve"> and </w:t>
      </w:r>
      <w:proofErr w:type="spellStart"/>
      <w:r w:rsidR="00DC37B0">
        <w:rPr>
          <w:rFonts w:ascii="Arial" w:hAnsi="Arial" w:cs="Arial"/>
          <w:lang w:val="en-US" w:eastAsia="es-ES"/>
        </w:rPr>
        <w:t>K</w:t>
      </w:r>
      <w:r w:rsidR="006423EE">
        <w:rPr>
          <w:rFonts w:ascii="Arial" w:hAnsi="Arial" w:cs="Arial"/>
          <w:lang w:val="en-US" w:eastAsia="es-ES"/>
        </w:rPr>
        <w:t>sol</w:t>
      </w:r>
      <w:proofErr w:type="spellEnd"/>
      <w:r w:rsidR="006423EE">
        <w:rPr>
          <w:rFonts w:ascii="Arial" w:hAnsi="Arial" w:cs="Arial"/>
          <w:lang w:val="en-US" w:eastAsia="es-ES"/>
        </w:rPr>
        <w:t xml:space="preserve"> </w:t>
      </w:r>
      <w:r w:rsidR="00EA2FC8">
        <w:rPr>
          <w:rFonts w:ascii="Arial" w:hAnsi="Arial" w:cs="Arial"/>
          <w:lang w:val="en-US" w:eastAsia="es-ES"/>
        </w:rPr>
        <w:t>(temporal model)</w:t>
      </w:r>
      <w:r w:rsidR="00C401C2">
        <w:rPr>
          <w:rFonts w:ascii="Arial" w:hAnsi="Arial" w:cs="Arial"/>
          <w:lang w:val="en-US" w:eastAsia="es-ES"/>
        </w:rPr>
        <w:t xml:space="preserve"> in week 24</w:t>
      </w:r>
      <w:r w:rsidR="00982FC8">
        <w:rPr>
          <w:rFonts w:ascii="Arial" w:hAnsi="Arial" w:cs="Arial"/>
          <w:lang w:val="en-US" w:eastAsia="es-ES"/>
        </w:rPr>
        <w:t>, adjusting for</w:t>
      </w:r>
      <w:r w:rsidR="003D5A69">
        <w:rPr>
          <w:rFonts w:ascii="Arial" w:hAnsi="Arial" w:cs="Arial"/>
          <w:lang w:val="en-US" w:eastAsia="es-ES"/>
        </w:rPr>
        <w:t xml:space="preserve"> weighted</w:t>
      </w:r>
      <w:r w:rsidR="00982FC8">
        <w:rPr>
          <w:rFonts w:ascii="Arial" w:hAnsi="Arial" w:cs="Arial"/>
          <w:lang w:val="en-US" w:eastAsia="es-ES"/>
        </w:rPr>
        <w:t xml:space="preserve"> exposures in week 1-23 </w:t>
      </w:r>
      <w:r w:rsidR="003D5A69">
        <w:rPr>
          <w:rFonts w:ascii="Arial" w:hAnsi="Arial" w:cs="Arial"/>
          <w:lang w:val="en-US" w:eastAsia="es-ES"/>
        </w:rPr>
        <w:t>and all other covariates, was associated with a 1.</w:t>
      </w:r>
      <w:r w:rsidR="005E3A37">
        <w:rPr>
          <w:rFonts w:ascii="Arial" w:hAnsi="Arial" w:cs="Arial"/>
          <w:lang w:val="en-US" w:eastAsia="es-ES"/>
        </w:rPr>
        <w:t>14</w:t>
      </w:r>
      <w:r w:rsidR="003D5A69">
        <w:rPr>
          <w:rFonts w:ascii="Arial" w:hAnsi="Arial" w:cs="Arial"/>
          <w:lang w:val="en-US" w:eastAsia="es-ES"/>
        </w:rPr>
        <w:t xml:space="preserve"> (</w:t>
      </w:r>
      <w:r w:rsidR="000650FE" w:rsidRPr="00674418">
        <w:rPr>
          <w:rFonts w:ascii="Arial" w:hAnsi="Arial" w:cs="Arial"/>
          <w:lang w:val="en-US" w:eastAsia="es-ES"/>
        </w:rPr>
        <w:t xml:space="preserve">95% CI: </w:t>
      </w:r>
      <w:r w:rsidR="003D5A69">
        <w:rPr>
          <w:rFonts w:ascii="Arial" w:hAnsi="Arial" w:cs="Arial"/>
          <w:lang w:val="en-US" w:eastAsia="es-ES"/>
        </w:rPr>
        <w:t>1.</w:t>
      </w:r>
      <w:r w:rsidR="005E3A37">
        <w:rPr>
          <w:rFonts w:ascii="Arial" w:hAnsi="Arial" w:cs="Arial"/>
          <w:lang w:val="en-US" w:eastAsia="es-ES"/>
        </w:rPr>
        <w:t>03</w:t>
      </w:r>
      <w:r w:rsidR="003D5A69">
        <w:rPr>
          <w:rFonts w:ascii="Arial" w:hAnsi="Arial" w:cs="Arial"/>
          <w:lang w:val="en-US" w:eastAsia="es-ES"/>
        </w:rPr>
        <w:t>-</w:t>
      </w:r>
      <w:r w:rsidR="005E3A37">
        <w:rPr>
          <w:rFonts w:ascii="Arial" w:hAnsi="Arial" w:cs="Arial"/>
          <w:lang w:val="en-US" w:eastAsia="es-ES"/>
        </w:rPr>
        <w:t>1</w:t>
      </w:r>
      <w:r w:rsidR="003D5A69">
        <w:rPr>
          <w:rFonts w:ascii="Arial" w:hAnsi="Arial" w:cs="Arial"/>
          <w:lang w:val="en-US" w:eastAsia="es-ES"/>
        </w:rPr>
        <w:t>.</w:t>
      </w:r>
      <w:r w:rsidR="005E3A37">
        <w:rPr>
          <w:rFonts w:ascii="Arial" w:hAnsi="Arial" w:cs="Arial"/>
          <w:lang w:val="en-US" w:eastAsia="es-ES"/>
        </w:rPr>
        <w:t>25</w:t>
      </w:r>
      <w:r w:rsidR="003D5A69">
        <w:rPr>
          <w:rFonts w:ascii="Arial" w:hAnsi="Arial" w:cs="Arial"/>
          <w:lang w:val="en-US" w:eastAsia="es-ES"/>
        </w:rPr>
        <w:t>)</w:t>
      </w:r>
      <w:r w:rsidR="00EA2FC8">
        <w:rPr>
          <w:rFonts w:ascii="Arial" w:hAnsi="Arial" w:cs="Arial"/>
          <w:lang w:val="en-US" w:eastAsia="es-ES"/>
        </w:rPr>
        <w:t xml:space="preserve">, </w:t>
      </w:r>
      <w:r w:rsidR="008A4CE7">
        <w:rPr>
          <w:rFonts w:ascii="Arial" w:hAnsi="Arial" w:cs="Arial"/>
          <w:lang w:val="en-US" w:eastAsia="es-ES"/>
        </w:rPr>
        <w:t>1.81 (</w:t>
      </w:r>
      <w:r w:rsidR="000650FE" w:rsidRPr="00674418">
        <w:rPr>
          <w:rFonts w:ascii="Arial" w:hAnsi="Arial" w:cs="Arial"/>
          <w:lang w:val="en-US" w:eastAsia="es-ES"/>
        </w:rPr>
        <w:t xml:space="preserve">95% CI: </w:t>
      </w:r>
      <w:r w:rsidR="008A4CE7">
        <w:rPr>
          <w:rFonts w:ascii="Arial" w:hAnsi="Arial" w:cs="Arial"/>
          <w:lang w:val="en-US" w:eastAsia="es-ES"/>
        </w:rPr>
        <w:t xml:space="preserve">1.16-2.78), and </w:t>
      </w:r>
      <w:r w:rsidR="00106FBC">
        <w:rPr>
          <w:rFonts w:ascii="Arial" w:hAnsi="Arial" w:cs="Arial"/>
          <w:lang w:val="en-US" w:eastAsia="es-ES"/>
        </w:rPr>
        <w:t>1.6</w:t>
      </w:r>
      <w:r w:rsidR="007F441E">
        <w:rPr>
          <w:rFonts w:ascii="Arial" w:hAnsi="Arial" w:cs="Arial"/>
          <w:lang w:val="en-US" w:eastAsia="es-ES"/>
        </w:rPr>
        <w:t>6</w:t>
      </w:r>
      <w:r w:rsidR="00106FBC">
        <w:rPr>
          <w:rFonts w:ascii="Arial" w:hAnsi="Arial" w:cs="Arial"/>
          <w:lang w:val="en-US" w:eastAsia="es-ES"/>
        </w:rPr>
        <w:t xml:space="preserve"> (</w:t>
      </w:r>
      <w:r w:rsidR="000650FE" w:rsidRPr="00674418">
        <w:rPr>
          <w:rFonts w:ascii="Arial" w:hAnsi="Arial" w:cs="Arial"/>
          <w:lang w:val="en-US" w:eastAsia="es-ES"/>
        </w:rPr>
        <w:t xml:space="preserve">95% CI: </w:t>
      </w:r>
      <w:r w:rsidR="00106FBC">
        <w:rPr>
          <w:rFonts w:ascii="Arial" w:hAnsi="Arial" w:cs="Arial"/>
          <w:lang w:val="en-US" w:eastAsia="es-ES"/>
        </w:rPr>
        <w:t>1.16-2.33), respectively,</w:t>
      </w:r>
      <w:r w:rsidR="003D5A69">
        <w:rPr>
          <w:rFonts w:ascii="Arial" w:hAnsi="Arial" w:cs="Arial"/>
          <w:lang w:val="en-US" w:eastAsia="es-ES"/>
        </w:rPr>
        <w:t xml:space="preserve"> greater risk of congenital heart disease</w:t>
      </w:r>
      <w:r w:rsidR="00B342C3">
        <w:rPr>
          <w:rFonts w:ascii="Arial" w:hAnsi="Arial" w:cs="Arial"/>
          <w:lang w:val="en-US" w:eastAsia="es-ES"/>
        </w:rPr>
        <w:t xml:space="preserve"> (Supplementary Table </w:t>
      </w:r>
      <w:r w:rsidR="00BE3286">
        <w:rPr>
          <w:rFonts w:ascii="Arial" w:hAnsi="Arial" w:cs="Arial"/>
          <w:lang w:val="en-US" w:eastAsia="es-ES"/>
        </w:rPr>
        <w:t>7</w:t>
      </w:r>
      <w:r w:rsidR="00B342C3">
        <w:rPr>
          <w:rFonts w:ascii="Arial" w:hAnsi="Arial" w:cs="Arial"/>
          <w:lang w:val="en-US" w:eastAsia="es-ES"/>
        </w:rPr>
        <w:t>)</w:t>
      </w:r>
      <w:r w:rsidR="008D41FF">
        <w:rPr>
          <w:rFonts w:ascii="Arial" w:hAnsi="Arial" w:cs="Arial"/>
          <w:lang w:val="en-US" w:eastAsia="es-ES"/>
        </w:rPr>
        <w:t xml:space="preserve">. </w:t>
      </w:r>
      <w:r w:rsidR="00397DE7" w:rsidRPr="00A92B73">
        <w:rPr>
          <w:rFonts w:ascii="Arial" w:hAnsi="Arial" w:cs="Arial"/>
          <w:lang w:val="en-US" w:eastAsia="es-ES"/>
        </w:rPr>
        <w:t xml:space="preserve">In contrast, exposures during gestational week 4 were associated with lower risks of congenital heart disease, with corresponding effect estimates of 0.88 (95% CI: 0.78–0.99), 0.50 (95% CI: 0.28–0.85), and 0.60 (95% CI: 0.37–0.94), respectively (Supplementary Table </w:t>
      </w:r>
      <w:r w:rsidR="00BE3286">
        <w:rPr>
          <w:rFonts w:ascii="Arial" w:hAnsi="Arial" w:cs="Arial"/>
          <w:lang w:val="en-US" w:eastAsia="es-ES"/>
        </w:rPr>
        <w:t>7</w:t>
      </w:r>
      <w:r w:rsidR="00397DE7" w:rsidRPr="00A92B73">
        <w:rPr>
          <w:rFonts w:ascii="Arial" w:hAnsi="Arial" w:cs="Arial"/>
          <w:lang w:val="en-US" w:eastAsia="es-ES"/>
        </w:rPr>
        <w:t>).</w:t>
      </w:r>
    </w:p>
    <w:p w14:paraId="75A92F56" w14:textId="77777777" w:rsidR="00397DE7" w:rsidRDefault="00397DE7" w:rsidP="00F9183E">
      <w:pPr>
        <w:spacing w:after="0" w:line="480" w:lineRule="auto"/>
        <w:jc w:val="both"/>
        <w:rPr>
          <w:rFonts w:ascii="Arial" w:hAnsi="Arial" w:cs="Arial"/>
          <w:lang w:val="en-US" w:eastAsia="es-ES"/>
        </w:rPr>
      </w:pPr>
    </w:p>
    <w:p w14:paraId="6AA21881" w14:textId="409E14E1" w:rsidR="00385574" w:rsidRDefault="008D41FF" w:rsidP="00F9183E">
      <w:pPr>
        <w:spacing w:after="0" w:line="480" w:lineRule="auto"/>
        <w:jc w:val="both"/>
        <w:rPr>
          <w:rFonts w:ascii="Arial" w:hAnsi="Arial" w:cs="Arial"/>
          <w:lang w:val="en-US" w:eastAsia="es-ES"/>
        </w:rPr>
      </w:pPr>
      <w:r>
        <w:rPr>
          <w:rFonts w:ascii="Arial" w:hAnsi="Arial" w:cs="Arial"/>
          <w:lang w:val="en-US" w:eastAsia="es-ES"/>
        </w:rPr>
        <w:t xml:space="preserve">Results </w:t>
      </w:r>
      <w:r w:rsidR="00397DE7">
        <w:rPr>
          <w:rFonts w:ascii="Arial" w:hAnsi="Arial" w:cs="Arial"/>
          <w:lang w:val="en-US" w:eastAsia="es-ES"/>
        </w:rPr>
        <w:t xml:space="preserve">obtained using the temporal-spatial exposure model were generally consistent, although somewhat </w:t>
      </w:r>
      <w:r>
        <w:rPr>
          <w:rFonts w:ascii="Arial" w:hAnsi="Arial" w:cs="Arial"/>
          <w:lang w:val="en-US" w:eastAsia="es-ES"/>
        </w:rPr>
        <w:t>attenuated</w:t>
      </w:r>
      <w:r w:rsidR="00722FE2">
        <w:rPr>
          <w:rFonts w:ascii="Arial" w:hAnsi="Arial" w:cs="Arial"/>
          <w:lang w:val="en-US" w:eastAsia="es-ES"/>
        </w:rPr>
        <w:t>,</w:t>
      </w:r>
      <w:r>
        <w:rPr>
          <w:rFonts w:ascii="Arial" w:hAnsi="Arial" w:cs="Arial"/>
          <w:lang w:val="en-US" w:eastAsia="es-ES"/>
        </w:rPr>
        <w:t xml:space="preserve"> particularly for PM</w:t>
      </w:r>
      <w:r w:rsidRPr="008D41FF">
        <w:rPr>
          <w:rFonts w:ascii="Arial" w:hAnsi="Arial" w:cs="Arial"/>
          <w:vertAlign w:val="subscript"/>
          <w:lang w:val="en-US" w:eastAsia="es-ES"/>
        </w:rPr>
        <w:t>2.5</w:t>
      </w:r>
      <w:r w:rsidR="00397DE7">
        <w:rPr>
          <w:rFonts w:ascii="Arial" w:hAnsi="Arial" w:cs="Arial"/>
          <w:lang w:val="en-US" w:eastAsia="es-ES"/>
        </w:rPr>
        <w:t>.</w:t>
      </w:r>
      <w:r>
        <w:rPr>
          <w:rFonts w:ascii="Arial" w:hAnsi="Arial" w:cs="Arial"/>
          <w:lang w:val="en-US" w:eastAsia="es-ES"/>
        </w:rPr>
        <w:t xml:space="preserve"> </w:t>
      </w:r>
      <w:r w:rsidR="00397DE7">
        <w:rPr>
          <w:rFonts w:ascii="Arial" w:hAnsi="Arial" w:cs="Arial"/>
          <w:lang w:val="en-US" w:eastAsia="es-ES"/>
        </w:rPr>
        <w:t xml:space="preserve">Under this approach, the estimated </w:t>
      </w:r>
      <w:r w:rsidR="00B65BDA">
        <w:rPr>
          <w:rFonts w:ascii="Arial" w:hAnsi="Arial" w:cs="Arial"/>
          <w:lang w:val="en-US" w:eastAsia="es-ES"/>
        </w:rPr>
        <w:t>RRs for PM</w:t>
      </w:r>
      <w:r w:rsidR="00B65BDA" w:rsidRPr="00C137BF">
        <w:rPr>
          <w:rFonts w:ascii="Arial" w:hAnsi="Arial" w:cs="Arial"/>
          <w:vertAlign w:val="subscript"/>
          <w:lang w:val="en-US" w:eastAsia="es-ES"/>
        </w:rPr>
        <w:t>2.5</w:t>
      </w:r>
      <w:r w:rsidR="00B65BDA">
        <w:rPr>
          <w:rFonts w:ascii="Arial" w:hAnsi="Arial" w:cs="Arial"/>
          <w:lang w:val="en-US" w:eastAsia="es-ES"/>
        </w:rPr>
        <w:t xml:space="preserve">, </w:t>
      </w:r>
      <w:proofErr w:type="spellStart"/>
      <w:r w:rsidR="00B65BDA">
        <w:rPr>
          <w:rFonts w:ascii="Arial" w:hAnsi="Arial" w:cs="Arial"/>
          <w:lang w:val="en-US" w:eastAsia="es-ES"/>
        </w:rPr>
        <w:t>levo</w:t>
      </w:r>
      <w:proofErr w:type="spellEnd"/>
      <w:r w:rsidR="00B65BDA">
        <w:rPr>
          <w:rFonts w:ascii="Arial" w:hAnsi="Arial" w:cs="Arial"/>
          <w:lang w:val="en-US" w:eastAsia="es-ES"/>
        </w:rPr>
        <w:t xml:space="preserve"> and </w:t>
      </w:r>
      <w:proofErr w:type="spellStart"/>
      <w:r w:rsidR="00B65BDA">
        <w:rPr>
          <w:rFonts w:ascii="Arial" w:hAnsi="Arial" w:cs="Arial"/>
          <w:lang w:val="en-US" w:eastAsia="es-ES"/>
        </w:rPr>
        <w:t>Ksol</w:t>
      </w:r>
      <w:proofErr w:type="spellEnd"/>
      <w:r w:rsidR="00B65BDA">
        <w:rPr>
          <w:rFonts w:ascii="Arial" w:hAnsi="Arial" w:cs="Arial"/>
          <w:lang w:val="en-US" w:eastAsia="es-ES"/>
        </w:rPr>
        <w:t xml:space="preserve"> were</w:t>
      </w:r>
      <w:r>
        <w:rPr>
          <w:rFonts w:ascii="Arial" w:hAnsi="Arial" w:cs="Arial"/>
          <w:lang w:val="en-US" w:eastAsia="es-ES"/>
        </w:rPr>
        <w:t xml:space="preserve">: </w:t>
      </w:r>
      <w:r w:rsidR="00722FE2">
        <w:rPr>
          <w:rFonts w:ascii="Arial" w:hAnsi="Arial" w:cs="Arial"/>
          <w:lang w:val="en-US" w:eastAsia="es-ES"/>
        </w:rPr>
        <w:t>1.08 (</w:t>
      </w:r>
      <w:r w:rsidR="00397DE7" w:rsidRPr="00A92B73">
        <w:rPr>
          <w:rFonts w:ascii="Arial" w:hAnsi="Arial" w:cs="Arial"/>
          <w:lang w:val="en-US" w:eastAsia="es-ES"/>
        </w:rPr>
        <w:t xml:space="preserve">95% CI: </w:t>
      </w:r>
      <w:r w:rsidR="00722FE2">
        <w:rPr>
          <w:rFonts w:ascii="Arial" w:hAnsi="Arial" w:cs="Arial"/>
          <w:lang w:val="en-US" w:eastAsia="es-ES"/>
        </w:rPr>
        <w:t>1.02-1.14)</w:t>
      </w:r>
      <w:r w:rsidR="005608A6">
        <w:rPr>
          <w:rFonts w:ascii="Arial" w:hAnsi="Arial" w:cs="Arial"/>
          <w:lang w:val="en-US" w:eastAsia="es-ES"/>
        </w:rPr>
        <w:t>, 1.77 (</w:t>
      </w:r>
      <w:r w:rsidR="00397DE7" w:rsidRPr="00A92B73">
        <w:rPr>
          <w:rFonts w:ascii="Arial" w:hAnsi="Arial" w:cs="Arial"/>
          <w:lang w:val="en-US" w:eastAsia="es-ES"/>
        </w:rPr>
        <w:t xml:space="preserve">95% CI: </w:t>
      </w:r>
      <w:r w:rsidR="005608A6">
        <w:rPr>
          <w:rFonts w:ascii="Arial" w:hAnsi="Arial" w:cs="Arial"/>
          <w:lang w:val="en-US" w:eastAsia="es-ES"/>
        </w:rPr>
        <w:t>1.13-2.74), and 1.61 (</w:t>
      </w:r>
      <w:r w:rsidR="00397DE7" w:rsidRPr="00A92B73">
        <w:rPr>
          <w:rFonts w:ascii="Arial" w:hAnsi="Arial" w:cs="Arial"/>
          <w:lang w:val="en-US" w:eastAsia="es-ES"/>
        </w:rPr>
        <w:t xml:space="preserve">95% CI: </w:t>
      </w:r>
      <w:r w:rsidR="005608A6">
        <w:rPr>
          <w:rFonts w:ascii="Arial" w:hAnsi="Arial" w:cs="Arial"/>
          <w:lang w:val="en-US" w:eastAsia="es-ES"/>
        </w:rPr>
        <w:t>1.13-2.24), respectively</w:t>
      </w:r>
      <w:r w:rsidR="00722FE2">
        <w:rPr>
          <w:rFonts w:ascii="Arial" w:hAnsi="Arial" w:cs="Arial"/>
          <w:lang w:val="en-US" w:eastAsia="es-ES"/>
        </w:rPr>
        <w:t xml:space="preserve"> </w:t>
      </w:r>
      <w:r w:rsidR="00D33CD2">
        <w:rPr>
          <w:rFonts w:ascii="Arial" w:hAnsi="Arial" w:cs="Arial"/>
          <w:lang w:val="en-US" w:eastAsia="es-ES"/>
        </w:rPr>
        <w:t xml:space="preserve">(Supplementary Table </w:t>
      </w:r>
      <w:r w:rsidR="00BE3286">
        <w:rPr>
          <w:rFonts w:ascii="Arial" w:hAnsi="Arial" w:cs="Arial"/>
          <w:lang w:val="en-US" w:eastAsia="es-ES"/>
        </w:rPr>
        <w:t>8</w:t>
      </w:r>
      <w:r w:rsidR="00D33CD2">
        <w:rPr>
          <w:rFonts w:ascii="Arial" w:hAnsi="Arial" w:cs="Arial"/>
          <w:lang w:val="en-US" w:eastAsia="es-ES"/>
        </w:rPr>
        <w:t xml:space="preserve">). </w:t>
      </w:r>
      <w:r w:rsidR="00D447EB" w:rsidRPr="00A92B73">
        <w:rPr>
          <w:rFonts w:ascii="Arial" w:hAnsi="Arial" w:cs="Arial"/>
          <w:lang w:val="en-US" w:eastAsia="es-ES"/>
        </w:rPr>
        <w:t xml:space="preserve">Inverse associations during gestational week 4 also remained evident, with effect estimates of 0.92 (95% CI: 0.86–0.99), 0.50 (95% CI: 0.29–0.86), and 0.58 (95% CI: 0.36–0.90) for </w:t>
      </w:r>
      <w:r w:rsidR="00D447EB" w:rsidRPr="00833A24">
        <w:rPr>
          <w:rFonts w:ascii="Arial" w:hAnsi="Arial" w:cs="Arial"/>
          <w:lang w:val="en-US" w:eastAsia="es-ES"/>
        </w:rPr>
        <w:t>P</w:t>
      </w:r>
      <w:r w:rsidR="00D447EB">
        <w:rPr>
          <w:rFonts w:ascii="Arial" w:hAnsi="Arial" w:cs="Arial"/>
          <w:lang w:val="en-US" w:eastAsia="es-ES"/>
        </w:rPr>
        <w:t>M</w:t>
      </w:r>
      <w:r w:rsidR="00D447EB" w:rsidRPr="00833A24">
        <w:rPr>
          <w:rFonts w:ascii="Arial" w:hAnsi="Arial" w:cs="Arial"/>
          <w:vertAlign w:val="subscript"/>
          <w:lang w:val="en-US" w:eastAsia="es-ES"/>
        </w:rPr>
        <w:t>2.5</w:t>
      </w:r>
      <w:r w:rsidR="00D447EB" w:rsidRPr="00A92B73">
        <w:rPr>
          <w:rFonts w:ascii="Arial" w:hAnsi="Arial" w:cs="Arial"/>
          <w:lang w:val="en-US" w:eastAsia="es-ES"/>
        </w:rPr>
        <w:t xml:space="preserve">, </w:t>
      </w:r>
      <w:proofErr w:type="spellStart"/>
      <w:r w:rsidR="00D447EB" w:rsidRPr="00A92B73">
        <w:rPr>
          <w:rFonts w:ascii="Arial" w:hAnsi="Arial" w:cs="Arial"/>
          <w:lang w:val="en-US" w:eastAsia="es-ES"/>
        </w:rPr>
        <w:t>levo</w:t>
      </w:r>
      <w:proofErr w:type="spellEnd"/>
      <w:r w:rsidR="00D447EB" w:rsidRPr="00A92B73">
        <w:rPr>
          <w:rFonts w:ascii="Arial" w:hAnsi="Arial" w:cs="Arial"/>
          <w:lang w:val="en-US" w:eastAsia="es-ES"/>
        </w:rPr>
        <w:t xml:space="preserve">, and </w:t>
      </w:r>
      <w:proofErr w:type="spellStart"/>
      <w:r w:rsidR="00D447EB" w:rsidRPr="00A92B73">
        <w:rPr>
          <w:rFonts w:ascii="Arial" w:hAnsi="Arial" w:cs="Arial"/>
          <w:lang w:val="en-US" w:eastAsia="es-ES"/>
        </w:rPr>
        <w:t>Ksol</w:t>
      </w:r>
      <w:proofErr w:type="spellEnd"/>
      <w:r w:rsidR="00D447EB" w:rsidRPr="00A92B73">
        <w:rPr>
          <w:rFonts w:ascii="Arial" w:hAnsi="Arial" w:cs="Arial"/>
          <w:lang w:val="en-US" w:eastAsia="es-ES"/>
        </w:rPr>
        <w:t>, respectively.</w:t>
      </w:r>
    </w:p>
    <w:p w14:paraId="0BF97E6D" w14:textId="77777777" w:rsidR="00385574" w:rsidRDefault="00385574" w:rsidP="00F9183E">
      <w:pPr>
        <w:spacing w:after="0" w:line="480" w:lineRule="auto"/>
        <w:jc w:val="both"/>
        <w:rPr>
          <w:rFonts w:ascii="Arial" w:hAnsi="Arial" w:cs="Arial"/>
          <w:lang w:val="en-US" w:eastAsia="es-ES"/>
        </w:rPr>
      </w:pPr>
    </w:p>
    <w:p w14:paraId="34F4FB67" w14:textId="7BA8E749" w:rsidR="00C2305E" w:rsidRPr="00A92B73" w:rsidRDefault="00C2305E" w:rsidP="00C2305E">
      <w:pPr>
        <w:spacing w:after="0" w:line="480" w:lineRule="auto"/>
        <w:jc w:val="both"/>
        <w:rPr>
          <w:rFonts w:ascii="Arial" w:hAnsi="Arial" w:cs="Arial"/>
          <w:lang w:val="en-US" w:eastAsia="es-ES"/>
        </w:rPr>
      </w:pPr>
      <w:r w:rsidRPr="00A92B73">
        <w:rPr>
          <w:rFonts w:ascii="Arial" w:hAnsi="Arial" w:cs="Arial"/>
          <w:lang w:val="en-US" w:eastAsia="es-ES"/>
        </w:rPr>
        <w:lastRenderedPageBreak/>
        <w:t xml:space="preserve">Results were generally robust for both overall congenital malformations and congenital heart disease after additionally accounting for the 12-week preconception period (Supplementary Figures 1–2; Supplementary Tables </w:t>
      </w:r>
      <w:r w:rsidR="000C180E">
        <w:rPr>
          <w:rFonts w:ascii="Arial" w:hAnsi="Arial" w:cs="Arial"/>
          <w:lang w:val="en-US" w:eastAsia="es-ES"/>
        </w:rPr>
        <w:t>9</w:t>
      </w:r>
      <w:r w:rsidRPr="00A92B73">
        <w:rPr>
          <w:rFonts w:ascii="Arial" w:hAnsi="Arial" w:cs="Arial"/>
          <w:lang w:val="en-US" w:eastAsia="es-ES"/>
        </w:rPr>
        <w:t>–1</w:t>
      </w:r>
      <w:r w:rsidR="000C180E">
        <w:rPr>
          <w:rFonts w:ascii="Arial" w:hAnsi="Arial" w:cs="Arial"/>
          <w:lang w:val="en-US" w:eastAsia="es-ES"/>
        </w:rPr>
        <w:t>2</w:t>
      </w:r>
      <w:r w:rsidRPr="00A92B73">
        <w:rPr>
          <w:rFonts w:ascii="Arial" w:hAnsi="Arial" w:cs="Arial"/>
          <w:lang w:val="en-US" w:eastAsia="es-ES"/>
        </w:rPr>
        <w:t>). Increasing exposure to PM</w:t>
      </w:r>
      <w:r>
        <w:rPr>
          <w:rFonts w:ascii="Arial" w:hAnsi="Arial" w:cs="Arial"/>
          <w:vertAlign w:val="subscript"/>
          <w:lang w:val="en-US" w:eastAsia="es-ES"/>
        </w:rPr>
        <w:t>2.5</w:t>
      </w:r>
      <w:r w:rsidRPr="00A92B73">
        <w:rPr>
          <w:rFonts w:ascii="Arial" w:hAnsi="Arial" w:cs="Arial"/>
          <w:lang w:val="en-US" w:eastAsia="es-ES"/>
        </w:rPr>
        <w:t xml:space="preserve"> and </w:t>
      </w:r>
      <w:proofErr w:type="spellStart"/>
      <w:r w:rsidRPr="00A92B73">
        <w:rPr>
          <w:rFonts w:ascii="Arial" w:hAnsi="Arial" w:cs="Arial"/>
          <w:lang w:val="en-US" w:eastAsia="es-ES"/>
        </w:rPr>
        <w:t>Ksol</w:t>
      </w:r>
      <w:proofErr w:type="spellEnd"/>
      <w:r w:rsidRPr="00A92B73">
        <w:rPr>
          <w:rFonts w:ascii="Arial" w:hAnsi="Arial" w:cs="Arial"/>
          <w:lang w:val="en-US" w:eastAsia="es-ES"/>
        </w:rPr>
        <w:t xml:space="preserve"> during gestational week 24, while adjusting for weighted exposures during all preceding weeks and other covariates, was associated with an increased risk of any congenital malformation under the temporal exposure model, with effect estimates of 1.08 (95% CI: 1.01–1.16) and 1.33 (95% CI: 1.02–1.71), respectively (Supplementary Figure 1; Supplementary Table </w:t>
      </w:r>
      <w:r w:rsidR="000C180E">
        <w:rPr>
          <w:rFonts w:ascii="Arial" w:hAnsi="Arial" w:cs="Arial"/>
          <w:lang w:val="en-US" w:eastAsia="es-ES"/>
        </w:rPr>
        <w:t>9</w:t>
      </w:r>
      <w:r w:rsidRPr="00A92B73">
        <w:rPr>
          <w:rFonts w:ascii="Arial" w:hAnsi="Arial" w:cs="Arial"/>
          <w:lang w:val="en-US" w:eastAsia="es-ES"/>
        </w:rPr>
        <w:t xml:space="preserve">). Inverse associations during gestational week 4 also persisted for </w:t>
      </w:r>
      <w:proofErr w:type="spellStart"/>
      <w:r w:rsidRPr="00A92B73">
        <w:rPr>
          <w:rFonts w:ascii="Arial" w:hAnsi="Arial" w:cs="Arial"/>
          <w:lang w:val="en-US" w:eastAsia="es-ES"/>
        </w:rPr>
        <w:t>levo</w:t>
      </w:r>
      <w:proofErr w:type="spellEnd"/>
      <w:r w:rsidRPr="00A92B73">
        <w:rPr>
          <w:rFonts w:ascii="Arial" w:hAnsi="Arial" w:cs="Arial"/>
          <w:lang w:val="en-US" w:eastAsia="es-ES"/>
        </w:rPr>
        <w:t xml:space="preserve"> and </w:t>
      </w:r>
      <w:proofErr w:type="spellStart"/>
      <w:r w:rsidRPr="00A92B73">
        <w:rPr>
          <w:rFonts w:ascii="Arial" w:hAnsi="Arial" w:cs="Arial"/>
          <w:lang w:val="en-US" w:eastAsia="es-ES"/>
        </w:rPr>
        <w:t>Ksol</w:t>
      </w:r>
      <w:proofErr w:type="spellEnd"/>
      <w:r w:rsidRPr="00A92B73">
        <w:rPr>
          <w:rFonts w:ascii="Arial" w:hAnsi="Arial" w:cs="Arial"/>
          <w:lang w:val="en-US" w:eastAsia="es-ES"/>
        </w:rPr>
        <w:t>, with effect estimates of 0.63 (95% CI: 0.44–0.90) and 0.71 (95% CI: 0.52–0.96), respectively.</w:t>
      </w:r>
    </w:p>
    <w:p w14:paraId="3B1197F5" w14:textId="77777777" w:rsidR="00B06411" w:rsidRDefault="00B06411" w:rsidP="00F9183E">
      <w:pPr>
        <w:spacing w:after="0" w:line="480" w:lineRule="auto"/>
        <w:jc w:val="both"/>
        <w:rPr>
          <w:rFonts w:ascii="Arial" w:hAnsi="Arial" w:cs="Arial"/>
          <w:lang w:val="en-US" w:eastAsia="es-ES"/>
        </w:rPr>
      </w:pPr>
    </w:p>
    <w:p w14:paraId="5A00247E" w14:textId="17B65475" w:rsidR="009E30E3" w:rsidRPr="007433EA" w:rsidRDefault="009E30E3" w:rsidP="009E30E3">
      <w:pPr>
        <w:spacing w:after="0" w:line="480" w:lineRule="auto"/>
        <w:jc w:val="both"/>
        <w:rPr>
          <w:rFonts w:ascii="Arial" w:hAnsi="Arial" w:cs="Arial"/>
          <w:lang w:val="en-US" w:eastAsia="es-ES"/>
        </w:rPr>
      </w:pPr>
      <w:r>
        <w:rPr>
          <w:rFonts w:ascii="Arial" w:hAnsi="Arial" w:cs="Arial"/>
          <w:lang w:val="en-US" w:eastAsia="es-ES"/>
        </w:rPr>
        <w:t xml:space="preserve">Estimates remained </w:t>
      </w:r>
      <w:r w:rsidR="00EC5F87">
        <w:rPr>
          <w:rFonts w:ascii="Arial" w:hAnsi="Arial" w:cs="Arial"/>
          <w:lang w:val="en-US" w:eastAsia="es-ES"/>
        </w:rPr>
        <w:t>above 1.0</w:t>
      </w:r>
      <w:r>
        <w:rPr>
          <w:rFonts w:ascii="Arial" w:hAnsi="Arial" w:cs="Arial"/>
          <w:lang w:val="en-US" w:eastAsia="es-ES"/>
        </w:rPr>
        <w:t xml:space="preserve"> but</w:t>
      </w:r>
      <w:r w:rsidR="00EC5F87">
        <w:rPr>
          <w:rFonts w:ascii="Arial" w:hAnsi="Arial" w:cs="Arial"/>
          <w:lang w:val="en-US" w:eastAsia="es-ES"/>
        </w:rPr>
        <w:t xml:space="preserve"> were</w:t>
      </w:r>
      <w:r>
        <w:rPr>
          <w:rFonts w:ascii="Arial" w:hAnsi="Arial" w:cs="Arial"/>
          <w:lang w:val="en-US" w:eastAsia="es-ES"/>
        </w:rPr>
        <w:t xml:space="preserve"> attenuated for spatial-temporal models: PM</w:t>
      </w:r>
      <w:r w:rsidRPr="006214DC">
        <w:rPr>
          <w:rFonts w:ascii="Arial" w:hAnsi="Arial" w:cs="Arial"/>
          <w:vertAlign w:val="subscript"/>
          <w:lang w:val="en-US" w:eastAsia="es-ES"/>
        </w:rPr>
        <w:t>2.5</w:t>
      </w:r>
      <w:r>
        <w:rPr>
          <w:rFonts w:ascii="Arial" w:hAnsi="Arial" w:cs="Arial"/>
          <w:lang w:val="en-US" w:eastAsia="es-ES"/>
        </w:rPr>
        <w:t xml:space="preserve">, RR=1.05 (95% CI 1.00-1.09) and </w:t>
      </w:r>
      <w:proofErr w:type="spellStart"/>
      <w:r>
        <w:rPr>
          <w:rFonts w:ascii="Arial" w:hAnsi="Arial" w:cs="Arial"/>
          <w:lang w:val="en-US" w:eastAsia="es-ES"/>
        </w:rPr>
        <w:t>Ksol</w:t>
      </w:r>
      <w:proofErr w:type="spellEnd"/>
      <w:r>
        <w:rPr>
          <w:rFonts w:ascii="Arial" w:hAnsi="Arial" w:cs="Arial"/>
          <w:lang w:val="en-US" w:eastAsia="es-ES"/>
        </w:rPr>
        <w:t xml:space="preserve">, RR=1.31 (95% CI 1.01-1.69) (Supplementary Table </w:t>
      </w:r>
      <w:r w:rsidR="00C47012">
        <w:rPr>
          <w:rFonts w:ascii="Arial" w:hAnsi="Arial" w:cs="Arial"/>
          <w:lang w:val="en-US" w:eastAsia="es-ES"/>
        </w:rPr>
        <w:t>10</w:t>
      </w:r>
      <w:r>
        <w:rPr>
          <w:rFonts w:ascii="Arial" w:hAnsi="Arial" w:cs="Arial"/>
          <w:lang w:val="en-US" w:eastAsia="es-ES"/>
        </w:rPr>
        <w:t>). For congenital heart disease, exposure to PM</w:t>
      </w:r>
      <w:r w:rsidRPr="00C137BF">
        <w:rPr>
          <w:rFonts w:ascii="Arial" w:hAnsi="Arial" w:cs="Arial"/>
          <w:vertAlign w:val="subscript"/>
          <w:lang w:val="en-US" w:eastAsia="es-ES"/>
        </w:rPr>
        <w:t>2.5</w:t>
      </w:r>
      <w:r>
        <w:rPr>
          <w:rFonts w:ascii="Arial" w:hAnsi="Arial" w:cs="Arial"/>
          <w:lang w:val="en-US" w:eastAsia="es-ES"/>
        </w:rPr>
        <w:t xml:space="preserve">, </w:t>
      </w:r>
      <w:proofErr w:type="spellStart"/>
      <w:r>
        <w:rPr>
          <w:rFonts w:ascii="Arial" w:hAnsi="Arial" w:cs="Arial"/>
          <w:lang w:val="en-US" w:eastAsia="es-ES"/>
        </w:rPr>
        <w:t>levo</w:t>
      </w:r>
      <w:proofErr w:type="spellEnd"/>
      <w:r>
        <w:rPr>
          <w:rFonts w:ascii="Arial" w:hAnsi="Arial" w:cs="Arial"/>
          <w:lang w:val="en-US" w:eastAsia="es-ES"/>
        </w:rPr>
        <w:t xml:space="preserve"> and </w:t>
      </w:r>
      <w:proofErr w:type="spellStart"/>
      <w:r>
        <w:rPr>
          <w:rFonts w:ascii="Arial" w:hAnsi="Arial" w:cs="Arial"/>
          <w:lang w:val="en-US" w:eastAsia="es-ES"/>
        </w:rPr>
        <w:t>Ksol</w:t>
      </w:r>
      <w:proofErr w:type="spellEnd"/>
      <w:r>
        <w:rPr>
          <w:rFonts w:ascii="Arial" w:hAnsi="Arial" w:cs="Arial"/>
          <w:lang w:val="en-US" w:eastAsia="es-ES"/>
        </w:rPr>
        <w:t xml:space="preserve"> in week 24 (</w:t>
      </w:r>
      <w:r w:rsidR="0024223D">
        <w:rPr>
          <w:rFonts w:ascii="Arial" w:hAnsi="Arial" w:cs="Arial"/>
          <w:lang w:val="en-US" w:eastAsia="es-ES"/>
        </w:rPr>
        <w:t>temporal</w:t>
      </w:r>
      <w:r>
        <w:rPr>
          <w:rFonts w:ascii="Arial" w:hAnsi="Arial" w:cs="Arial"/>
          <w:lang w:val="en-US" w:eastAsia="es-ES"/>
        </w:rPr>
        <w:t xml:space="preserve"> model) related to 1.14 (95% CI 1.04-1.25), 1.82 (95% CI 1.18-2.79), and 1.67 (95% CI 1.17-2.34) greater risk,</w:t>
      </w:r>
      <w:r w:rsidRPr="00870416">
        <w:rPr>
          <w:rFonts w:ascii="Arial" w:hAnsi="Arial" w:cs="Arial"/>
          <w:lang w:val="en-US" w:eastAsia="es-ES"/>
        </w:rPr>
        <w:t xml:space="preserve"> </w:t>
      </w:r>
      <w:r>
        <w:rPr>
          <w:rFonts w:ascii="Arial" w:hAnsi="Arial" w:cs="Arial"/>
          <w:lang w:val="en-US" w:eastAsia="es-ES"/>
        </w:rPr>
        <w:t>respectively (Supplementary Table 1</w:t>
      </w:r>
      <w:r w:rsidR="00C47012">
        <w:rPr>
          <w:rFonts w:ascii="Arial" w:hAnsi="Arial" w:cs="Arial"/>
          <w:lang w:val="en-US" w:eastAsia="es-ES"/>
        </w:rPr>
        <w:t>1</w:t>
      </w:r>
      <w:r>
        <w:rPr>
          <w:rFonts w:ascii="Arial" w:hAnsi="Arial" w:cs="Arial"/>
          <w:lang w:val="en-US" w:eastAsia="es-ES"/>
        </w:rPr>
        <w:t>). Using the spatial-temporal method, RRs for PM</w:t>
      </w:r>
      <w:r w:rsidRPr="00A92B73">
        <w:rPr>
          <w:rFonts w:ascii="Arial" w:hAnsi="Arial" w:cs="Arial"/>
          <w:vertAlign w:val="subscript"/>
          <w:lang w:val="en-US" w:eastAsia="es-ES"/>
        </w:rPr>
        <w:t>2.5</w:t>
      </w:r>
      <w:r>
        <w:rPr>
          <w:rFonts w:ascii="Arial" w:hAnsi="Arial" w:cs="Arial"/>
          <w:lang w:val="en-US" w:eastAsia="es-ES"/>
        </w:rPr>
        <w:t xml:space="preserve">, </w:t>
      </w:r>
      <w:proofErr w:type="spellStart"/>
      <w:r>
        <w:rPr>
          <w:rFonts w:ascii="Arial" w:hAnsi="Arial" w:cs="Arial"/>
          <w:lang w:val="en-US" w:eastAsia="es-ES"/>
        </w:rPr>
        <w:t>levo</w:t>
      </w:r>
      <w:proofErr w:type="spellEnd"/>
      <w:r>
        <w:rPr>
          <w:rFonts w:ascii="Arial" w:hAnsi="Arial" w:cs="Arial"/>
          <w:lang w:val="en-US" w:eastAsia="es-ES"/>
        </w:rPr>
        <w:t xml:space="preserve">, and </w:t>
      </w:r>
      <w:proofErr w:type="spellStart"/>
      <w:r>
        <w:rPr>
          <w:rFonts w:ascii="Arial" w:hAnsi="Arial" w:cs="Arial"/>
          <w:lang w:val="en-US" w:eastAsia="es-ES"/>
        </w:rPr>
        <w:t>Ksol</w:t>
      </w:r>
      <w:proofErr w:type="spellEnd"/>
      <w:r>
        <w:rPr>
          <w:rFonts w:ascii="Arial" w:hAnsi="Arial" w:cs="Arial"/>
          <w:lang w:val="en-US" w:eastAsia="es-ES"/>
        </w:rPr>
        <w:t xml:space="preserve"> were: 1.08 (95% CI 1.02-1.14), 1.77 (95% CI 1.14-2.73), and 1.62 (95% CI 1.14-2.25), respectively (Supplementary Table 1</w:t>
      </w:r>
      <w:r w:rsidR="00C47012">
        <w:rPr>
          <w:rFonts w:ascii="Arial" w:hAnsi="Arial" w:cs="Arial"/>
          <w:lang w:val="en-US" w:eastAsia="es-ES"/>
        </w:rPr>
        <w:t>2</w:t>
      </w:r>
      <w:r>
        <w:rPr>
          <w:rFonts w:ascii="Arial" w:hAnsi="Arial" w:cs="Arial"/>
          <w:lang w:val="en-US" w:eastAsia="es-ES"/>
        </w:rPr>
        <w:t xml:space="preserve">). In addition, exposure to </w:t>
      </w:r>
      <w:proofErr w:type="spellStart"/>
      <w:r>
        <w:rPr>
          <w:rFonts w:ascii="Arial" w:hAnsi="Arial" w:cs="Arial"/>
          <w:lang w:val="en-US" w:eastAsia="es-ES"/>
        </w:rPr>
        <w:t>levo</w:t>
      </w:r>
      <w:proofErr w:type="spellEnd"/>
      <w:r>
        <w:rPr>
          <w:rFonts w:ascii="Arial" w:hAnsi="Arial" w:cs="Arial"/>
          <w:lang w:val="en-US" w:eastAsia="es-ES"/>
        </w:rPr>
        <w:t xml:space="preserve"> (temporal model only) in week 31 related to 1.63 (95% CI 1.00-2.61) increased risk of congenital heart disease (Supplementary Figure 2 and Supplementary Table 1</w:t>
      </w:r>
      <w:r w:rsidR="00C47012">
        <w:rPr>
          <w:rFonts w:ascii="Arial" w:hAnsi="Arial" w:cs="Arial"/>
          <w:lang w:val="en-US" w:eastAsia="es-ES"/>
        </w:rPr>
        <w:t>1</w:t>
      </w:r>
      <w:r>
        <w:rPr>
          <w:rFonts w:ascii="Arial" w:hAnsi="Arial" w:cs="Arial"/>
          <w:lang w:val="en-US" w:eastAsia="es-ES"/>
        </w:rPr>
        <w:t xml:space="preserve">). </w:t>
      </w:r>
      <w:r w:rsidRPr="00A92B73">
        <w:rPr>
          <w:rFonts w:ascii="Arial" w:hAnsi="Arial" w:cs="Arial"/>
          <w:lang w:val="en-US" w:eastAsia="es-ES"/>
        </w:rPr>
        <w:t>Inverse associations during gestational week 4 also persisted, with effect estimates of 0.95 (95% CI: 0.90–0.99), 0.65 (95% CI: 0.45–0.93), and 0.68 (95% CI: 0.49–0.92) for PM</w:t>
      </w:r>
      <w:r>
        <w:rPr>
          <w:rFonts w:ascii="Arial" w:hAnsi="Arial" w:cs="Arial"/>
          <w:vertAlign w:val="subscript"/>
          <w:lang w:val="en-US" w:eastAsia="es-ES"/>
        </w:rPr>
        <w:t>2.5</w:t>
      </w:r>
      <w:r w:rsidRPr="00A92B73">
        <w:rPr>
          <w:rFonts w:ascii="Arial" w:hAnsi="Arial" w:cs="Arial"/>
          <w:lang w:val="en-US" w:eastAsia="es-ES"/>
        </w:rPr>
        <w:t xml:space="preserve">, </w:t>
      </w:r>
      <w:proofErr w:type="spellStart"/>
      <w:r w:rsidRPr="00A92B73">
        <w:rPr>
          <w:rFonts w:ascii="Arial" w:hAnsi="Arial" w:cs="Arial"/>
          <w:lang w:val="en-US" w:eastAsia="es-ES"/>
        </w:rPr>
        <w:t>levo</w:t>
      </w:r>
      <w:proofErr w:type="spellEnd"/>
      <w:r w:rsidRPr="00A92B73">
        <w:rPr>
          <w:rFonts w:ascii="Arial" w:hAnsi="Arial" w:cs="Arial"/>
          <w:lang w:val="en-US" w:eastAsia="es-ES"/>
        </w:rPr>
        <w:t xml:space="preserve">, and </w:t>
      </w:r>
      <w:proofErr w:type="spellStart"/>
      <w:r w:rsidRPr="00A92B73">
        <w:rPr>
          <w:rFonts w:ascii="Arial" w:hAnsi="Arial" w:cs="Arial"/>
          <w:lang w:val="en-US" w:eastAsia="es-ES"/>
        </w:rPr>
        <w:t>Ksol</w:t>
      </w:r>
      <w:proofErr w:type="spellEnd"/>
      <w:r w:rsidRPr="00A92B73">
        <w:rPr>
          <w:rFonts w:ascii="Arial" w:hAnsi="Arial" w:cs="Arial"/>
          <w:lang w:val="en-US" w:eastAsia="es-ES"/>
        </w:rPr>
        <w:t>, respectively.</w:t>
      </w:r>
    </w:p>
    <w:p w14:paraId="71569165" w14:textId="7C5C6E45" w:rsidR="00124565" w:rsidRPr="00342DE1" w:rsidRDefault="00124565" w:rsidP="00FE17DA">
      <w:pPr>
        <w:spacing w:after="160" w:line="259" w:lineRule="auto"/>
        <w:rPr>
          <w:rFonts w:ascii="Arial" w:hAnsi="Arial" w:cs="Arial"/>
          <w:lang w:val="en-US" w:eastAsia="es-ES"/>
        </w:rPr>
      </w:pPr>
      <w:r>
        <w:rPr>
          <w:rFonts w:ascii="Arial" w:hAnsi="Arial" w:cs="Arial"/>
          <w:b/>
          <w:bCs/>
          <w:lang w:val="en-US" w:eastAsia="es-ES"/>
        </w:rPr>
        <w:br w:type="page"/>
      </w:r>
    </w:p>
    <w:p w14:paraId="7F218267" w14:textId="61D4B174" w:rsidR="00F83731" w:rsidRDefault="00F83731">
      <w:pPr>
        <w:rPr>
          <w:rFonts w:ascii="Arial" w:hAnsi="Arial" w:cs="Arial"/>
          <w:b/>
          <w:bCs/>
          <w:lang w:val="en-US" w:eastAsia="es-ES"/>
        </w:rPr>
      </w:pPr>
      <w:r w:rsidRPr="008E6080">
        <w:rPr>
          <w:rFonts w:ascii="Arial" w:hAnsi="Arial" w:cs="Arial"/>
          <w:b/>
          <w:bCs/>
          <w:lang w:val="en-US" w:eastAsia="es-ES"/>
        </w:rPr>
        <w:lastRenderedPageBreak/>
        <w:t>DISCUSSION</w:t>
      </w:r>
    </w:p>
    <w:p w14:paraId="042D6C99" w14:textId="406264B3" w:rsidR="007E5B0A" w:rsidRDefault="00A95D48" w:rsidP="00AE1E09">
      <w:pPr>
        <w:spacing w:after="0" w:line="480" w:lineRule="auto"/>
        <w:jc w:val="both"/>
        <w:rPr>
          <w:rFonts w:ascii="Arial" w:hAnsi="Arial" w:cs="Arial"/>
          <w:color w:val="000000" w:themeColor="text1"/>
          <w:lang w:val="en-US" w:eastAsia="es-ES"/>
        </w:rPr>
      </w:pPr>
      <w:r>
        <w:rPr>
          <w:rFonts w:ascii="Arial" w:hAnsi="Arial" w:cs="Arial"/>
          <w:lang w:val="en-US" w:eastAsia="es-ES"/>
        </w:rPr>
        <w:t xml:space="preserve">In our retrospective cohort of over 15,000 births </w:t>
      </w:r>
      <w:r w:rsidR="00112A2E">
        <w:rPr>
          <w:rFonts w:ascii="Arial" w:hAnsi="Arial" w:cs="Arial"/>
          <w:lang w:val="en-US" w:eastAsia="es-ES"/>
        </w:rPr>
        <w:t xml:space="preserve">between </w:t>
      </w:r>
      <w:r w:rsidR="007410CE">
        <w:rPr>
          <w:rFonts w:ascii="Arial" w:hAnsi="Arial" w:cs="Arial"/>
          <w:lang w:val="en-US" w:eastAsia="es-ES"/>
        </w:rPr>
        <w:t xml:space="preserve">2009 and 2016 </w:t>
      </w:r>
      <w:r>
        <w:rPr>
          <w:rFonts w:ascii="Arial" w:hAnsi="Arial" w:cs="Arial"/>
          <w:lang w:val="en-US" w:eastAsia="es-ES"/>
        </w:rPr>
        <w:t xml:space="preserve">from a regional public hospital in Southern Chile, </w:t>
      </w:r>
      <w:r w:rsidR="00F751E6">
        <w:rPr>
          <w:rFonts w:ascii="Arial" w:hAnsi="Arial" w:cs="Arial"/>
          <w:lang w:val="en-US" w:eastAsia="es-ES"/>
        </w:rPr>
        <w:t xml:space="preserve">pregnant women were exposed to levels </w:t>
      </w:r>
      <w:r w:rsidR="00D96D7E">
        <w:rPr>
          <w:rFonts w:ascii="Arial" w:hAnsi="Arial" w:cs="Arial"/>
          <w:lang w:val="en-US" w:eastAsia="es-ES"/>
        </w:rPr>
        <w:t xml:space="preserve">of ambient air pollution that far surpassed </w:t>
      </w:r>
      <w:r w:rsidR="00286951">
        <w:rPr>
          <w:rFonts w:ascii="Arial" w:hAnsi="Arial" w:cs="Arial"/>
          <w:lang w:val="en-US" w:eastAsia="es-ES"/>
        </w:rPr>
        <w:t>recommended limits suggested by the WHO</w:t>
      </w:r>
      <w:r w:rsidR="00F3567F">
        <w:rPr>
          <w:rFonts w:ascii="Arial" w:hAnsi="Arial" w:cs="Arial"/>
          <w:lang w:val="en-US" w:eastAsia="es-ES"/>
        </w:rPr>
        <w:t xml:space="preserve"> </w:t>
      </w:r>
      <w:r w:rsidR="00F3567F">
        <w:rPr>
          <w:rFonts w:ascii="Arial" w:hAnsi="Arial" w:cs="Arial"/>
          <w:lang w:val="en-US" w:eastAsia="es-ES"/>
        </w:rPr>
        <w:fldChar w:fldCharType="begin"/>
      </w:r>
      <w:r w:rsidR="00BF6083">
        <w:rPr>
          <w:rFonts w:ascii="Arial" w:hAnsi="Arial" w:cs="Arial"/>
          <w:lang w:val="en-US" w:eastAsia="es-ES"/>
        </w:rPr>
        <w:instrText xml:space="preserve"> ADDIN ZOTERO_ITEM CSL_CITATION {"citationID":"vXpfCNmM","properties":{"formattedCitation":"(49)","plainCitation":"(49)","noteIndex":0},"citationItems":[{"id":1258,"uris":["http://zotero.org/users/10260406/items/C4ZLSVMS"],"itemData":{"id":1258,"type":"report","abstract":"Air pollution is the largest single environmental risk for health, recognized by the World Health Assembly (WHA) Resolution of May 2015 as being of major public health concern. The latest edition of WHO AQGs for ambient air pollutants was published in 2006, and included recommendations for the classical air pollutants particulate matter (PM), ozone (O3), nitrogen dioxide (NO2) and sulfur dioxide (SO2). Since then, the evidence base for adverse health effects related to short- and long-term exposure to these pollutants has become much larger and broader. The WHA Resolution recognized the role of WHO AQGs for both ambient air quality and indoor air quality in providing guidance and recommendations for clean air that protect human health. In particular, it requested the Director-General to strengthen WHO capacities in the field of air pollution and health through the development and regular update of WHO AQGs in order to facilitate decision making, and to provide support and guidance to MS in their efficient implementation. As a result in 2016 WHO has started the work towards the update of the Global Air Quality Guidelines. The project is benefitting from funds and/or in-kind support from the European Commission (DG-Environment), the German Federal Ministry for the Environment, Nature Conservation, Building and Nuclear Safety, the Swiss Federal Office for the Environment and the US Environmental Protection Agency (EPA). It is expected to provide up-to-date recommendations to continue protecting populations worldwide from the adverse health effects of ambient air pollution.","note":"container-title: Regional Office for Europe","title":"Update of WHO Global Air Quality Guidelines","author":[{"literal":"WHO"}],"issued":{"date-parts":[["2021"]]}}}],"schema":"https://github.com/citation-style-language/schema/raw/master/csl-citation.json"} </w:instrText>
      </w:r>
      <w:r w:rsidR="00F3567F">
        <w:rPr>
          <w:rFonts w:ascii="Arial" w:hAnsi="Arial" w:cs="Arial"/>
          <w:lang w:val="en-US" w:eastAsia="es-ES"/>
        </w:rPr>
        <w:fldChar w:fldCharType="separate"/>
      </w:r>
      <w:r w:rsidR="00BF6083">
        <w:rPr>
          <w:rFonts w:ascii="Arial" w:hAnsi="Arial" w:cs="Arial"/>
          <w:noProof/>
          <w:lang w:val="en-US" w:eastAsia="es-ES"/>
        </w:rPr>
        <w:t>(49)</w:t>
      </w:r>
      <w:r w:rsidR="00F3567F">
        <w:rPr>
          <w:rFonts w:ascii="Arial" w:hAnsi="Arial" w:cs="Arial"/>
          <w:lang w:val="en-US" w:eastAsia="es-ES"/>
        </w:rPr>
        <w:fldChar w:fldCharType="end"/>
      </w:r>
      <w:r w:rsidR="00D96D7E">
        <w:rPr>
          <w:rFonts w:ascii="Arial" w:hAnsi="Arial" w:cs="Arial"/>
          <w:lang w:val="en-US" w:eastAsia="es-ES"/>
        </w:rPr>
        <w:t xml:space="preserve">. </w:t>
      </w:r>
      <w:r w:rsidR="00CB30E4">
        <w:rPr>
          <w:rFonts w:ascii="Arial" w:hAnsi="Arial" w:cs="Arial"/>
          <w:lang w:val="en-US" w:eastAsia="es-ES"/>
        </w:rPr>
        <w:t xml:space="preserve">Congenital malformations that required hospitalization were infrequent and represented a variety of organs, with congenital heart disease being the most frequent malformation. </w:t>
      </w:r>
      <w:r w:rsidR="007A58A3">
        <w:rPr>
          <w:rFonts w:ascii="Arial" w:hAnsi="Arial" w:cs="Arial"/>
          <w:lang w:val="en-US" w:eastAsia="es-ES"/>
        </w:rPr>
        <w:t xml:space="preserve">While other work, including </w:t>
      </w:r>
      <w:r w:rsidR="00A409DC">
        <w:rPr>
          <w:rFonts w:ascii="Arial" w:hAnsi="Arial" w:cs="Arial"/>
          <w:lang w:val="en-US" w:eastAsia="es-ES"/>
        </w:rPr>
        <w:t xml:space="preserve">a </w:t>
      </w:r>
      <w:r w:rsidR="002659CB">
        <w:rPr>
          <w:rFonts w:ascii="Arial" w:hAnsi="Arial" w:cs="Arial"/>
          <w:lang w:val="en-US" w:eastAsia="es-ES"/>
        </w:rPr>
        <w:t xml:space="preserve">recent </w:t>
      </w:r>
      <w:r w:rsidR="007A58A3">
        <w:rPr>
          <w:rFonts w:ascii="Arial" w:hAnsi="Arial" w:cs="Arial"/>
          <w:lang w:val="en-US" w:eastAsia="es-ES"/>
        </w:rPr>
        <w:t>systematic review</w:t>
      </w:r>
      <w:r w:rsidR="00D9607A">
        <w:rPr>
          <w:rFonts w:ascii="Arial" w:hAnsi="Arial" w:cs="Arial"/>
          <w:lang w:val="en-US" w:eastAsia="es-ES"/>
        </w:rPr>
        <w:t xml:space="preserve"> </w:t>
      </w:r>
      <w:r w:rsidR="00D9607A">
        <w:rPr>
          <w:rFonts w:ascii="Arial" w:hAnsi="Arial" w:cs="Arial"/>
          <w:lang w:val="en-US" w:eastAsia="es-ES"/>
        </w:rPr>
        <w:fldChar w:fldCharType="begin"/>
      </w:r>
      <w:r w:rsidR="00BF6083">
        <w:rPr>
          <w:rFonts w:ascii="Arial" w:hAnsi="Arial" w:cs="Arial"/>
          <w:lang w:val="en-US" w:eastAsia="es-ES"/>
        </w:rPr>
        <w:instrText xml:space="preserve"> ADDIN ZOTERO_ITEM CSL_CITATION {"citationID":"1yfhtEWB","properties":{"formattedCitation":"(18)","plainCitation":"(18)","noteIndex":0},"citationItems":[{"id":2127,"uris":["http://zotero.org/users/10260406/items/5H6ABH26"],"itemData":{"id":2127,"type":"article-journal","container-title":"International Journal of Environmental Health Research","DOI":"10.1080/09603123.2023.2246383","ISSN":"0960-3123, 1369-1619","issue":"5","journalAbbreviation":"International Journal of Environmental Health Research","language":"en","page":"2333-2352","source":"DOI.org (Crossref)","title":"Global air pollution exposure and congenital anomalies: an updated systematic review and meta-analysis of epidemiological studies","title-short":"Global air pollution exposure and congenital anomalies","volume":"34","author":[{"family":"Feng","given":"Yang"},{"family":"Liu","given":"Xinxin"},{"family":"Zhang","given":"Xiaoan"},{"family":"Zhao","given":"Xin"},{"family":"Chang","given":"Hui"},{"family":"Ouyang","given":"Fan"},{"family":"Yu","given":"Zengli"},{"family":"Gao","given":"Zhan"},{"family":"Zhang","given":"Huanhuan"}],"issued":{"date-parts":[["2024",5,3]]}}}],"schema":"https://github.com/citation-style-language/schema/raw/master/csl-citation.json"} </w:instrText>
      </w:r>
      <w:r w:rsidR="00D9607A">
        <w:rPr>
          <w:rFonts w:ascii="Arial" w:hAnsi="Arial" w:cs="Arial"/>
          <w:lang w:val="en-US" w:eastAsia="es-ES"/>
        </w:rPr>
        <w:fldChar w:fldCharType="separate"/>
      </w:r>
      <w:r w:rsidR="006A1500">
        <w:rPr>
          <w:rFonts w:ascii="Arial" w:hAnsi="Arial" w:cs="Arial"/>
          <w:noProof/>
          <w:lang w:val="en-US" w:eastAsia="es-ES"/>
        </w:rPr>
        <w:t>(18)</w:t>
      </w:r>
      <w:r w:rsidR="00D9607A">
        <w:rPr>
          <w:rFonts w:ascii="Arial" w:hAnsi="Arial" w:cs="Arial"/>
          <w:lang w:val="en-US" w:eastAsia="es-ES"/>
        </w:rPr>
        <w:fldChar w:fldCharType="end"/>
      </w:r>
      <w:r w:rsidR="000C464C">
        <w:rPr>
          <w:rFonts w:ascii="Arial" w:hAnsi="Arial" w:cs="Arial"/>
          <w:lang w:val="en-US" w:eastAsia="es-ES"/>
        </w:rPr>
        <w:t>,</w:t>
      </w:r>
      <w:r w:rsidR="007A58A3">
        <w:rPr>
          <w:rFonts w:ascii="Arial" w:hAnsi="Arial" w:cs="Arial"/>
          <w:lang w:val="en-US" w:eastAsia="es-ES"/>
        </w:rPr>
        <w:t xml:space="preserve"> has documented </w:t>
      </w:r>
      <w:r w:rsidR="000C464C">
        <w:rPr>
          <w:rFonts w:ascii="Arial" w:hAnsi="Arial" w:cs="Arial"/>
          <w:lang w:val="en-US" w:eastAsia="es-ES"/>
        </w:rPr>
        <w:t xml:space="preserve">increased risk of congenital malformations associated with exposure to a variety of air pollutants, most evidence comes from areas </w:t>
      </w:r>
      <w:r w:rsidR="002659CB">
        <w:rPr>
          <w:rFonts w:ascii="Arial" w:hAnsi="Arial" w:cs="Arial"/>
          <w:lang w:val="en-US" w:eastAsia="es-ES"/>
        </w:rPr>
        <w:t xml:space="preserve">where air pollution </w:t>
      </w:r>
      <w:r w:rsidR="005C1D39">
        <w:rPr>
          <w:rFonts w:ascii="Arial" w:hAnsi="Arial" w:cs="Arial"/>
          <w:lang w:val="en-US" w:eastAsia="es-ES"/>
        </w:rPr>
        <w:t>comes from</w:t>
      </w:r>
      <w:r w:rsidR="002659CB">
        <w:rPr>
          <w:rFonts w:ascii="Arial" w:hAnsi="Arial" w:cs="Arial"/>
          <w:lang w:val="en-US" w:eastAsia="es-ES"/>
        </w:rPr>
        <w:t xml:space="preserve"> </w:t>
      </w:r>
      <w:r w:rsidR="00DE23A6">
        <w:rPr>
          <w:rFonts w:ascii="Arial" w:hAnsi="Arial" w:cs="Arial"/>
          <w:lang w:val="en-US" w:eastAsia="es-ES"/>
        </w:rPr>
        <w:t xml:space="preserve">a mix of industrial, transport, and some </w:t>
      </w:r>
      <w:r w:rsidR="00D90780">
        <w:rPr>
          <w:rFonts w:ascii="Arial" w:hAnsi="Arial" w:cs="Arial"/>
          <w:lang w:val="en-US" w:eastAsia="es-ES"/>
        </w:rPr>
        <w:t>residential</w:t>
      </w:r>
      <w:r w:rsidR="005C1D39">
        <w:rPr>
          <w:rFonts w:ascii="Arial" w:hAnsi="Arial" w:cs="Arial"/>
          <w:lang w:val="en-US" w:eastAsia="es-ES"/>
        </w:rPr>
        <w:t xml:space="preserve"> sources</w:t>
      </w:r>
      <w:r w:rsidR="000C464C">
        <w:rPr>
          <w:rFonts w:ascii="Arial" w:hAnsi="Arial" w:cs="Arial"/>
          <w:lang w:val="en-US" w:eastAsia="es-ES"/>
        </w:rPr>
        <w:t xml:space="preserve">. </w:t>
      </w:r>
      <w:r w:rsidR="00923E98">
        <w:rPr>
          <w:rFonts w:ascii="Arial" w:hAnsi="Arial" w:cs="Arial"/>
          <w:lang w:val="en-US" w:eastAsia="es-ES"/>
        </w:rPr>
        <w:t xml:space="preserve">Cities in </w:t>
      </w:r>
      <w:r w:rsidR="00086AD1">
        <w:rPr>
          <w:rFonts w:ascii="Arial" w:hAnsi="Arial" w:cs="Arial"/>
          <w:lang w:val="en-US" w:eastAsia="es-ES"/>
        </w:rPr>
        <w:t xml:space="preserve">Southern Chile </w:t>
      </w:r>
      <w:r w:rsidR="00923E98">
        <w:rPr>
          <w:rFonts w:ascii="Arial" w:hAnsi="Arial" w:cs="Arial"/>
          <w:lang w:val="en-US" w:eastAsia="es-ES"/>
        </w:rPr>
        <w:t>are</w:t>
      </w:r>
      <w:r w:rsidR="00086AD1">
        <w:rPr>
          <w:rFonts w:ascii="Arial" w:hAnsi="Arial" w:cs="Arial"/>
          <w:lang w:val="en-US" w:eastAsia="es-ES"/>
        </w:rPr>
        <w:t xml:space="preserve"> interesting case</w:t>
      </w:r>
      <w:r w:rsidR="00923E98">
        <w:rPr>
          <w:rFonts w:ascii="Arial" w:hAnsi="Arial" w:cs="Arial"/>
          <w:lang w:val="en-US" w:eastAsia="es-ES"/>
        </w:rPr>
        <w:t>s</w:t>
      </w:r>
      <w:r w:rsidR="00086AD1">
        <w:rPr>
          <w:rFonts w:ascii="Arial" w:hAnsi="Arial" w:cs="Arial"/>
          <w:lang w:val="en-US" w:eastAsia="es-ES"/>
        </w:rPr>
        <w:t xml:space="preserve"> to study the health effects of air pollution, as </w:t>
      </w:r>
      <w:r w:rsidR="0074344F">
        <w:rPr>
          <w:rFonts w:ascii="Arial" w:hAnsi="Arial" w:cs="Arial"/>
          <w:lang w:val="en-US" w:eastAsia="es-ES"/>
        </w:rPr>
        <w:t xml:space="preserve">wood burning </w:t>
      </w:r>
      <w:r w:rsidR="00BB57F7">
        <w:rPr>
          <w:rFonts w:ascii="Arial" w:hAnsi="Arial" w:cs="Arial"/>
          <w:lang w:val="en-US" w:eastAsia="es-ES"/>
        </w:rPr>
        <w:t>for residential heating</w:t>
      </w:r>
      <w:r w:rsidR="00923E98">
        <w:rPr>
          <w:rFonts w:ascii="Arial" w:hAnsi="Arial" w:cs="Arial"/>
          <w:lang w:val="en-US" w:eastAsia="es-ES"/>
        </w:rPr>
        <w:t xml:space="preserve"> is the </w:t>
      </w:r>
      <w:r w:rsidR="00440474">
        <w:rPr>
          <w:rFonts w:ascii="Arial" w:hAnsi="Arial" w:cs="Arial"/>
          <w:lang w:val="en-US" w:eastAsia="es-ES"/>
        </w:rPr>
        <w:t>predominant</w:t>
      </w:r>
      <w:r w:rsidR="00923E98">
        <w:rPr>
          <w:rFonts w:ascii="Arial" w:hAnsi="Arial" w:cs="Arial"/>
          <w:lang w:val="en-US" w:eastAsia="es-ES"/>
        </w:rPr>
        <w:t xml:space="preserve"> source of </w:t>
      </w:r>
      <w:r w:rsidR="00F330BB">
        <w:rPr>
          <w:rFonts w:ascii="Arial" w:hAnsi="Arial" w:cs="Arial"/>
          <w:lang w:val="en-US" w:eastAsia="es-ES"/>
        </w:rPr>
        <w:t xml:space="preserve">pollution. </w:t>
      </w:r>
      <w:r w:rsidR="00CD66D7">
        <w:rPr>
          <w:rFonts w:ascii="Arial" w:hAnsi="Arial" w:cs="Arial"/>
          <w:lang w:val="en-US" w:eastAsia="es-ES"/>
        </w:rPr>
        <w:t>I</w:t>
      </w:r>
      <w:r w:rsidR="00F330BB">
        <w:rPr>
          <w:rFonts w:ascii="Arial" w:hAnsi="Arial" w:cs="Arial"/>
          <w:lang w:val="en-US" w:eastAsia="es-ES"/>
        </w:rPr>
        <w:t xml:space="preserve">n Temuco, </w:t>
      </w:r>
      <w:r w:rsidR="009F0035">
        <w:rPr>
          <w:rFonts w:ascii="Arial" w:hAnsi="Arial" w:cs="Arial"/>
          <w:lang w:val="en-US" w:eastAsia="es-ES"/>
        </w:rPr>
        <w:t xml:space="preserve">where we conducted the current analysis, </w:t>
      </w:r>
      <w:r w:rsidR="00A11CAC" w:rsidRPr="002A3665">
        <w:rPr>
          <w:rFonts w:ascii="Arial" w:hAnsi="Arial" w:cs="Arial"/>
          <w:highlight w:val="yellow"/>
          <w:lang w:val="en-US" w:eastAsia="es-ES"/>
        </w:rPr>
        <w:t xml:space="preserve">source apportionment studies conducted during our study period and official emissions inventories consistently demonstrate that residential wood burning accounts for 87% to 90% of ambient </w:t>
      </w:r>
      <w:r w:rsidR="007526BD" w:rsidRPr="002A3665">
        <w:rPr>
          <w:rFonts w:ascii="Arial" w:hAnsi="Arial" w:cs="Arial"/>
          <w:highlight w:val="yellow"/>
          <w:lang w:val="en-US" w:eastAsia="es-ES"/>
        </w:rPr>
        <w:t>PM</w:t>
      </w:r>
      <w:r w:rsidR="007526BD" w:rsidRPr="002A3665">
        <w:rPr>
          <w:rFonts w:ascii="Arial" w:hAnsi="Arial" w:cs="Arial"/>
          <w:highlight w:val="yellow"/>
          <w:vertAlign w:val="subscript"/>
          <w:lang w:val="en-US" w:eastAsia="es-ES"/>
        </w:rPr>
        <w:t>2.5</w:t>
      </w:r>
      <w:r w:rsidR="002B5852">
        <w:rPr>
          <w:rFonts w:ascii="Arial" w:hAnsi="Arial" w:cs="Arial"/>
          <w:vertAlign w:val="subscript"/>
          <w:lang w:val="en-US" w:eastAsia="es-ES"/>
        </w:rPr>
        <w:t xml:space="preserve"> </w:t>
      </w:r>
      <w:r w:rsidR="002B5852" w:rsidRPr="00EF634B">
        <w:rPr>
          <w:rFonts w:ascii="Arial" w:hAnsi="Arial" w:cs="Arial"/>
          <w:lang w:val="en-US" w:eastAsia="es-ES"/>
        </w:rPr>
        <w:fldChar w:fldCharType="begin"/>
      </w:r>
      <w:r w:rsidR="00BA2FB7">
        <w:rPr>
          <w:rFonts w:ascii="Arial" w:hAnsi="Arial" w:cs="Arial"/>
          <w:lang w:val="en-US" w:eastAsia="es-ES"/>
        </w:rPr>
        <w:instrText xml:space="preserve"> ADDIN ZOTERO_ITEM CSL_CITATION {"citationID":"E2b6TFCq","properties":{"unsorted":false,"formattedCitation":"(23,42,50)","plainCitation":"(23,42,50)","noteIndex":0},"citationItems":[{"id":632,"uris":["http://zotero.org/users/10260406/items/LVX82G7G"],"itemData":{"id":632,"type":"article-journal","abstract":"Temuco is a mid-size city representative of severe wood smoke pollution in southern Chile; i.e., ambient 24-h PM2.5 concentrations have exceeded 150 μg/m(3) in the winter season and the top concentration reached 372 μg/m(3) in 2010. Annual mean concentrations have decreased but are still above 30 μg/m(3). For the very first time, a molecular marker source apportionment of ambient organic carbon (OC) and PM2.5 was conducted in Temuco. Primary resolved sources for PM2.5 were wood smoke (37.5%), coal combustion (4.4%), diesel vehicles (3.3%), dust (2.2%) and vegetative detritus (0.7%). Secondary inorganic PM2.5 (sulfates, nitrates and ammonium) contributed 4.8% and unresolved organic aerosols (generated from volatile emissions from incomplete wood combustion), including secondary organic aerosols, contributed 47.1%. Adding the contributions of unresolved organic aerosols to those from primary wood smoke implies that wood burning is responsible for 84.6% of the ambient PM2.5 in Temuco. This predominance of wood smoke is ultimately due to widespread poverty and a lack of efficient household heating methods. The government has been implementing emission abatement policies but achieving compliance with ambient air quality standards for PM2.5 in southern Chile remains a challenge.","container-title":"Environmental Pollution","DOI":"10.1016/j.envpol.2017.02.069","ISSN":"02697491","page":"514-523","PMID":"28318790","title":"Wood burning pollution in southern Chile: PM 2.5 source apportionment using CMB and molecular markers","volume":"225","author":[{"family":"Villalobos","given":"Ana M."},{"family":"Barraza","given":"Francisco"},{"family":"Jorquera","given":"Héctor"},{"family":"Schauer","given":"James J."}],"issued":{"date-parts":[["2017"]]}}},{"id":2120,"uris":["http://zotero.org/users/10260406/items/4DVCRIAQ"],"itemData":{"id":2120,"type":"article-journal","container-title":"Aerosol and Air Quality Research","DOI":"10.4209/aaqr.210110","ISSN":"16808584, 20711409","issue":"11","journalAbbreviation":"Aerosol Air Qual. Res.","language":"en","page":"210110","source":"DOI.org (Crossref)","title":"Impact of Biomass Burning on Air Quality in Temuco City, Chile","volume":"21","author":[{"family":"Reyes","given":"Felipe"},{"family":"Ahumada","given":"Sofía"},{"family":"Rojas","given":"Francisca"},{"family":"Oyola","given":"Pedro"},{"family":"Vásquez","given":"Yeanice"},{"family":"Aguilera","given":"Claudio"},{"family":"Henriquez","given":"Andres"},{"family":"Gramsch","given":"Ernesto"},{"family":"Kang","given":"Choong-Min"},{"family":"Saarikoski","given":"Sanna"},{"family":"Teinilä","given":"Kimmo"},{"family":"Aurela","given":"Minna"},{"family":"Timonen","given":"Hilkka"}],"issued":{"date-parts":[["2021"]]}}},{"id":895,"uris":["http://zotero.org/users/10260406/items/9VK9Y2N6"],"itemData":{"id":895,"type":"report","publisher-place":"Temuco, Chile","title":"Actualización del Inventario de Emisiones Atmosféricas para las comuncas de Temuco y Padre Las Casas, Año Base 2017","author":[{"family":"SICAM","given":"Ingeniería"}],"issued":{"date-parts":[["2018"]]}}}],"schema":"https://github.com/citation-style-language/schema/raw/master/csl-citation.json"} </w:instrText>
      </w:r>
      <w:r w:rsidR="002B5852" w:rsidRPr="00EF634B">
        <w:rPr>
          <w:rFonts w:ascii="Arial" w:hAnsi="Arial" w:cs="Arial"/>
          <w:lang w:val="en-US" w:eastAsia="es-ES"/>
        </w:rPr>
        <w:fldChar w:fldCharType="separate"/>
      </w:r>
      <w:r w:rsidR="00BA2FB7">
        <w:rPr>
          <w:rFonts w:ascii="Arial" w:hAnsi="Arial" w:cs="Arial"/>
          <w:noProof/>
          <w:lang w:val="en-US" w:eastAsia="es-ES"/>
        </w:rPr>
        <w:t>(23,42,50)</w:t>
      </w:r>
      <w:r w:rsidR="002B5852" w:rsidRPr="00EF634B">
        <w:rPr>
          <w:rFonts w:ascii="Arial" w:hAnsi="Arial" w:cs="Arial"/>
          <w:lang w:val="en-US" w:eastAsia="es-ES"/>
        </w:rPr>
        <w:fldChar w:fldCharType="end"/>
      </w:r>
      <w:r w:rsidR="007526BD">
        <w:rPr>
          <w:rFonts w:ascii="Arial" w:hAnsi="Arial" w:cs="Arial"/>
          <w:lang w:val="en-US" w:eastAsia="es-ES"/>
        </w:rPr>
        <w:t>.</w:t>
      </w:r>
      <w:r w:rsidR="00BB57F7">
        <w:rPr>
          <w:rFonts w:ascii="Arial" w:hAnsi="Arial" w:cs="Arial"/>
          <w:lang w:val="en-US" w:eastAsia="es-ES"/>
        </w:rPr>
        <w:t xml:space="preserve"> </w:t>
      </w:r>
      <w:r w:rsidR="00BE497C">
        <w:rPr>
          <w:rFonts w:ascii="Arial" w:hAnsi="Arial" w:cs="Arial"/>
          <w:lang w:val="en-US" w:eastAsia="es-ES"/>
        </w:rPr>
        <w:t>In animal models, wood</w:t>
      </w:r>
      <w:r w:rsidR="009A7FE9">
        <w:rPr>
          <w:rFonts w:ascii="Arial" w:hAnsi="Arial" w:cs="Arial"/>
          <w:lang w:val="en-US" w:eastAsia="es-ES"/>
        </w:rPr>
        <w:t xml:space="preserve"> combustion has been shown to affect ovarian function and fetal growth </w:t>
      </w:r>
      <w:r w:rsidR="009F3146">
        <w:rPr>
          <w:rFonts w:ascii="Arial" w:hAnsi="Arial" w:cs="Arial"/>
          <w:lang w:val="en-US" w:eastAsia="es-ES"/>
        </w:rPr>
        <w:fldChar w:fldCharType="begin"/>
      </w:r>
      <w:r w:rsidR="00BF6083">
        <w:rPr>
          <w:rFonts w:ascii="Arial" w:hAnsi="Arial" w:cs="Arial"/>
          <w:lang w:val="en-US" w:eastAsia="es-ES"/>
        </w:rPr>
        <w:instrText xml:space="preserve"> ADDIN ZOTERO_ITEM CSL_CITATION {"citationID":"rpR9HUFO","properties":{"formattedCitation":"(51)","plainCitation":"(51)","noteIndex":0},"citationItems":[{"id":2185,"uris":["http://zotero.org/users/10260406/items/SWEQW5NV"],"itemData":{"id":2185,"type":"article-journal","abstract":"This study evaluates the impact of PM2.5 exposure from wood combustion on reproductive health and fetal development using an experimental model in Sprague Dawley rats. The study was conducted in Temuco, Chile, where high levels of air pollution are primarily attributed to residential wood burning. A multigenerational exposure model was implemented using controlled exposure chambers with filtered (FA) and unfiltered (NFA) air. Second-generation (G2) female rats (n = 48) were exposed pregestationally (60 days) and gestationally (23 days) under four conditions: FA/FA, FA/NFA, NFA/FA, and NFA/NFA. PM2.5 concentration and composition were monitored using beta-ray attenuation and X-ray fluorescence spectrometry. Reproductive parameters, ovarian follicle counts, and hormonal levels were assessed via vaginal cytology, histological analysis, and chemiluminescence immunoassays. PM2.5 exposure disrupted estrous cyclicity (p = 0.0001), reduced antral and growing follicles (p = 0.0020; p = 0.0317), and increased post-implantation losses (p = 0.0149). Serum progesterone and estradiol levels were significantly altered (p &lt; 0.05). Despite ovarian disruptions, fertility rates remained unchanged. These findings suggest that chronic exposure to wood smoke-derived PM2.5 adversely affects ovarian function and fetal growth without significantly impairing overall reproductive capacity. This study highlights the need for public health policies to mitigate wood smoke pollution.","container-title":"Toxics","DOI":"10.3390/toxics13040238","ISSN":"2305-6304","issue":"4","journalAbbreviation":"Toxics","language":"en","page":"238","source":"DOI.org (Crossref)","title":"Impact of PM2.5 Exposure from Wood Combustion on Reproductive Health: Implications for Fertility, Ovarian Function, and Fetal Development","title-short":"Impact of PM2.5 Exposure from Wood Combustion on Reproductive Health","volume":"13","author":[{"family":"Salinas","given":"Paulo"},{"family":"Ponce","given":"Nikol"},{"family":"Del Sol","given":"Mariano"},{"family":"Vásquez","given":"Bélgica"}],"issued":{"date-parts":[["2025",3,24]]}}}],"schema":"https://github.com/citation-style-language/schema/raw/master/csl-citation.json"} </w:instrText>
      </w:r>
      <w:r w:rsidR="009F3146">
        <w:rPr>
          <w:rFonts w:ascii="Arial" w:hAnsi="Arial" w:cs="Arial"/>
          <w:lang w:val="en-US" w:eastAsia="es-ES"/>
        </w:rPr>
        <w:fldChar w:fldCharType="separate"/>
      </w:r>
      <w:r w:rsidR="00BF6083">
        <w:rPr>
          <w:rFonts w:ascii="Arial" w:hAnsi="Arial" w:cs="Arial"/>
          <w:noProof/>
          <w:lang w:val="en-US" w:eastAsia="es-ES"/>
        </w:rPr>
        <w:t>(51)</w:t>
      </w:r>
      <w:r w:rsidR="009F3146">
        <w:rPr>
          <w:rFonts w:ascii="Arial" w:hAnsi="Arial" w:cs="Arial"/>
          <w:lang w:val="en-US" w:eastAsia="es-ES"/>
        </w:rPr>
        <w:fldChar w:fldCharType="end"/>
      </w:r>
      <w:r w:rsidR="009A7FE9">
        <w:rPr>
          <w:rFonts w:ascii="Arial" w:hAnsi="Arial" w:cs="Arial"/>
          <w:lang w:val="en-US" w:eastAsia="es-ES"/>
        </w:rPr>
        <w:t xml:space="preserve">. </w:t>
      </w:r>
      <w:r w:rsidR="009F3146">
        <w:rPr>
          <w:rFonts w:ascii="Arial" w:hAnsi="Arial" w:cs="Arial"/>
          <w:lang w:val="en-US" w:eastAsia="es-ES"/>
        </w:rPr>
        <w:t xml:space="preserve">An open question remains as to whether exposure to </w:t>
      </w:r>
      <w:r w:rsidR="00E54EEB">
        <w:rPr>
          <w:rFonts w:ascii="Arial" w:hAnsi="Arial" w:cs="Arial"/>
          <w:lang w:val="en-US" w:eastAsia="es-ES"/>
        </w:rPr>
        <w:t xml:space="preserve">air pollution from </w:t>
      </w:r>
      <w:r w:rsidR="009F3146">
        <w:rPr>
          <w:rFonts w:ascii="Arial" w:hAnsi="Arial" w:cs="Arial"/>
          <w:lang w:val="en-US" w:eastAsia="es-ES"/>
        </w:rPr>
        <w:t xml:space="preserve">wood smoke </w:t>
      </w:r>
      <w:r w:rsidR="00AC492C">
        <w:rPr>
          <w:rFonts w:ascii="Arial" w:hAnsi="Arial" w:cs="Arial"/>
          <w:lang w:val="en-US" w:eastAsia="es-ES"/>
        </w:rPr>
        <w:t>is</w:t>
      </w:r>
      <w:r w:rsidR="009F3146">
        <w:rPr>
          <w:rFonts w:ascii="Arial" w:hAnsi="Arial" w:cs="Arial"/>
          <w:lang w:val="en-US" w:eastAsia="es-ES"/>
        </w:rPr>
        <w:t xml:space="preserve"> more, less, or equally as </w:t>
      </w:r>
      <w:r w:rsidR="00AC492C">
        <w:rPr>
          <w:rFonts w:ascii="Arial" w:hAnsi="Arial" w:cs="Arial"/>
          <w:lang w:val="en-US" w:eastAsia="es-ES"/>
        </w:rPr>
        <w:t xml:space="preserve">risky for health outcomes. </w:t>
      </w:r>
      <w:r w:rsidR="000E3A11">
        <w:rPr>
          <w:rFonts w:ascii="Arial" w:hAnsi="Arial" w:cs="Arial"/>
          <w:lang w:val="en-US" w:eastAsia="es-ES"/>
        </w:rPr>
        <w:t>W</w:t>
      </w:r>
      <w:r w:rsidR="00AE1E09">
        <w:rPr>
          <w:rFonts w:ascii="Arial" w:hAnsi="Arial" w:cs="Arial"/>
          <w:lang w:val="en-US" w:eastAsia="es-ES"/>
        </w:rPr>
        <w:t xml:space="preserve">e </w:t>
      </w:r>
      <w:r w:rsidR="000E3A11">
        <w:rPr>
          <w:rFonts w:ascii="Arial" w:hAnsi="Arial" w:cs="Arial"/>
          <w:lang w:val="en-US" w:eastAsia="es-ES"/>
        </w:rPr>
        <w:t xml:space="preserve">observed some evidence of </w:t>
      </w:r>
      <w:r>
        <w:rPr>
          <w:rFonts w:ascii="Arial" w:hAnsi="Arial" w:cs="Arial"/>
          <w:lang w:val="en-US" w:eastAsia="es-ES"/>
        </w:rPr>
        <w:t xml:space="preserve">differential risk of </w:t>
      </w:r>
      <w:r w:rsidR="00B946D2">
        <w:rPr>
          <w:rFonts w:ascii="Arial" w:hAnsi="Arial" w:cs="Arial"/>
          <w:lang w:val="en-US" w:eastAsia="es-ES"/>
        </w:rPr>
        <w:t xml:space="preserve">any type of </w:t>
      </w:r>
      <w:r w:rsidR="00284F8D">
        <w:rPr>
          <w:rFonts w:ascii="Arial" w:hAnsi="Arial" w:cs="Arial"/>
          <w:lang w:val="en-US" w:eastAsia="es-ES"/>
        </w:rPr>
        <w:t>congenital malformation related to exposure to wood</w:t>
      </w:r>
      <w:r w:rsidR="00895780">
        <w:rPr>
          <w:rFonts w:ascii="Arial" w:hAnsi="Arial" w:cs="Arial"/>
          <w:lang w:val="en-US" w:eastAsia="es-ES"/>
        </w:rPr>
        <w:t>-</w:t>
      </w:r>
      <w:r w:rsidR="00284F8D">
        <w:rPr>
          <w:rFonts w:ascii="Arial" w:hAnsi="Arial" w:cs="Arial"/>
          <w:lang w:val="en-US" w:eastAsia="es-ES"/>
        </w:rPr>
        <w:t>burning air pollution</w:t>
      </w:r>
      <w:r w:rsidR="000E3A11">
        <w:rPr>
          <w:rFonts w:ascii="Arial" w:hAnsi="Arial" w:cs="Arial"/>
          <w:lang w:val="en-US" w:eastAsia="es-ES"/>
        </w:rPr>
        <w:t xml:space="preserve"> i</w:t>
      </w:r>
      <w:r w:rsidR="00487429">
        <w:rPr>
          <w:rFonts w:ascii="Arial" w:hAnsi="Arial" w:cs="Arial"/>
          <w:lang w:val="en-US" w:eastAsia="es-ES"/>
        </w:rPr>
        <w:t xml:space="preserve">n the second trimester of pregnancy and observed consistent and robust results for increased </w:t>
      </w:r>
      <w:r w:rsidR="00686E88">
        <w:rPr>
          <w:rFonts w:ascii="Arial" w:hAnsi="Arial" w:cs="Arial"/>
          <w:color w:val="000000" w:themeColor="text1"/>
          <w:lang w:val="en-US" w:eastAsia="es-ES"/>
        </w:rPr>
        <w:t xml:space="preserve">risk of </w:t>
      </w:r>
      <w:r w:rsidR="00FC7148">
        <w:rPr>
          <w:rFonts w:ascii="Arial" w:hAnsi="Arial" w:cs="Arial"/>
          <w:color w:val="000000" w:themeColor="text1"/>
          <w:lang w:val="en-US" w:eastAsia="es-ES"/>
        </w:rPr>
        <w:t>congenital heart disease</w:t>
      </w:r>
      <w:r w:rsidR="0083711B" w:rsidRPr="0083711B">
        <w:rPr>
          <w:rFonts w:ascii="Arial" w:hAnsi="Arial" w:cs="Arial"/>
          <w:color w:val="000000" w:themeColor="text1"/>
          <w:lang w:val="en-US" w:eastAsia="es-ES"/>
        </w:rPr>
        <w:t xml:space="preserve"> </w:t>
      </w:r>
      <w:r w:rsidR="00686E88">
        <w:rPr>
          <w:rFonts w:ascii="Arial" w:hAnsi="Arial" w:cs="Arial"/>
          <w:color w:val="000000" w:themeColor="text1"/>
          <w:lang w:val="en-US" w:eastAsia="es-ES"/>
        </w:rPr>
        <w:t>associated with exposur</w:t>
      </w:r>
      <w:r w:rsidR="004165BB">
        <w:rPr>
          <w:rFonts w:ascii="Arial" w:hAnsi="Arial" w:cs="Arial"/>
          <w:color w:val="000000" w:themeColor="text1"/>
          <w:lang w:val="en-US" w:eastAsia="es-ES"/>
        </w:rPr>
        <w:t>e</w:t>
      </w:r>
      <w:r w:rsidR="00C945A9">
        <w:rPr>
          <w:rFonts w:ascii="Arial" w:hAnsi="Arial" w:cs="Arial"/>
          <w:color w:val="000000" w:themeColor="text1"/>
          <w:lang w:val="en-US" w:eastAsia="es-ES"/>
        </w:rPr>
        <w:t xml:space="preserve"> to </w:t>
      </w:r>
      <w:r w:rsidR="004165BB">
        <w:rPr>
          <w:rFonts w:ascii="Arial" w:hAnsi="Arial" w:cs="Arial"/>
          <w:color w:val="000000" w:themeColor="text1"/>
          <w:lang w:val="en-US" w:eastAsia="es-ES"/>
        </w:rPr>
        <w:t>PM</w:t>
      </w:r>
      <w:r w:rsidR="004165BB" w:rsidRPr="007F5A10">
        <w:rPr>
          <w:rFonts w:ascii="Arial" w:hAnsi="Arial" w:cs="Arial"/>
          <w:color w:val="000000" w:themeColor="text1"/>
          <w:vertAlign w:val="subscript"/>
          <w:lang w:val="en-US" w:eastAsia="es-ES"/>
        </w:rPr>
        <w:t>2.5</w:t>
      </w:r>
      <w:r w:rsidR="004165BB">
        <w:rPr>
          <w:rFonts w:ascii="Arial" w:hAnsi="Arial" w:cs="Arial"/>
          <w:color w:val="000000" w:themeColor="text1"/>
          <w:lang w:val="en-US" w:eastAsia="es-ES"/>
        </w:rPr>
        <w:t xml:space="preserve"> and specific wood</w:t>
      </w:r>
      <w:r w:rsidR="00895780">
        <w:rPr>
          <w:rFonts w:ascii="Arial" w:hAnsi="Arial" w:cs="Arial"/>
          <w:color w:val="000000" w:themeColor="text1"/>
          <w:lang w:val="en-US" w:eastAsia="es-ES"/>
        </w:rPr>
        <w:t>-</w:t>
      </w:r>
      <w:r w:rsidR="004165BB">
        <w:rPr>
          <w:rFonts w:ascii="Arial" w:hAnsi="Arial" w:cs="Arial"/>
          <w:color w:val="000000" w:themeColor="text1"/>
          <w:lang w:val="en-US" w:eastAsia="es-ES"/>
        </w:rPr>
        <w:t>burning tracers</w:t>
      </w:r>
      <w:r w:rsidR="00487429">
        <w:rPr>
          <w:rFonts w:ascii="Arial" w:hAnsi="Arial" w:cs="Arial"/>
          <w:color w:val="000000" w:themeColor="text1"/>
          <w:lang w:val="en-US" w:eastAsia="es-ES"/>
        </w:rPr>
        <w:t xml:space="preserve"> in the second and third trimesters</w:t>
      </w:r>
      <w:r w:rsidR="00686E88">
        <w:rPr>
          <w:rFonts w:ascii="Arial" w:hAnsi="Arial" w:cs="Arial"/>
          <w:color w:val="000000" w:themeColor="text1"/>
          <w:lang w:val="en-US" w:eastAsia="es-ES"/>
        </w:rPr>
        <w:t>.</w:t>
      </w:r>
      <w:r w:rsidR="00C945A9">
        <w:rPr>
          <w:rFonts w:ascii="Arial" w:hAnsi="Arial" w:cs="Arial"/>
          <w:color w:val="000000" w:themeColor="text1"/>
          <w:lang w:val="en-US" w:eastAsia="es-ES"/>
        </w:rPr>
        <w:t xml:space="preserve"> </w:t>
      </w:r>
    </w:p>
    <w:p w14:paraId="250FFCD7" w14:textId="77777777" w:rsidR="007E5B0A" w:rsidRDefault="007E5B0A" w:rsidP="004D7D74">
      <w:pPr>
        <w:spacing w:after="0" w:line="480" w:lineRule="auto"/>
        <w:jc w:val="both"/>
        <w:rPr>
          <w:rFonts w:ascii="Arial" w:hAnsi="Arial" w:cs="Arial"/>
          <w:color w:val="000000" w:themeColor="text1"/>
          <w:lang w:val="en-US" w:eastAsia="es-ES"/>
        </w:rPr>
      </w:pPr>
    </w:p>
    <w:p w14:paraId="5D843C80" w14:textId="48EAD95F" w:rsidR="00DC1EBE" w:rsidRDefault="00E25214" w:rsidP="0070644E">
      <w:pPr>
        <w:spacing w:after="0" w:line="480" w:lineRule="auto"/>
        <w:jc w:val="both"/>
        <w:rPr>
          <w:rFonts w:ascii="Arial" w:hAnsi="Arial" w:cs="Arial"/>
          <w:color w:val="000000" w:themeColor="text1"/>
          <w:lang w:val="en-US" w:eastAsia="es-ES"/>
        </w:rPr>
      </w:pPr>
      <w:r w:rsidRPr="00E25214">
        <w:rPr>
          <w:rFonts w:ascii="Arial" w:hAnsi="Arial" w:cs="Arial"/>
          <w:color w:val="000000" w:themeColor="text1"/>
          <w:lang w:val="en-US" w:eastAsia="es-ES"/>
        </w:rPr>
        <w:t>In our initial analysis</w:t>
      </w:r>
      <w:r w:rsidR="00EB3CCD">
        <w:rPr>
          <w:rFonts w:ascii="Arial" w:hAnsi="Arial" w:cs="Arial"/>
          <w:color w:val="000000" w:themeColor="text1"/>
          <w:lang w:val="en-US" w:eastAsia="es-ES"/>
        </w:rPr>
        <w:t>,</w:t>
      </w:r>
      <w:r w:rsidRPr="00E25214">
        <w:rPr>
          <w:rFonts w:ascii="Arial" w:hAnsi="Arial" w:cs="Arial"/>
          <w:color w:val="000000" w:themeColor="text1"/>
          <w:lang w:val="en-US" w:eastAsia="es-ES"/>
        </w:rPr>
        <w:t xml:space="preserve"> assessing the risk of any congenital malformation in relation to trimester-specific exposures, we </w:t>
      </w:r>
      <w:r w:rsidR="00AD3CFA">
        <w:rPr>
          <w:rFonts w:ascii="Arial" w:hAnsi="Arial" w:cs="Arial"/>
          <w:color w:val="000000" w:themeColor="text1"/>
          <w:lang w:val="en-US" w:eastAsia="es-ES"/>
        </w:rPr>
        <w:t>observed some evidence of increased risk</w:t>
      </w:r>
      <w:r w:rsidR="007C66A0">
        <w:rPr>
          <w:rFonts w:ascii="Arial" w:hAnsi="Arial" w:cs="Arial"/>
          <w:color w:val="000000" w:themeColor="text1"/>
          <w:lang w:val="en-US" w:eastAsia="es-ES"/>
        </w:rPr>
        <w:t>;</w:t>
      </w:r>
      <w:r w:rsidR="00AD3CFA">
        <w:rPr>
          <w:rFonts w:ascii="Arial" w:hAnsi="Arial" w:cs="Arial"/>
          <w:color w:val="000000" w:themeColor="text1"/>
          <w:lang w:val="en-US" w:eastAsia="es-ES"/>
        </w:rPr>
        <w:t xml:space="preserve"> </w:t>
      </w:r>
      <w:r w:rsidR="00666BFC">
        <w:rPr>
          <w:rFonts w:ascii="Arial" w:hAnsi="Arial" w:cs="Arial"/>
          <w:color w:val="000000" w:themeColor="text1"/>
          <w:lang w:val="en-US" w:eastAsia="es-ES"/>
        </w:rPr>
        <w:t>however,</w:t>
      </w:r>
      <w:r w:rsidR="00AD3CFA">
        <w:rPr>
          <w:rFonts w:ascii="Arial" w:hAnsi="Arial" w:cs="Arial"/>
          <w:color w:val="000000" w:themeColor="text1"/>
          <w:lang w:val="en-US" w:eastAsia="es-ES"/>
        </w:rPr>
        <w:t xml:space="preserve"> </w:t>
      </w:r>
      <w:r w:rsidR="000230D5">
        <w:rPr>
          <w:rFonts w:ascii="Arial" w:hAnsi="Arial" w:cs="Arial"/>
          <w:color w:val="000000" w:themeColor="text1"/>
          <w:lang w:val="en-US" w:eastAsia="es-ES"/>
        </w:rPr>
        <w:t>point estimates were largely imprecise</w:t>
      </w:r>
      <w:r w:rsidRPr="00E25214">
        <w:rPr>
          <w:rFonts w:ascii="Arial" w:hAnsi="Arial" w:cs="Arial"/>
          <w:color w:val="000000" w:themeColor="text1"/>
          <w:lang w:val="en-US" w:eastAsia="es-ES"/>
        </w:rPr>
        <w:t xml:space="preserve">. </w:t>
      </w:r>
      <w:r w:rsidR="0070644E" w:rsidRPr="00994DE3">
        <w:rPr>
          <w:rFonts w:ascii="Arial" w:hAnsi="Arial" w:cs="Arial"/>
          <w:color w:val="000000" w:themeColor="text1"/>
          <w:highlight w:val="yellow"/>
          <w:lang w:val="en-US" w:eastAsia="es-ES"/>
        </w:rPr>
        <w:t xml:space="preserve">Given the marked seasonality of residential wood combustion in Temuco, exposures across gestational windows exhibited strong correlations. </w:t>
      </w:r>
      <w:r w:rsidR="0070644E" w:rsidRPr="00994DE3">
        <w:rPr>
          <w:rFonts w:ascii="Arial" w:hAnsi="Arial" w:cs="Arial"/>
          <w:color w:val="000000" w:themeColor="text1"/>
          <w:highlight w:val="yellow"/>
          <w:lang w:val="en-US" w:eastAsia="es-ES"/>
        </w:rPr>
        <w:lastRenderedPageBreak/>
        <w:t xml:space="preserve">While simultaneously adjusting for all trimesters is </w:t>
      </w:r>
      <w:r w:rsidR="00042743" w:rsidRPr="00994DE3">
        <w:rPr>
          <w:rFonts w:ascii="Arial" w:hAnsi="Arial" w:cs="Arial"/>
          <w:color w:val="000000" w:themeColor="text1"/>
          <w:highlight w:val="yellow"/>
          <w:lang w:val="en-US" w:eastAsia="es-ES"/>
        </w:rPr>
        <w:t>one technique</w:t>
      </w:r>
      <w:r w:rsidR="0070644E" w:rsidRPr="00994DE3">
        <w:rPr>
          <w:rFonts w:ascii="Arial" w:hAnsi="Arial" w:cs="Arial"/>
          <w:color w:val="000000" w:themeColor="text1"/>
          <w:highlight w:val="yellow"/>
          <w:lang w:val="en-US" w:eastAsia="es-ES"/>
        </w:rPr>
        <w:t xml:space="preserve"> to </w:t>
      </w:r>
      <w:r w:rsidR="00042743" w:rsidRPr="00994DE3">
        <w:rPr>
          <w:rFonts w:ascii="Arial" w:hAnsi="Arial" w:cs="Arial"/>
          <w:color w:val="000000" w:themeColor="text1"/>
          <w:highlight w:val="yellow"/>
          <w:lang w:val="en-US" w:eastAsia="es-ES"/>
        </w:rPr>
        <w:t>reduce</w:t>
      </w:r>
      <w:r w:rsidR="0070644E" w:rsidRPr="00994DE3">
        <w:rPr>
          <w:rFonts w:ascii="Arial" w:hAnsi="Arial" w:cs="Arial"/>
          <w:color w:val="000000" w:themeColor="text1"/>
          <w:highlight w:val="yellow"/>
          <w:lang w:val="en-US" w:eastAsia="es-ES"/>
        </w:rPr>
        <w:t xml:space="preserve"> confounding across exposure windows</w:t>
      </w:r>
      <w:r w:rsidR="00042743" w:rsidRPr="00994DE3">
        <w:rPr>
          <w:rFonts w:ascii="Arial" w:hAnsi="Arial" w:cs="Arial"/>
          <w:color w:val="000000" w:themeColor="text1"/>
          <w:highlight w:val="yellow"/>
          <w:lang w:val="en-US" w:eastAsia="es-ES"/>
        </w:rPr>
        <w:t xml:space="preserve"> </w:t>
      </w:r>
      <w:r w:rsidR="00042743" w:rsidRPr="00994DE3">
        <w:rPr>
          <w:rFonts w:ascii="Arial" w:hAnsi="Arial" w:cs="Arial"/>
          <w:color w:val="000000" w:themeColor="text1"/>
          <w:highlight w:val="yellow"/>
          <w:lang w:val="en-US" w:eastAsia="es-ES"/>
        </w:rPr>
        <w:fldChar w:fldCharType="begin"/>
      </w:r>
      <w:r w:rsidR="00042743" w:rsidRPr="00994DE3">
        <w:rPr>
          <w:rFonts w:ascii="Arial" w:hAnsi="Arial" w:cs="Arial"/>
          <w:color w:val="000000" w:themeColor="text1"/>
          <w:highlight w:val="yellow"/>
          <w:lang w:val="en-US" w:eastAsia="es-ES"/>
        </w:rPr>
        <w:instrText xml:space="preserve"> ADDIN ZOTERO_ITEM CSL_CITATION {"citationID":"ygQgdbmR","properties":{"unsorted":false,"formattedCitation":"(44)","plainCitation":"(44)","noteIndex":0},"citationItems":[{"id":"VeTrmijt/BWbqPgkt","uris":["http://www.mendeley.com/documents/?uuid=9ed38517-6cf6-44c2-97a1-b1c7066c6907"],"itemData":{"DOI":"10.1093/aje/kwx184","ISBN":"0002-9262","ISSN":"14766256","PMID":"29206986","abstract":"Evidence supports an association between maternal exposure to air pollution during pregnancy and children's health outcomes. Recent interest has focused on identifying critical windows of vulnerability. An analysis based on a distributed lag model (DLM) can yield estimates of a critical window that are different from those from an analysis that regresses the outcome on each of the 3 trimester-average exposures (TAEs). Using a simulation study, we assessed bias in estimates of critical windows obtained using 3 regression approaches: 1) 3 separate models to estimate the association with each of the 3 TAEs; 2) a single model to jointly estimate the association between the outcome and all 3 TAEs; and 3) a DLM. We used weekly fine-particulate-matter exposure data for 238 births in a birth cohort in and around Boston, Massachusetts, and a simulated outcome and time-varying exposure effect. Estimates using separate models for each TAE were biased and identified incorrect windows. This bias arose from seasonal trends in particulate matter that induced correlation between TAEs. Including all TAEs in a single model reduced bias. DLM produced unbiased estimates and added flexibility to identify windows. Analysis of body mass index z score and fat mass in the same cohort highlighted inconsistent estimates from the 3 methods.","author":[{"dropping-particle":"","family":"Wilson","given":"Ander","non-dropping-particle":"","parse-names":false,"suffix":""},{"dropping-particle":"","family":"Chiu","given":"Yueh Hsiu Mathilda","non-dropping-particle":"","parse-names":false,"suffix":""},{"dropping-particle":"","family":"Hsu","given":"Hsiao Hsien Leon","non-dropping-particle":"","parse-names":false,"suffix":""},{"dropping-particle":"","family":"Wright","given":"Robert O.","non-dropping-particle":"","parse-names":false,"suffix":""},{"dropping-particle":"","family":"Wright","given":"Rosalind J.","non-dropping-particle":"","parse-names":false,"suffix":""},{"dropping-particle":"","family":"Coull","given":"Brent A.","non-dropping-particle":"","parse-names":false,"suffix":""}],"container-title":"American Journal of Epidemiology","id":"VeTrmijt/BWbqPgkt","issued":{"date-parts":[["2017"]]},"title":"Potential for Bias When Estimating Critical Windows for Air Pollution in Children's Health","type":"article-journal"}}],"schema":"https://github.com/citation-style-language/schema/raw/master/csl-citation.json"} </w:instrText>
      </w:r>
      <w:r w:rsidR="00042743" w:rsidRPr="00994DE3">
        <w:rPr>
          <w:rFonts w:ascii="Arial" w:hAnsi="Arial" w:cs="Arial"/>
          <w:color w:val="000000" w:themeColor="text1"/>
          <w:highlight w:val="yellow"/>
          <w:lang w:val="en-US" w:eastAsia="es-ES"/>
        </w:rPr>
        <w:fldChar w:fldCharType="separate"/>
      </w:r>
      <w:r w:rsidR="00042743" w:rsidRPr="00994DE3">
        <w:rPr>
          <w:rFonts w:ascii="Arial" w:hAnsi="Arial" w:cs="Arial"/>
          <w:noProof/>
          <w:color w:val="000000" w:themeColor="text1"/>
          <w:highlight w:val="yellow"/>
          <w:lang w:val="en-US" w:eastAsia="es-ES"/>
        </w:rPr>
        <w:t>(44)</w:t>
      </w:r>
      <w:r w:rsidR="00042743" w:rsidRPr="00994DE3">
        <w:rPr>
          <w:rFonts w:ascii="Arial" w:hAnsi="Arial" w:cs="Arial"/>
          <w:color w:val="000000" w:themeColor="text1"/>
          <w:highlight w:val="yellow"/>
          <w:lang w:val="en-US" w:eastAsia="es-ES"/>
        </w:rPr>
        <w:fldChar w:fldCharType="end"/>
      </w:r>
      <w:r w:rsidR="0070644E" w:rsidRPr="00994DE3">
        <w:rPr>
          <w:rFonts w:ascii="Arial" w:hAnsi="Arial" w:cs="Arial"/>
          <w:color w:val="000000" w:themeColor="text1"/>
          <w:highlight w:val="yellow"/>
          <w:lang w:val="en-US" w:eastAsia="es-ES"/>
        </w:rPr>
        <w:t>, the resulting multicollinearity would be expected to inflate standard errors and reduce statistical precision rather than induce spurious statistical significance</w:t>
      </w:r>
      <w:r w:rsidR="0070644E" w:rsidRPr="0070644E">
        <w:rPr>
          <w:rFonts w:ascii="Arial" w:hAnsi="Arial" w:cs="Arial"/>
          <w:color w:val="000000" w:themeColor="text1"/>
          <w:lang w:val="en-US" w:eastAsia="es-ES"/>
        </w:rPr>
        <w:t>.</w:t>
      </w:r>
      <w:r w:rsidR="0070644E">
        <w:rPr>
          <w:rFonts w:ascii="Arial" w:hAnsi="Arial" w:cs="Arial"/>
          <w:color w:val="000000" w:themeColor="text1"/>
          <w:lang w:val="en-US" w:eastAsia="es-ES"/>
        </w:rPr>
        <w:t xml:space="preserve"> </w:t>
      </w:r>
      <w:r w:rsidR="009864BD">
        <w:rPr>
          <w:rFonts w:ascii="Arial" w:hAnsi="Arial" w:cs="Arial"/>
          <w:color w:val="000000" w:themeColor="text1"/>
          <w:lang w:val="en-US" w:eastAsia="es-ES"/>
        </w:rPr>
        <w:t>In contrast</w:t>
      </w:r>
      <w:r w:rsidRPr="00E25214">
        <w:rPr>
          <w:rFonts w:ascii="Arial" w:hAnsi="Arial" w:cs="Arial"/>
          <w:color w:val="000000" w:themeColor="text1"/>
          <w:lang w:val="en-US" w:eastAsia="es-ES"/>
        </w:rPr>
        <w:t>, when examining week-specific exposures</w:t>
      </w:r>
      <w:r>
        <w:rPr>
          <w:rFonts w:ascii="Arial" w:hAnsi="Arial" w:cs="Arial"/>
          <w:color w:val="000000" w:themeColor="text1"/>
          <w:lang w:val="en-US" w:eastAsia="es-ES"/>
        </w:rPr>
        <w:t xml:space="preserve">, </w:t>
      </w:r>
      <w:r w:rsidRPr="00E25214">
        <w:rPr>
          <w:rFonts w:ascii="Arial" w:hAnsi="Arial" w:cs="Arial"/>
          <w:color w:val="000000" w:themeColor="text1"/>
          <w:lang w:val="en-US" w:eastAsia="es-ES"/>
        </w:rPr>
        <w:t>adjusting for prior weeks with greater weight assigned to more proximate exposures</w:t>
      </w:r>
      <w:r>
        <w:rPr>
          <w:rFonts w:ascii="Arial" w:hAnsi="Arial" w:cs="Arial"/>
          <w:color w:val="000000" w:themeColor="text1"/>
          <w:lang w:val="en-US" w:eastAsia="es-ES"/>
        </w:rPr>
        <w:t xml:space="preserve"> along with other covariates, </w:t>
      </w:r>
      <w:r w:rsidRPr="00E25214">
        <w:rPr>
          <w:rFonts w:ascii="Arial" w:hAnsi="Arial" w:cs="Arial"/>
          <w:color w:val="000000" w:themeColor="text1"/>
          <w:lang w:val="en-US" w:eastAsia="es-ES"/>
        </w:rPr>
        <w:t xml:space="preserve">we found a consistently elevated risk of congenital malformations associated with exposure during the second trimester, </w:t>
      </w:r>
      <w:r>
        <w:rPr>
          <w:rFonts w:ascii="Arial" w:hAnsi="Arial" w:cs="Arial"/>
          <w:color w:val="000000" w:themeColor="text1"/>
          <w:lang w:val="en-US" w:eastAsia="es-ES"/>
        </w:rPr>
        <w:t>specifically</w:t>
      </w:r>
      <w:r w:rsidRPr="00E25214">
        <w:rPr>
          <w:rFonts w:ascii="Arial" w:hAnsi="Arial" w:cs="Arial"/>
          <w:color w:val="000000" w:themeColor="text1"/>
          <w:lang w:val="en-US" w:eastAsia="es-ES"/>
        </w:rPr>
        <w:t xml:space="preserve"> week 24.</w:t>
      </w:r>
      <w:r>
        <w:rPr>
          <w:rFonts w:ascii="Arial" w:hAnsi="Arial" w:cs="Arial"/>
          <w:color w:val="000000" w:themeColor="text1"/>
          <w:lang w:val="en-US" w:eastAsia="es-ES"/>
        </w:rPr>
        <w:t xml:space="preserve"> </w:t>
      </w:r>
      <w:r w:rsidR="00365520" w:rsidRPr="00365520">
        <w:rPr>
          <w:rFonts w:ascii="Arial" w:hAnsi="Arial" w:cs="Arial"/>
          <w:color w:val="000000" w:themeColor="text1"/>
          <w:lang w:val="en-US" w:eastAsia="es-ES"/>
        </w:rPr>
        <w:t>Several weeks in the second and third trimesters had point estimates above 1.0; although the confidence intervals included 1.0, they did so only marginally. Our analysis was likely underpowered to detect additional associations. Future studies with longer follow-up periods or data from multiple sites may help to further elucidate these patterns.</w:t>
      </w:r>
      <w:r w:rsidR="00DF1BA2">
        <w:rPr>
          <w:rFonts w:ascii="Arial" w:hAnsi="Arial" w:cs="Arial"/>
          <w:color w:val="000000" w:themeColor="text1"/>
          <w:lang w:val="en-US" w:eastAsia="es-ES"/>
        </w:rPr>
        <w:t xml:space="preserve"> </w:t>
      </w:r>
      <w:r w:rsidR="00493F0D">
        <w:rPr>
          <w:rFonts w:ascii="Arial" w:hAnsi="Arial" w:cs="Arial"/>
          <w:color w:val="000000" w:themeColor="text1"/>
          <w:lang w:val="en-US" w:eastAsia="es-ES"/>
        </w:rPr>
        <w:t>Although f</w:t>
      </w:r>
      <w:r w:rsidR="0021247E">
        <w:rPr>
          <w:rFonts w:ascii="Arial" w:hAnsi="Arial" w:cs="Arial"/>
          <w:color w:val="000000" w:themeColor="text1"/>
          <w:lang w:val="en-US" w:eastAsia="es-ES"/>
        </w:rPr>
        <w:t xml:space="preserve">ew previous studies have evaluated week-specific windows of susceptibility </w:t>
      </w:r>
      <w:r w:rsidR="0021247E">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{"citationID":"7ivFilSM","properties":{"formattedCitation":"(52)","plainCitation":"(52)","noteIndex":0},"citationItems":[{"id":2184,"uris":["http://zotero.org/users/10260406/items/8V5NMVAD"],"itemData":{"id":2184,"type":"article-journal","container-title":"Science of The Total Environment","DOI":"10.1016/j.scitotenv.2020.143821","ISSN":"00489697","journalAbbreviation":"Science of The Total Environment","language":"en","page":"143821","source":"DOI.org (Crossref)","title":"Associations between weekly air pollution exposure and congenital heart disease","volume":"757","author":[{"family":"Zhang","given":"Qi"},{"family":"Sun","given":"Shu"},{"family":"Sui","given":"Xinmiao"},{"family":"Ding","given":"Liu"},{"family":"Yang","given":"Mei"},{"family":"Li","given":"Changlian"},{"family":"Zhang","given":"Chao"},{"family":"Zhang","given":"Xiujun"},{"family":"Hao","given":"Jiahu"},{"family":"Xu","given":"Yuechen"},{"family":"Lin","given":"Shilei"},{"family":"Ding","given":"Rui"},{"family":"Cao","given":"Jiyu"}],"issued":{"date-parts":[["2021",2]]}}}],"schema":"https://github.com/citation-style-language/schema/raw/master/csl-citation.json"} </w:instrText>
      </w:r>
      <w:r w:rsidR="0021247E">
        <w:rPr>
          <w:rFonts w:ascii="Arial" w:hAnsi="Arial" w:cs="Arial"/>
          <w:color w:val="000000" w:themeColor="text1"/>
          <w:lang w:val="en-US" w:eastAsia="es-ES"/>
        </w:rPr>
        <w:fldChar w:fldCharType="separate"/>
      </w:r>
      <w:r w:rsidR="00BF6083">
        <w:rPr>
          <w:rFonts w:ascii="Arial" w:hAnsi="Arial" w:cs="Arial"/>
          <w:noProof/>
          <w:color w:val="000000" w:themeColor="text1"/>
          <w:lang w:val="en-US" w:eastAsia="es-ES"/>
        </w:rPr>
        <w:t>(52)</w:t>
      </w:r>
      <w:r w:rsidR="0021247E">
        <w:rPr>
          <w:rFonts w:ascii="Arial" w:hAnsi="Arial" w:cs="Arial"/>
          <w:color w:val="000000" w:themeColor="text1"/>
          <w:lang w:val="en-US" w:eastAsia="es-ES"/>
        </w:rPr>
        <w:fldChar w:fldCharType="end"/>
      </w:r>
      <w:r w:rsidR="00AD490A">
        <w:rPr>
          <w:rFonts w:ascii="Arial" w:hAnsi="Arial" w:cs="Arial"/>
          <w:color w:val="000000" w:themeColor="text1"/>
          <w:lang w:val="en-US" w:eastAsia="es-ES"/>
        </w:rPr>
        <w:t>,</w:t>
      </w:r>
      <w:r w:rsidR="0022014B">
        <w:rPr>
          <w:rFonts w:ascii="Arial" w:hAnsi="Arial" w:cs="Arial"/>
          <w:color w:val="000000" w:themeColor="text1"/>
          <w:lang w:val="en-US" w:eastAsia="es-ES"/>
        </w:rPr>
        <w:t xml:space="preserve"> </w:t>
      </w:r>
      <w:r w:rsidR="0021247E">
        <w:rPr>
          <w:rFonts w:ascii="Arial" w:hAnsi="Arial" w:cs="Arial"/>
          <w:color w:val="000000" w:themeColor="text1"/>
          <w:lang w:val="en-US" w:eastAsia="es-ES"/>
        </w:rPr>
        <w:t xml:space="preserve">our results </w:t>
      </w:r>
      <w:r w:rsidR="004C3087">
        <w:rPr>
          <w:rFonts w:ascii="Arial" w:hAnsi="Arial" w:cs="Arial"/>
          <w:color w:val="000000" w:themeColor="text1"/>
          <w:lang w:val="en-US" w:eastAsia="es-ES"/>
        </w:rPr>
        <w:t xml:space="preserve">highlight the importance of evaluating </w:t>
      </w:r>
      <w:r w:rsidR="0022014B">
        <w:rPr>
          <w:rFonts w:ascii="Arial" w:hAnsi="Arial" w:cs="Arial"/>
          <w:color w:val="000000" w:themeColor="text1"/>
          <w:lang w:val="en-US" w:eastAsia="es-ES"/>
        </w:rPr>
        <w:t xml:space="preserve">smaller windows of exposure, as they may </w:t>
      </w:r>
      <w:r w:rsidR="006C050D">
        <w:rPr>
          <w:rFonts w:ascii="Arial" w:hAnsi="Arial" w:cs="Arial"/>
          <w:color w:val="000000" w:themeColor="text1"/>
          <w:lang w:val="en-US" w:eastAsia="es-ES"/>
        </w:rPr>
        <w:t xml:space="preserve">better reflect </w:t>
      </w:r>
      <w:r w:rsidR="004C3087">
        <w:rPr>
          <w:rFonts w:ascii="Arial" w:hAnsi="Arial" w:cs="Arial"/>
          <w:color w:val="000000" w:themeColor="text1"/>
          <w:lang w:val="en-US" w:eastAsia="es-ES"/>
        </w:rPr>
        <w:t>the cumulative effects of exposure</w:t>
      </w:r>
      <w:r w:rsidR="006C050D">
        <w:rPr>
          <w:rFonts w:ascii="Arial" w:hAnsi="Arial" w:cs="Arial"/>
          <w:color w:val="000000" w:themeColor="text1"/>
          <w:lang w:val="en-US" w:eastAsia="es-ES"/>
        </w:rPr>
        <w:t xml:space="preserve"> </w:t>
      </w:r>
      <w:r w:rsidR="006C050D">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{"citationID":"nZXQb8IZ","properties":{"formattedCitation":"(19)","plainCitation":"(19)","noteIndex":0},"citationItems":[{"id":2131,"uris":["http://zotero.org/users/10260406/items/G9R57GUI"],"itemData":{"id":2131,"type":"article-journal","abstract":"Background\n              \n                More and more studies have investigated the association between maternal exposure to ambient air pollution during pregnancy and incidence of congenital heart defects (CHDs), but results are controversial. The aim of this study was to investigate whether maternal exposure to air pollutants (PM\n                10\n                , PM\n                2.5\n                , NO\n                2\n                , CO, SO\n                2\n                ) are associated with an increased risk of congenital heart defects in Suzhou city, China.\n              \n            \n            \n              Methods\n              \n                Based on the birth defect monitoring system of Suzhou city and the Environmental Health Department of Suzhou CDC, the birth defect monitoring data and concentrations of five air pollutants (PM\n                10\n                , PM\n                2.5\n                , NO\n                2\n                , CO, SO\n                2\n                ) in Suzhou city from 2015 to 2019 were obtained. The distribution of demographic characteristics of children with birth defects and exposure to air pollutant concentrations during different pregnancy periods were analyzed, Chi-square test was used to analyze whether there were statistical differences in the distribution of parturient woman age, pregnant weeks, times of pregnancy, as well as fetal sex and birth weight among children with congenital heart defects and other defects. Logistic regression model was further established to calculate the adjusted odds ratios (aORs) and 95% confidence intervals (CI) for the association between exposure to these ambient air pollutants during pregnancy and CHDs.\n              \n            \n            \n              Results\n              \n                A total of 5,213 infants with birth defects were recruited in this study from 2015 to 2019, the top five birth defects in Suzhou were syndactyly, congenital heart disease, ear malformation, cleft lip and palate, and hypospadias, and the proportion of congenital heart disease increased. The level of maternal exposures (mean ± sd) was highest in first trimester amongst pregnant women in Suzhou city. Compared to other birth defects, we observed significant increasing associations between PM\n                2.5\n                exposure during second and third trimester with risk of CHDs, aORs were 1.228 and 1.236 (95% CI: 1.141–1.322, 1.154–1.324 separately) per a 10 μg/m\n                3\n                change in PM\n                2.5\n                concentration. Maternal NO\n                2\n                exposure was significantly associated with CHDs in first trimester (aOR = 1.318; 95% CI: 1.210–1.435).\n              \n            \n            \n              Conclusions\n              \n                Our study contributes to explore the current state of Suzhou air quality and the association between maternal air pollution exposure and congenital heart defects. Exposure to PM\n                2.5\n                and NO\n                2\n                is thought to increase the risk of CHDs, but comprehensive description of these associations will be needed in future studies.","container-title":"Frontiers in Public Health","DOI":"10.3389/fpubh.2022.1017644","ISSN":"2296-2565","journalAbbreviation":"Front. Public Health","page":"1017644","source":"DOI.org (Crossref)","title":"Maternal exposure to ambient air pollution and risk of congenital heart defects in Suzhou, China","volume":"10","author":[{"family":"Sun","given":"Li"},{"family":"Wu","given":"Qianlan"},{"family":"Wang","given":"Huiying"},{"family":"Liu","given":"Juning"},{"family":"Shao","given":"Yan"},{"family":"Xu","given":"Rong"},{"family":"Gong","given":"Tian"},{"family":"Peng","given":"Xiaoju"},{"family":"Zhang","given":"Baoli"}],"issued":{"date-parts":[["2023",1,4]]}}}],"schema":"https://github.com/citation-style-language/schema/raw/master/csl-citation.json"} </w:instrText>
      </w:r>
      <w:r w:rsidR="006C050D">
        <w:rPr>
          <w:rFonts w:ascii="Arial" w:hAnsi="Arial" w:cs="Arial"/>
          <w:color w:val="000000" w:themeColor="text1"/>
          <w:lang w:val="en-US" w:eastAsia="es-ES"/>
        </w:rPr>
        <w:fldChar w:fldCharType="separate"/>
      </w:r>
      <w:r w:rsidR="006A1500">
        <w:rPr>
          <w:rFonts w:ascii="Arial" w:hAnsi="Arial" w:cs="Arial"/>
          <w:noProof/>
          <w:color w:val="000000" w:themeColor="text1"/>
          <w:lang w:val="en-US" w:eastAsia="es-ES"/>
        </w:rPr>
        <w:t>(19)</w:t>
      </w:r>
      <w:r w:rsidR="006C050D">
        <w:rPr>
          <w:rFonts w:ascii="Arial" w:hAnsi="Arial" w:cs="Arial"/>
          <w:color w:val="000000" w:themeColor="text1"/>
          <w:lang w:val="en-US" w:eastAsia="es-ES"/>
        </w:rPr>
        <w:fldChar w:fldCharType="end"/>
      </w:r>
      <w:r w:rsidR="004C3087">
        <w:rPr>
          <w:rFonts w:ascii="Arial" w:hAnsi="Arial" w:cs="Arial"/>
          <w:color w:val="000000" w:themeColor="text1"/>
          <w:lang w:val="en-US" w:eastAsia="es-ES"/>
        </w:rPr>
        <w:t xml:space="preserve">. </w:t>
      </w:r>
    </w:p>
    <w:p w14:paraId="082B7DDC" w14:textId="77777777" w:rsidR="00DC1EBE" w:rsidRDefault="00DC1EBE" w:rsidP="004D7D74">
      <w:pPr>
        <w:spacing w:after="0" w:line="480" w:lineRule="auto"/>
        <w:jc w:val="both"/>
        <w:rPr>
          <w:rFonts w:ascii="Arial" w:hAnsi="Arial" w:cs="Arial"/>
          <w:color w:val="000000" w:themeColor="text1"/>
          <w:lang w:val="en-US" w:eastAsia="es-ES"/>
        </w:rPr>
      </w:pPr>
    </w:p>
    <w:p w14:paraId="5CC21F69" w14:textId="6A670551" w:rsidR="007906CA" w:rsidRDefault="00DC1EBE" w:rsidP="004D7D74">
      <w:pPr>
        <w:spacing w:after="0" w:line="480" w:lineRule="auto"/>
        <w:jc w:val="both"/>
        <w:rPr>
          <w:rFonts w:ascii="Arial" w:hAnsi="Arial" w:cs="Arial"/>
          <w:color w:val="000000" w:themeColor="text1"/>
          <w:lang w:val="en-US" w:eastAsia="es-ES"/>
        </w:rPr>
      </w:pPr>
      <w:r>
        <w:rPr>
          <w:rFonts w:ascii="Arial" w:hAnsi="Arial" w:cs="Arial"/>
          <w:color w:val="000000" w:themeColor="text1"/>
          <w:lang w:val="en-US" w:eastAsia="es-ES"/>
        </w:rPr>
        <w:t>Our most consistent results were for congenital heart disease</w:t>
      </w:r>
      <w:r w:rsidR="008A48CA">
        <w:rPr>
          <w:rFonts w:ascii="Arial" w:hAnsi="Arial" w:cs="Arial"/>
          <w:color w:val="000000" w:themeColor="text1"/>
          <w:lang w:val="en-US" w:eastAsia="es-ES"/>
        </w:rPr>
        <w:t>, the most common congenital malformation in our sample</w:t>
      </w:r>
      <w:r w:rsidR="00441051">
        <w:rPr>
          <w:rFonts w:ascii="Arial" w:hAnsi="Arial" w:cs="Arial"/>
          <w:color w:val="000000" w:themeColor="text1"/>
          <w:lang w:val="en-US" w:eastAsia="es-ES"/>
        </w:rPr>
        <w:t xml:space="preserve"> and worldwide</w:t>
      </w:r>
      <w:r w:rsidR="00C3686D">
        <w:rPr>
          <w:rFonts w:ascii="Arial" w:hAnsi="Arial" w:cs="Arial"/>
          <w:color w:val="000000" w:themeColor="text1"/>
          <w:lang w:val="en-US" w:eastAsia="es-ES"/>
        </w:rPr>
        <w:t xml:space="preserve"> </w:t>
      </w:r>
      <w:r w:rsidR="00C3686D">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{"citationID":"noKRyues","properties":{"formattedCitation":"(53)","plainCitation":"(53)","noteIndex":0},"citationItems":[{"id":2187,"uris":["http://zotero.org/users/10260406/items/47IHN7WE"],"itemData":{"id":2187,"type":"article-journal","abstract":"Congenital heart disease (CHD) represents the major cause of infant mortality related to congenital anomalies globally. The etiology of CHD is mostly multifactorial, with environmental determinants, including maternal exposure to ambient air pollutants, assumed to contribute to CHD development. While particulate matter (PM) is responsible for millions of premature deaths every year, overall ambient air pollutants (PM, nitrogen and sulfur dioxide, ozone, and carbon monoxide) are known to increase the risk of adverse pregnancy outcomes. In this literature review, we provide an overview regarding the updated evidence related to the association between maternal exposure to outdoor air pollutants and CHD occurrence, also exploring the underlying biological mechanisms from human and experimental studies. With the exception of PM, for which there is currently moderate evidence of its positive association with overall CHD risk following exposure during the periconception and throughout pregnancy, and for ozone which shows a signal of association with increased risk of pooled CHD and certain CHD subtypes in the periconceptional period, for the other pollutants, the data are inconsistent, and no conclusion can be drawn about their role in CHD onset. Future epidemiological cohort studies in countries with different degree of air pollution and experimental research on animal models are warranted to gain a comprehensive picture of the possible involvement of ambient air pollutants in CHD etiopathogenesis. While on the one hand this information could also be useful for timely intervention to reduce the risk of CHD, on the other hand, it is mandatory to scale up the use of technologies for pollutant monitoring, as well as the use of Artificial Intelligence for data analysis to identify the non-linear relationships that will eventually exist between environmental and clinical variables.","container-title":"Antioxidants","DOI":"10.3390/antiox14010048","ISSN":"2076-3921","issue":"1","journalAbbreviation":"Antioxidants","language":"en","page":"48","source":"DOI.org (Crossref)","title":"Ambient Air Pollution and Congenital Heart Disease: Updated Evidence and Future Challenges","title-short":"Ambient Air Pollution and Congenital Heart Disease","volume":"14","author":[{"family":"Gorini","given":"Francesca"},{"family":"Tonacci","given":"Alessandro"}],"issued":{"date-parts":[["2025",1,3]]}}}],"schema":"https://github.com/citation-style-language/schema/raw/master/csl-citation.json"} </w:instrText>
      </w:r>
      <w:r w:rsidR="00C3686D">
        <w:rPr>
          <w:rFonts w:ascii="Arial" w:hAnsi="Arial" w:cs="Arial"/>
          <w:color w:val="000000" w:themeColor="text1"/>
          <w:lang w:val="en-US" w:eastAsia="es-ES"/>
        </w:rPr>
        <w:fldChar w:fldCharType="separate"/>
      </w:r>
      <w:r w:rsidR="00BF6083">
        <w:rPr>
          <w:rFonts w:ascii="Arial" w:hAnsi="Arial" w:cs="Arial"/>
          <w:noProof/>
          <w:color w:val="000000" w:themeColor="text1"/>
          <w:lang w:val="en-US" w:eastAsia="es-ES"/>
        </w:rPr>
        <w:t>(53)</w:t>
      </w:r>
      <w:r w:rsidR="00C3686D">
        <w:rPr>
          <w:rFonts w:ascii="Arial" w:hAnsi="Arial" w:cs="Arial"/>
          <w:color w:val="000000" w:themeColor="text1"/>
          <w:lang w:val="en-US" w:eastAsia="es-ES"/>
        </w:rPr>
        <w:fldChar w:fldCharType="end"/>
      </w:r>
      <w:r>
        <w:rPr>
          <w:rFonts w:ascii="Arial" w:hAnsi="Arial" w:cs="Arial"/>
          <w:color w:val="000000" w:themeColor="text1"/>
          <w:lang w:val="en-US" w:eastAsia="es-ES"/>
        </w:rPr>
        <w:t xml:space="preserve">. </w:t>
      </w:r>
      <w:r w:rsidR="00DB17F4">
        <w:rPr>
          <w:rFonts w:ascii="Arial" w:hAnsi="Arial" w:cs="Arial"/>
          <w:color w:val="000000" w:themeColor="text1"/>
          <w:lang w:val="en-US" w:eastAsia="es-ES"/>
        </w:rPr>
        <w:t xml:space="preserve">Environmental exposure is the most widely accepted etiology of </w:t>
      </w:r>
      <w:r w:rsidR="00D72F30">
        <w:rPr>
          <w:rFonts w:ascii="Arial" w:hAnsi="Arial" w:cs="Arial"/>
          <w:color w:val="000000" w:themeColor="text1"/>
          <w:lang w:val="en-US" w:eastAsia="es-ES"/>
        </w:rPr>
        <w:t>congenital heart disease</w:t>
      </w:r>
      <w:r w:rsidR="00F03A37">
        <w:rPr>
          <w:rFonts w:ascii="Arial" w:hAnsi="Arial" w:cs="Arial"/>
          <w:color w:val="000000" w:themeColor="text1"/>
          <w:lang w:val="en-US" w:eastAsia="es-ES"/>
        </w:rPr>
        <w:t xml:space="preserve">, with both human and animal models providing evidence that </w:t>
      </w:r>
      <w:r w:rsidR="00AB37F4">
        <w:rPr>
          <w:rFonts w:ascii="Arial" w:hAnsi="Arial" w:cs="Arial"/>
          <w:color w:val="000000" w:themeColor="text1"/>
          <w:lang w:val="en-US" w:eastAsia="es-ES"/>
        </w:rPr>
        <w:t>exposure to air pollutants</w:t>
      </w:r>
      <w:r w:rsidR="009760E1">
        <w:rPr>
          <w:rFonts w:ascii="Arial" w:hAnsi="Arial" w:cs="Arial"/>
          <w:color w:val="000000" w:themeColor="text1"/>
          <w:lang w:val="en-US" w:eastAsia="es-ES"/>
        </w:rPr>
        <w:t xml:space="preserve"> </w:t>
      </w:r>
      <w:r w:rsidR="001D7B03">
        <w:rPr>
          <w:rFonts w:ascii="Arial" w:hAnsi="Arial" w:cs="Arial"/>
          <w:color w:val="000000" w:themeColor="text1"/>
          <w:lang w:val="en-US" w:eastAsia="es-ES"/>
        </w:rPr>
        <w:t>relate to</w:t>
      </w:r>
      <w:r w:rsidR="00A0773D">
        <w:rPr>
          <w:rFonts w:ascii="Arial" w:hAnsi="Arial" w:cs="Arial"/>
          <w:color w:val="000000" w:themeColor="text1"/>
          <w:lang w:val="en-US" w:eastAsia="es-ES"/>
        </w:rPr>
        <w:t xml:space="preserve"> oxidative stress, epigenetic changes, and systemic inflammation </w:t>
      </w:r>
      <w:r w:rsidR="001D7B03">
        <w:rPr>
          <w:rFonts w:ascii="Arial" w:hAnsi="Arial" w:cs="Arial"/>
          <w:color w:val="000000" w:themeColor="text1"/>
          <w:lang w:val="en-US" w:eastAsia="es-ES"/>
        </w:rPr>
        <w:t>providing evidence of biological mechanisms that</w:t>
      </w:r>
      <w:r w:rsidR="00402170">
        <w:rPr>
          <w:rFonts w:ascii="Arial" w:hAnsi="Arial" w:cs="Arial"/>
          <w:color w:val="000000" w:themeColor="text1"/>
          <w:lang w:val="en-US" w:eastAsia="es-ES"/>
        </w:rPr>
        <w:t xml:space="preserve">, in part, may explain the development of </w:t>
      </w:r>
      <w:r w:rsidR="00067DB0">
        <w:rPr>
          <w:rFonts w:ascii="Arial" w:hAnsi="Arial" w:cs="Arial"/>
          <w:color w:val="000000" w:themeColor="text1"/>
          <w:lang w:val="en-US" w:eastAsia="es-ES"/>
        </w:rPr>
        <w:t>these specific malformations</w:t>
      </w:r>
      <w:r w:rsidR="00D56B02">
        <w:rPr>
          <w:rFonts w:ascii="Arial" w:hAnsi="Arial" w:cs="Arial"/>
          <w:color w:val="000000" w:themeColor="text1"/>
          <w:lang w:val="en-US" w:eastAsia="es-ES"/>
        </w:rPr>
        <w:t xml:space="preserve"> </w:t>
      </w:r>
      <w:r w:rsidR="00D56B02">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{"citationID":"ZOyPNF3A","properties":{"formattedCitation":"(53)","plainCitation":"(53)","noteIndex":0},"citationItems":[{"id":2187,"uris":["http://zotero.org/users/10260406/items/47IHN7WE"],"itemData":{"id":2187,"type":"article-journal","abstract":"Congenital heart disease (CHD) represents the major cause of infant mortality related to congenital anomalies globally. The etiology of CHD is mostly multifactorial, with environmental determinants, including maternal exposure to ambient air pollutants, assumed to contribute to CHD development. While particulate matter (PM) is responsible for millions of premature deaths every year, overall ambient air pollutants (PM, nitrogen and sulfur dioxide, ozone, and carbon monoxide) are known to increase the risk of adverse pregnancy outcomes. In this literature review, we provide an overview regarding the updated evidence related to the association between maternal exposure to outdoor air pollutants and CHD occurrence, also exploring the underlying biological mechanisms from human and experimental studies. With the exception of PM, for which there is currently moderate evidence of its positive association with overall CHD risk following exposure during the periconception and throughout pregnancy, and for ozone which shows a signal of association with increased risk of pooled CHD and certain CHD subtypes in the periconceptional period, for the other pollutants, the data are inconsistent, and no conclusion can be drawn about their role in CHD onset. Future epidemiological cohort studies in countries with different degree of air pollution and experimental research on animal models are warranted to gain a comprehensive picture of the possible involvement of ambient air pollutants in CHD etiopathogenesis. While on the one hand this information could also be useful for timely intervention to reduce the risk of CHD, on the other hand, it is mandatory to scale up the use of technologies for pollutant monitoring, as well as the use of Artificial Intelligence for data analysis to identify the non-linear relationships that will eventually exist between environmental and clinical variables.","container-title":"Antioxidants","DOI":"10.3390/antiox14010048","ISSN":"2076-3921","issue":"1","journalAbbreviation":"Antioxidants","language":"en","page":"48","source":"DOI.org (Crossref)","title":"Ambient Air Pollution and Congenital Heart Disease: Updated Evidence and Future Challenges","title-short":"Ambient Air Pollution and Congenital Heart Disease","volume":"14","author":[{"family":"Gorini","given":"Francesca"},{"family":"Tonacci","given":"Alessandro"}],"issued":{"date-parts":[["2025",1,3]]}}}],"schema":"https://github.com/citation-style-language/schema/raw/master/csl-citation.json"} </w:instrText>
      </w:r>
      <w:r w:rsidR="00D56B02">
        <w:rPr>
          <w:rFonts w:ascii="Arial" w:hAnsi="Arial" w:cs="Arial"/>
          <w:color w:val="000000" w:themeColor="text1"/>
          <w:lang w:val="en-US" w:eastAsia="es-ES"/>
        </w:rPr>
        <w:fldChar w:fldCharType="separate"/>
      </w:r>
      <w:r w:rsidR="00BF6083">
        <w:rPr>
          <w:rFonts w:ascii="Arial" w:hAnsi="Arial" w:cs="Arial"/>
          <w:noProof/>
          <w:color w:val="000000" w:themeColor="text1"/>
          <w:lang w:val="en-US" w:eastAsia="es-ES"/>
        </w:rPr>
        <w:t>(53)</w:t>
      </w:r>
      <w:r w:rsidR="00D56B02">
        <w:rPr>
          <w:rFonts w:ascii="Arial" w:hAnsi="Arial" w:cs="Arial"/>
          <w:color w:val="000000" w:themeColor="text1"/>
          <w:lang w:val="en-US" w:eastAsia="es-ES"/>
        </w:rPr>
        <w:fldChar w:fldCharType="end"/>
      </w:r>
      <w:r w:rsidR="00D72F30">
        <w:rPr>
          <w:rFonts w:ascii="Arial" w:hAnsi="Arial" w:cs="Arial"/>
          <w:color w:val="000000" w:themeColor="text1"/>
          <w:lang w:val="en-US" w:eastAsia="es-ES"/>
        </w:rPr>
        <w:t xml:space="preserve">. </w:t>
      </w:r>
      <w:r w:rsidR="00890189">
        <w:rPr>
          <w:rFonts w:ascii="Arial" w:hAnsi="Arial" w:cs="Arial"/>
          <w:color w:val="000000" w:themeColor="text1"/>
          <w:lang w:val="en-US" w:eastAsia="es-ES"/>
        </w:rPr>
        <w:t xml:space="preserve">In both initial </w:t>
      </w:r>
      <w:r w:rsidR="005A40FE">
        <w:rPr>
          <w:rFonts w:ascii="Arial" w:hAnsi="Arial" w:cs="Arial"/>
          <w:color w:val="000000" w:themeColor="text1"/>
          <w:lang w:val="en-US" w:eastAsia="es-ES"/>
        </w:rPr>
        <w:t>analyses</w:t>
      </w:r>
      <w:r w:rsidR="0098372F">
        <w:rPr>
          <w:rFonts w:ascii="Arial" w:hAnsi="Arial" w:cs="Arial"/>
          <w:color w:val="000000" w:themeColor="text1"/>
          <w:lang w:val="en-US" w:eastAsia="es-ES"/>
        </w:rPr>
        <w:t>,</w:t>
      </w:r>
      <w:r w:rsidR="00890189">
        <w:rPr>
          <w:rFonts w:ascii="Arial" w:hAnsi="Arial" w:cs="Arial"/>
          <w:color w:val="000000" w:themeColor="text1"/>
          <w:lang w:val="en-US" w:eastAsia="es-ES"/>
        </w:rPr>
        <w:t xml:space="preserve"> </w:t>
      </w:r>
      <w:r w:rsidR="0021247E">
        <w:rPr>
          <w:rFonts w:ascii="Arial" w:hAnsi="Arial" w:cs="Arial"/>
          <w:color w:val="000000" w:themeColor="text1"/>
          <w:lang w:val="en-US" w:eastAsia="es-ES"/>
        </w:rPr>
        <w:t>simultaneously</w:t>
      </w:r>
      <w:r w:rsidR="00890189">
        <w:rPr>
          <w:rFonts w:ascii="Arial" w:hAnsi="Arial" w:cs="Arial"/>
          <w:color w:val="000000" w:themeColor="text1"/>
          <w:lang w:val="en-US" w:eastAsia="es-ES"/>
        </w:rPr>
        <w:t xml:space="preserve"> adjusting for all trimesters of pregnancy, and in week-specific DLM models, we found increased risk of congenital </w:t>
      </w:r>
      <w:r w:rsidR="0021247E">
        <w:rPr>
          <w:rFonts w:ascii="Arial" w:hAnsi="Arial" w:cs="Arial"/>
          <w:color w:val="000000" w:themeColor="text1"/>
          <w:lang w:val="en-US" w:eastAsia="es-ES"/>
        </w:rPr>
        <w:t>heart</w:t>
      </w:r>
      <w:r w:rsidR="00890189">
        <w:rPr>
          <w:rFonts w:ascii="Arial" w:hAnsi="Arial" w:cs="Arial"/>
          <w:color w:val="000000" w:themeColor="text1"/>
          <w:lang w:val="en-US" w:eastAsia="es-ES"/>
        </w:rPr>
        <w:t xml:space="preserve"> disease associated with exposures </w:t>
      </w:r>
      <w:r w:rsidR="0021247E">
        <w:rPr>
          <w:rFonts w:ascii="Arial" w:hAnsi="Arial" w:cs="Arial"/>
          <w:color w:val="000000" w:themeColor="text1"/>
          <w:lang w:val="en-US" w:eastAsia="es-ES"/>
        </w:rPr>
        <w:t>later</w:t>
      </w:r>
      <w:r w:rsidR="00890189">
        <w:rPr>
          <w:rFonts w:ascii="Arial" w:hAnsi="Arial" w:cs="Arial"/>
          <w:color w:val="000000" w:themeColor="text1"/>
          <w:lang w:val="en-US" w:eastAsia="es-ES"/>
        </w:rPr>
        <w:t xml:space="preserve"> in pregnancy</w:t>
      </w:r>
      <w:r w:rsidR="0021247E">
        <w:rPr>
          <w:rFonts w:ascii="Arial" w:hAnsi="Arial" w:cs="Arial"/>
          <w:color w:val="000000" w:themeColor="text1"/>
          <w:lang w:val="en-US" w:eastAsia="es-ES"/>
        </w:rPr>
        <w:t xml:space="preserve">. </w:t>
      </w:r>
      <w:r w:rsidR="00906641">
        <w:rPr>
          <w:rFonts w:ascii="Arial" w:hAnsi="Arial" w:cs="Arial"/>
          <w:color w:val="000000" w:themeColor="text1"/>
          <w:lang w:val="en-US" w:eastAsia="es-ES"/>
        </w:rPr>
        <w:t xml:space="preserve">The heart begins development early in </w:t>
      </w:r>
      <w:r w:rsidR="006A2D58">
        <w:rPr>
          <w:rFonts w:ascii="Arial" w:hAnsi="Arial" w:cs="Arial"/>
          <w:color w:val="000000" w:themeColor="text1"/>
          <w:lang w:val="en-US" w:eastAsia="es-ES"/>
        </w:rPr>
        <w:t xml:space="preserve">the gestational </w:t>
      </w:r>
      <w:r w:rsidR="004D7D74">
        <w:rPr>
          <w:rFonts w:ascii="Arial" w:hAnsi="Arial" w:cs="Arial"/>
          <w:color w:val="000000" w:themeColor="text1"/>
          <w:lang w:val="en-US" w:eastAsia="es-ES"/>
        </w:rPr>
        <w:t>period;</w:t>
      </w:r>
      <w:r w:rsidR="006A2D58">
        <w:rPr>
          <w:rFonts w:ascii="Arial" w:hAnsi="Arial" w:cs="Arial"/>
          <w:color w:val="000000" w:themeColor="text1"/>
          <w:lang w:val="en-US" w:eastAsia="es-ES"/>
        </w:rPr>
        <w:t xml:space="preserve"> </w:t>
      </w:r>
      <w:r w:rsidR="00A06BB4">
        <w:rPr>
          <w:rFonts w:ascii="Arial" w:hAnsi="Arial" w:cs="Arial"/>
          <w:color w:val="000000" w:themeColor="text1"/>
          <w:lang w:val="en-US" w:eastAsia="es-ES"/>
        </w:rPr>
        <w:t>thus, c</w:t>
      </w:r>
      <w:r w:rsidR="00C919D5">
        <w:rPr>
          <w:rFonts w:ascii="Arial" w:hAnsi="Arial" w:cs="Arial"/>
          <w:color w:val="000000" w:themeColor="text1"/>
          <w:lang w:val="en-US" w:eastAsia="es-ES"/>
        </w:rPr>
        <w:t xml:space="preserve">ardiac malformations </w:t>
      </w:r>
      <w:r w:rsidR="00A06BB4">
        <w:rPr>
          <w:rFonts w:ascii="Arial" w:hAnsi="Arial" w:cs="Arial"/>
          <w:color w:val="000000" w:themeColor="text1"/>
          <w:lang w:val="en-US" w:eastAsia="es-ES"/>
        </w:rPr>
        <w:t xml:space="preserve">may also </w:t>
      </w:r>
      <w:r w:rsidR="0083711B" w:rsidRPr="0083711B">
        <w:rPr>
          <w:rFonts w:ascii="Arial" w:hAnsi="Arial" w:cs="Arial"/>
          <w:color w:val="000000" w:themeColor="text1"/>
          <w:lang w:val="en-US" w:eastAsia="es-ES"/>
        </w:rPr>
        <w:t>originate very early, between weeks 3 and 8 after conception</w:t>
      </w:r>
      <w:r w:rsidR="00C919D5">
        <w:rPr>
          <w:rFonts w:ascii="Arial" w:hAnsi="Arial" w:cs="Arial"/>
          <w:color w:val="000000" w:themeColor="text1"/>
          <w:lang w:val="en-US" w:eastAsia="es-ES"/>
        </w:rPr>
        <w:t xml:space="preserve"> and </w:t>
      </w:r>
      <w:r w:rsidR="0083711B" w:rsidRPr="0083711B">
        <w:rPr>
          <w:rFonts w:ascii="Arial" w:hAnsi="Arial" w:cs="Arial"/>
          <w:color w:val="000000" w:themeColor="text1"/>
          <w:lang w:val="en-US" w:eastAsia="es-ES"/>
        </w:rPr>
        <w:t>are typically first detected on ultrasound from 11–22 weeks onward</w:t>
      </w:r>
      <w:r w:rsidR="00981742">
        <w:rPr>
          <w:rFonts w:ascii="Arial" w:hAnsi="Arial" w:cs="Arial"/>
          <w:color w:val="000000" w:themeColor="text1"/>
          <w:lang w:val="en-US" w:eastAsia="es-ES"/>
        </w:rPr>
        <w:t xml:space="preserve"> </w:t>
      </w:r>
      <w:r w:rsidR="00981742">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{"citationID":"iMBWBvHj","properties":{"formattedCitation":"(54)","plainCitation":"(54)","noteIndex":0},"citationItems":[{"id":2194,"uris":["http://zotero.org/users/10260406/items/IRFUAVR8"],"itemData":{"id":2194,"type":"article-journal","container-title":"Obstetrics, Gynaecology &amp; Reproductive Medicine","DOI":"10.1016/j.ogrm.2023.01.007","ISSN":"17517214","issue":"4","journalAbbreviation":"Obstetrics, Gynaecology &amp; Reproductive Medicine","language":"en","page":"97-104","source":"DOI.org (Crossref)","title":"Suspected fetal anomalies: an overview for general obstetricians and gynaecologists","title-short":"Suspected fetal anomalies","volume":"33","author":[{"family":"Fiolna","given":"Magdalena"},{"family":"McEwan","given":"Alec"}],"issued":{"date-parts":[["2023",4]]}}}],"schema":"https://github.com/citation-style-language/schema/raw/master/csl-citation.json"} </w:instrText>
      </w:r>
      <w:r w:rsidR="00981742">
        <w:rPr>
          <w:rFonts w:ascii="Arial" w:hAnsi="Arial" w:cs="Arial"/>
          <w:color w:val="000000" w:themeColor="text1"/>
          <w:lang w:val="en-US" w:eastAsia="es-ES"/>
        </w:rPr>
        <w:fldChar w:fldCharType="separate"/>
      </w:r>
      <w:r w:rsidR="00BF6083">
        <w:rPr>
          <w:rFonts w:ascii="Arial" w:hAnsi="Arial" w:cs="Arial"/>
          <w:noProof/>
          <w:color w:val="000000" w:themeColor="text1"/>
          <w:lang w:val="en-US" w:eastAsia="es-ES"/>
        </w:rPr>
        <w:t>(54)</w:t>
      </w:r>
      <w:r w:rsidR="00981742">
        <w:rPr>
          <w:rFonts w:ascii="Arial" w:hAnsi="Arial" w:cs="Arial"/>
          <w:color w:val="000000" w:themeColor="text1"/>
          <w:lang w:val="en-US" w:eastAsia="es-ES"/>
        </w:rPr>
        <w:fldChar w:fldCharType="end"/>
      </w:r>
      <w:r w:rsidR="0083711B" w:rsidRPr="0083711B">
        <w:rPr>
          <w:rFonts w:ascii="Arial" w:hAnsi="Arial" w:cs="Arial"/>
          <w:color w:val="000000" w:themeColor="text1"/>
          <w:lang w:val="en-US" w:eastAsia="es-ES"/>
        </w:rPr>
        <w:t xml:space="preserve">. </w:t>
      </w:r>
      <w:r w:rsidR="00C919D5" w:rsidRPr="00C919D5">
        <w:rPr>
          <w:rFonts w:ascii="Arial" w:hAnsi="Arial" w:cs="Arial"/>
          <w:color w:val="000000" w:themeColor="text1"/>
          <w:lang w:val="en-US" w:eastAsia="es-ES"/>
        </w:rPr>
        <w:t>However, m</w:t>
      </w:r>
      <w:r w:rsidR="0083711B" w:rsidRPr="00C919D5">
        <w:rPr>
          <w:rFonts w:ascii="Arial" w:hAnsi="Arial" w:cs="Arial"/>
          <w:color w:val="000000" w:themeColor="text1"/>
          <w:lang w:val="en-US" w:eastAsia="es-ES"/>
        </w:rPr>
        <w:t xml:space="preserve">any </w:t>
      </w:r>
      <w:r w:rsidR="0083711B" w:rsidRPr="00C919D5">
        <w:rPr>
          <w:rFonts w:ascii="Arial" w:hAnsi="Arial" w:cs="Arial"/>
          <w:color w:val="000000" w:themeColor="text1"/>
          <w:lang w:val="en-US" w:eastAsia="es-ES"/>
        </w:rPr>
        <w:lastRenderedPageBreak/>
        <w:t>lesions then change and may worsen through the second and third trimesters</w:t>
      </w:r>
      <w:r w:rsidR="00E55B03">
        <w:rPr>
          <w:rFonts w:ascii="Arial" w:hAnsi="Arial" w:cs="Arial"/>
          <w:color w:val="000000" w:themeColor="text1"/>
          <w:lang w:val="en-US" w:eastAsia="es-ES"/>
        </w:rPr>
        <w:t xml:space="preserve">. </w:t>
      </w:r>
      <w:r w:rsidR="008B43B7">
        <w:rPr>
          <w:rFonts w:ascii="Arial" w:hAnsi="Arial" w:cs="Arial"/>
          <w:color w:val="000000" w:themeColor="text1"/>
          <w:lang w:val="en-US" w:eastAsia="es-ES"/>
        </w:rPr>
        <w:t xml:space="preserve">While some </w:t>
      </w:r>
      <w:r w:rsidR="00CC4CE8">
        <w:rPr>
          <w:rFonts w:ascii="Arial" w:hAnsi="Arial" w:cs="Arial"/>
          <w:color w:val="000000" w:themeColor="text1"/>
          <w:lang w:val="en-US" w:eastAsia="es-ES"/>
        </w:rPr>
        <w:t>p</w:t>
      </w:r>
      <w:r w:rsidR="00D95E20">
        <w:rPr>
          <w:rFonts w:ascii="Arial" w:hAnsi="Arial" w:cs="Arial"/>
          <w:color w:val="000000" w:themeColor="text1"/>
          <w:lang w:val="en-US" w:eastAsia="es-ES"/>
        </w:rPr>
        <w:t>revious work has shown increased risk with exposure</w:t>
      </w:r>
      <w:r w:rsidR="00CC4CE8">
        <w:rPr>
          <w:rFonts w:ascii="Arial" w:hAnsi="Arial" w:cs="Arial"/>
          <w:color w:val="000000" w:themeColor="text1"/>
          <w:lang w:val="en-US" w:eastAsia="es-ES"/>
        </w:rPr>
        <w:t xml:space="preserve"> to air pollution</w:t>
      </w:r>
      <w:r w:rsidR="00D95E20">
        <w:rPr>
          <w:rFonts w:ascii="Arial" w:hAnsi="Arial" w:cs="Arial"/>
          <w:color w:val="000000" w:themeColor="text1"/>
          <w:lang w:val="en-US" w:eastAsia="es-ES"/>
        </w:rPr>
        <w:t xml:space="preserve"> in the first </w:t>
      </w:r>
      <w:r w:rsidR="00CC4CE8">
        <w:rPr>
          <w:rFonts w:ascii="Arial" w:hAnsi="Arial" w:cs="Arial"/>
          <w:color w:val="000000" w:themeColor="text1"/>
          <w:lang w:val="en-US" w:eastAsia="es-ES"/>
        </w:rPr>
        <w:t xml:space="preserve">trimester </w:t>
      </w:r>
      <w:r w:rsidR="00826EB7">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{"citationID":"p0bGIDbv","properties":{"formattedCitation":"(14,18)","plainCitation":"(14,18)","noteIndex":0},"citationItems":[{"id":2121,"uris":["http://zotero.org/users/10260406/items/2B8QD8JP"],"itemData":{"id":2121,"type":"article-journal","container-title":"International Journal of Hygiene and Environmental Health","DOI":"10.1016/j.ijheh.2025.114627","ISSN":"14384639","journalAbbreviation":"International Journal of Hygiene and Environmental Health","language":"en","page":"114627","source":"DOI.org (Crossref)","title":"Maternal exposure to ambient air pollution and risk of congenital heart defects in offspring: A population-based cohort study in Wuhan, China","title-short":"Maternal exposure to ambient air pollution and risk of congenital heart defects in offspring","volume":"269","author":[{"family":"Zhang","given":"Dan"},{"family":"Zhang","given":"Yu"},{"family":"Feng","given":"Huan"},{"family":"Nie","given":"Liu"},{"family":"Yang","given":"Yifan"},{"family":"Wang","given":"Xin"},{"family":"Tan","given":"Yafei"}],"issued":{"date-parts":[["2025",8]]}},"locator":"202"},{"id":2127,"uris":["http://zotero.org/users/10260406/items/5H6ABH26"],"itemData":{"id":2127,"type":"article-journal","container-title":"International Journal of Environmental Health Research","DOI":"10.1080/09603123.2023.2246383","ISSN":"0960-3123, 1369-1619","issue":"5","journalAbbreviation":"International Journal of Environmental Health Research","language":"en","page":"2333-2352","source":"DOI.org (Crossref)","title":"Global air pollution exposure and congenital anomalies: an updated systematic review and meta-analysis of epidemiological studies","title-short":"Global air pollution exposure and congenital anomalies","volume":"34","author":[{"family":"Feng","given":"Yang"},{"family":"Liu","given":"Xinxin"},{"family":"Zhang","given":"Xiaoan"},{"family":"Zhao","given":"Xin"},{"family":"Chang","given":"Hui"},{"family":"Ouyang","given":"Fan"},{"family":"Yu","given":"Zengli"},{"family":"Gao","given":"Zhan"},{"family":"Zhang","given":"Huanhuan"}],"issued":{"date-parts":[["2024",5,3]]}}}],"schema":"https://github.com/citation-style-language/schema/raw/master/csl-citation.json"} </w:instrText>
      </w:r>
      <w:r w:rsidR="00826EB7">
        <w:rPr>
          <w:rFonts w:ascii="Arial" w:hAnsi="Arial" w:cs="Arial"/>
          <w:color w:val="000000" w:themeColor="text1"/>
          <w:lang w:val="en-US" w:eastAsia="es-ES"/>
        </w:rPr>
        <w:fldChar w:fldCharType="separate"/>
      </w:r>
      <w:r w:rsidR="006A1500">
        <w:rPr>
          <w:rFonts w:ascii="Arial" w:hAnsi="Arial" w:cs="Arial"/>
          <w:noProof/>
          <w:color w:val="000000" w:themeColor="text1"/>
          <w:lang w:val="en-US" w:eastAsia="es-ES"/>
        </w:rPr>
        <w:t>(14,18)</w:t>
      </w:r>
      <w:r w:rsidR="00826EB7">
        <w:rPr>
          <w:rFonts w:ascii="Arial" w:hAnsi="Arial" w:cs="Arial"/>
          <w:color w:val="000000" w:themeColor="text1"/>
          <w:lang w:val="en-US" w:eastAsia="es-ES"/>
        </w:rPr>
        <w:fldChar w:fldCharType="end"/>
      </w:r>
      <w:r w:rsidR="00826EB7">
        <w:rPr>
          <w:rFonts w:ascii="Arial" w:hAnsi="Arial" w:cs="Arial"/>
          <w:color w:val="000000" w:themeColor="text1"/>
          <w:lang w:val="en-US" w:eastAsia="es-ES"/>
        </w:rPr>
        <w:t xml:space="preserve">, </w:t>
      </w:r>
      <w:r w:rsidR="0075047B">
        <w:rPr>
          <w:rFonts w:ascii="Arial" w:hAnsi="Arial" w:cs="Arial"/>
          <w:color w:val="000000" w:themeColor="text1"/>
          <w:lang w:val="en-US" w:eastAsia="es-ES"/>
        </w:rPr>
        <w:t xml:space="preserve">at least </w:t>
      </w:r>
      <w:r w:rsidR="006D7870">
        <w:rPr>
          <w:rFonts w:ascii="Arial" w:hAnsi="Arial" w:cs="Arial"/>
          <w:color w:val="000000" w:themeColor="text1"/>
          <w:lang w:val="en-US" w:eastAsia="es-ES"/>
        </w:rPr>
        <w:t>two</w:t>
      </w:r>
      <w:r w:rsidR="0075047B">
        <w:rPr>
          <w:rFonts w:ascii="Arial" w:hAnsi="Arial" w:cs="Arial"/>
          <w:color w:val="000000" w:themeColor="text1"/>
          <w:lang w:val="en-US" w:eastAsia="es-ES"/>
        </w:rPr>
        <w:t xml:space="preserve"> other stud</w:t>
      </w:r>
      <w:r w:rsidR="006D7870">
        <w:rPr>
          <w:rFonts w:ascii="Arial" w:hAnsi="Arial" w:cs="Arial"/>
          <w:color w:val="000000" w:themeColor="text1"/>
          <w:lang w:val="en-US" w:eastAsia="es-ES"/>
        </w:rPr>
        <w:t>ies</w:t>
      </w:r>
      <w:r w:rsidR="0075047B">
        <w:rPr>
          <w:rFonts w:ascii="Arial" w:hAnsi="Arial" w:cs="Arial"/>
          <w:color w:val="000000" w:themeColor="text1"/>
          <w:lang w:val="en-US" w:eastAsia="es-ES"/>
        </w:rPr>
        <w:t xml:space="preserve"> ha</w:t>
      </w:r>
      <w:r w:rsidR="006D7870">
        <w:rPr>
          <w:rFonts w:ascii="Arial" w:hAnsi="Arial" w:cs="Arial"/>
          <w:color w:val="000000" w:themeColor="text1"/>
          <w:lang w:val="en-US" w:eastAsia="es-ES"/>
        </w:rPr>
        <w:t>ve</w:t>
      </w:r>
      <w:r w:rsidR="0075047B">
        <w:rPr>
          <w:rFonts w:ascii="Arial" w:hAnsi="Arial" w:cs="Arial"/>
          <w:color w:val="000000" w:themeColor="text1"/>
          <w:lang w:val="en-US" w:eastAsia="es-ES"/>
        </w:rPr>
        <w:t xml:space="preserve"> shown </w:t>
      </w:r>
      <w:r w:rsidR="003D39FF">
        <w:rPr>
          <w:rFonts w:ascii="Arial" w:hAnsi="Arial" w:cs="Arial"/>
          <w:color w:val="000000" w:themeColor="text1"/>
          <w:lang w:val="en-US" w:eastAsia="es-ES"/>
        </w:rPr>
        <w:t>risk of congenital heart disease associated with exposure to PM</w:t>
      </w:r>
      <w:r w:rsidR="003D39FF" w:rsidRPr="00DC2EE4">
        <w:rPr>
          <w:rFonts w:ascii="Arial" w:hAnsi="Arial" w:cs="Arial"/>
          <w:color w:val="000000" w:themeColor="text1"/>
          <w:vertAlign w:val="subscript"/>
          <w:lang w:val="en-US" w:eastAsia="es-ES"/>
        </w:rPr>
        <w:t xml:space="preserve">2.5 </w:t>
      </w:r>
      <w:r w:rsidR="003D39FF">
        <w:rPr>
          <w:rFonts w:ascii="Arial" w:hAnsi="Arial" w:cs="Arial"/>
          <w:color w:val="000000" w:themeColor="text1"/>
          <w:lang w:val="en-US" w:eastAsia="es-ES"/>
        </w:rPr>
        <w:t xml:space="preserve">in the second and third trimester </w:t>
      </w:r>
      <w:r w:rsidR="00D55BEF">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{"citationID":"GF8jTeYm","properties":{"formattedCitation":"(19,52)","plainCitation":"(19,52)","noteIndex":0},"citationItems":[{"id":2131,"uris":["http://zotero.org/users/10260406/items/G9R57GUI"],"itemData":{"id":2131,"type":"article-journal","abstract":"Background\n              \n                More and more studies have investigated the association between maternal exposure to ambient air pollution during pregnancy and incidence of congenital heart defects (CHDs), but results are controversial. The aim of this study was to investigate whether maternal exposure to air pollutants (PM\n                10\n                , PM\n                2.5\n                , NO\n                2\n                , CO, SO\n                2\n                ) are associated with an increased risk of congenital heart defects in Suzhou city, China.\n              \n            \n            \n              Methods\n              \n                Based on the birth defect monitoring system of Suzhou city and the Environmental Health Department of Suzhou CDC, the birth defect monitoring data and concentrations of five air pollutants (PM\n                10\n                , PM\n                2.5\n                , NO\n                2\n                , CO, SO\n                2\n                ) in Suzhou city from 2015 to 2019 were obtained. The distribution of demographic characteristics of children with birth defects and exposure to air pollutant concentrations during different pregnancy periods were analyzed, Chi-square test was used to analyze whether there were statistical differences in the distribution of parturient woman age, pregnant weeks, times of pregnancy, as well as fetal sex and birth weight among children with congenital heart defects and other defects. Logistic regression model was further established to calculate the adjusted odds ratios (aORs) and 95% confidence intervals (CI) for the association between exposure to these ambient air pollutants during pregnancy and CHDs.\n              \n            \n            \n              Results\n              \n                A total of 5,213 infants with birth defects were recruited in this study from 2015 to 2019, the top five birth defects in Suzhou were syndactyly, congenital heart disease, ear malformation, cleft lip and palate, and hypospadias, and the proportion of congenital heart disease increased. The level of maternal exposures (mean ± sd) was highest in first trimester amongst pregnant women in Suzhou city. Compared to other birth defects, we observed significant increasing associations between PM\n                2.5\n                exposure during second and third trimester with risk of CHDs, aORs were 1.228 and 1.236 (95% CI: 1.141–1.322, 1.154–1.324 separately) per a 10 μg/m\n                3\n                change in PM\n                2.5\n                concentration. Maternal NO\n                2\n                exposure was significantly associated with CHDs in first trimester (aOR = 1.318; 95% CI: 1.210–1.435).\n              \n            \n            \n              Conclusions\n              \n                Our study contributes to explore the current state of Suzhou air quality and the association between maternal air pollution exposure and congenital heart defects. Exposure to PM\n                2.5\n                and NO\n                2\n                is thought to increase the risk of CHDs, but comprehensive description of these associations will be needed in future studies.","container-title":"Frontiers in Public Health","DOI":"10.3389/fpubh.2022.1017644","ISSN":"2296-2565","journalAbbreviation":"Front. Public Health","page":"1017644","source":"DOI.org (Crossref)","title":"Maternal exposure to ambient air pollution and risk of congenital heart defects in Suzhou, China","volume":"10","author":[{"family":"Sun","given":"Li"},{"family":"Wu","given":"Qianlan"},{"family":"Wang","given":"Huiying"},{"family":"Liu","given":"Juning"},{"family":"Shao","given":"Yan"},{"family":"Xu","given":"Rong"},{"family":"Gong","given":"Tian"},{"family":"Peng","given":"Xiaoju"},{"family":"Zhang","given":"Baoli"}],"issued":{"date-parts":[["2023",1,4]]}}},{"id":2184,"uris":["http://zotero.org/users/10260406/items/8V5NMVAD"],"itemData":{"id":2184,"type":"article-journal","container-title":"Science of The Total Environment","DOI":"10.1016/j.scitotenv.2020.143821","ISSN":"00489697","journalAbbreviation":"Science of The Total Environment","language":"en","page":"143821","source":"DOI.org (Crossref)","title":"Associations between weekly air pollution exposure and congenital heart disease","volume":"757","author":[{"family":"Zhang","given":"Qi"},{"family":"Sun","given":"Shu"},{"family":"Sui","given":"Xinmiao"},{"family":"Ding","given":"Liu"},{"family":"Yang","given":"Mei"},{"family":"Li","given":"Changlian"},{"family":"Zhang","given":"Chao"},{"family":"Zhang","given":"Xiujun"},{"family":"Hao","given":"Jiahu"},{"family":"Xu","given":"Yuechen"},{"family":"Lin","given":"Shilei"},{"family":"Ding","given":"Rui"},{"family":"Cao","given":"Jiyu"}],"issued":{"date-parts":[["2021",2]]}}}],"schema":"https://github.com/citation-style-language/schema/raw/master/csl-citation.json"} </w:instrText>
      </w:r>
      <w:r w:rsidR="00D55BEF">
        <w:rPr>
          <w:rFonts w:ascii="Arial" w:hAnsi="Arial" w:cs="Arial"/>
          <w:color w:val="000000" w:themeColor="text1"/>
          <w:lang w:val="en-US" w:eastAsia="es-ES"/>
        </w:rPr>
        <w:fldChar w:fldCharType="separate"/>
      </w:r>
      <w:r w:rsidR="00BF6083">
        <w:rPr>
          <w:rFonts w:ascii="Arial" w:hAnsi="Arial" w:cs="Arial"/>
          <w:noProof/>
          <w:color w:val="000000" w:themeColor="text1"/>
          <w:lang w:val="en-US" w:eastAsia="es-ES"/>
        </w:rPr>
        <w:t>(19,52)</w:t>
      </w:r>
      <w:r w:rsidR="00D55BEF">
        <w:rPr>
          <w:rFonts w:ascii="Arial" w:hAnsi="Arial" w:cs="Arial"/>
          <w:color w:val="000000" w:themeColor="text1"/>
          <w:lang w:val="en-US" w:eastAsia="es-ES"/>
        </w:rPr>
        <w:fldChar w:fldCharType="end"/>
      </w:r>
      <w:r w:rsidR="00D55BEF">
        <w:rPr>
          <w:rFonts w:ascii="Arial" w:hAnsi="Arial" w:cs="Arial"/>
          <w:color w:val="000000" w:themeColor="text1"/>
          <w:lang w:val="en-US" w:eastAsia="es-ES"/>
        </w:rPr>
        <w:t>.</w:t>
      </w:r>
      <w:r w:rsidR="00260182">
        <w:rPr>
          <w:rFonts w:ascii="Arial" w:hAnsi="Arial" w:cs="Arial"/>
          <w:color w:val="000000" w:themeColor="text1"/>
          <w:lang w:val="en-US" w:eastAsia="es-ES"/>
        </w:rPr>
        <w:t xml:space="preserve"> </w:t>
      </w:r>
      <w:r w:rsidR="007906CA" w:rsidRPr="007906CA">
        <w:rPr>
          <w:rFonts w:ascii="Arial" w:hAnsi="Arial" w:cs="Arial"/>
          <w:color w:val="000000" w:themeColor="text1"/>
          <w:lang w:val="en-US" w:eastAsia="es-ES"/>
        </w:rPr>
        <w:t>The magnitude of the effects we observed for each 10 µg/m³ increase in PM</w:t>
      </w:r>
      <w:r w:rsidR="007906CA" w:rsidRPr="007906CA">
        <w:rPr>
          <w:rFonts w:ascii="Cambria Math" w:hAnsi="Cambria Math" w:cs="Cambria Math"/>
          <w:color w:val="000000" w:themeColor="text1"/>
          <w:lang w:val="en-US" w:eastAsia="es-ES"/>
        </w:rPr>
        <w:t>₂</w:t>
      </w:r>
      <w:r w:rsidR="007906CA" w:rsidRPr="007906CA">
        <w:rPr>
          <w:rFonts w:ascii="Arial" w:hAnsi="Arial" w:cs="Arial"/>
          <w:color w:val="000000" w:themeColor="text1"/>
          <w:lang w:val="en-US" w:eastAsia="es-ES"/>
        </w:rPr>
        <w:t>.</w:t>
      </w:r>
      <w:r w:rsidR="007906CA" w:rsidRPr="007906CA">
        <w:rPr>
          <w:rFonts w:ascii="Cambria Math" w:hAnsi="Cambria Math" w:cs="Cambria Math"/>
          <w:color w:val="000000" w:themeColor="text1"/>
          <w:lang w:val="en-US" w:eastAsia="es-ES"/>
        </w:rPr>
        <w:t>₅</w:t>
      </w:r>
      <w:r w:rsidR="007906CA" w:rsidRPr="007906CA">
        <w:rPr>
          <w:rFonts w:ascii="Arial" w:hAnsi="Arial" w:cs="Arial"/>
          <w:color w:val="000000" w:themeColor="text1"/>
          <w:lang w:val="en-US" w:eastAsia="es-ES"/>
        </w:rPr>
        <w:t xml:space="preserve"> was higher than that reported in a study conducted in Hefei, China, which found RRs between 1.02 and 1.03 for exposures during weeks 20 and 26 </w:t>
      </w:r>
      <w:r w:rsidR="00372659" w:rsidRPr="008E3543">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{"citationID":"RD3ijJP9","properties":{"formattedCitation":"(52)","plainCitation":"(52)","noteIndex":0},"citationItems":[{"id":2184,"uris":["http://zotero.org/users/10260406/items/8V5NMVAD"],"itemData":{"id":2184,"type":"article-journal","container-title":"Science of The Total Environment","DOI":"10.1016/j.scitotenv.2020.143821","ISSN":"00489697","journalAbbreviation":"Science of The Total Environment","language":"en","page":"143821","source":"DOI.org (Crossref)","title":"Associations between weekly air pollution exposure and congenital heart disease","volume":"757","author":[{"family":"Zhang","given":"Qi"},{"family":"Sun","given":"Shu"},{"family":"Sui","given":"Xinmiao"},{"family":"Ding","given":"Liu"},{"family":"Yang","given":"Mei"},{"family":"Li","given":"Changlian"},{"family":"Zhang","given":"Chao"},{"family":"Zhang","given":"Xiujun"},{"family":"Hao","given":"Jiahu"},{"family":"Xu","given":"Yuechen"},{"family":"Lin","given":"Shilei"},{"family":"Ding","given":"Rui"},{"family":"Cao","given":"Jiyu"}],"issued":{"date-parts":[["2021",2]]}}}],"schema":"https://github.com/citation-style-language/schema/raw/master/csl-citation.json"} </w:instrText>
      </w:r>
      <w:r w:rsidR="00372659" w:rsidRPr="008E3543">
        <w:rPr>
          <w:rFonts w:ascii="Arial" w:hAnsi="Arial" w:cs="Arial"/>
          <w:color w:val="000000" w:themeColor="text1"/>
          <w:lang w:val="en-US" w:eastAsia="es-ES"/>
        </w:rPr>
        <w:fldChar w:fldCharType="separate"/>
      </w:r>
      <w:r w:rsidR="00BF6083">
        <w:rPr>
          <w:rFonts w:ascii="Arial" w:hAnsi="Arial" w:cs="Arial"/>
          <w:noProof/>
          <w:color w:val="000000" w:themeColor="text1"/>
          <w:lang w:val="en-US" w:eastAsia="es-ES"/>
        </w:rPr>
        <w:t>(52)</w:t>
      </w:r>
      <w:r w:rsidR="00372659" w:rsidRPr="008E3543">
        <w:rPr>
          <w:rFonts w:ascii="Arial" w:hAnsi="Arial" w:cs="Arial"/>
          <w:color w:val="000000" w:themeColor="text1"/>
          <w:lang w:val="en-US" w:eastAsia="es-ES"/>
        </w:rPr>
        <w:fldChar w:fldCharType="end"/>
      </w:r>
      <w:r w:rsidR="007906CA" w:rsidRPr="007906CA">
        <w:rPr>
          <w:rFonts w:ascii="Arial" w:hAnsi="Arial" w:cs="Arial"/>
          <w:color w:val="000000" w:themeColor="text1"/>
          <w:lang w:val="en-US" w:eastAsia="es-ES"/>
        </w:rPr>
        <w:t>, compared to 1.</w:t>
      </w:r>
      <w:r w:rsidR="005905C5">
        <w:rPr>
          <w:rFonts w:ascii="Arial" w:hAnsi="Arial" w:cs="Arial"/>
          <w:color w:val="000000" w:themeColor="text1"/>
          <w:lang w:val="en-US" w:eastAsia="es-ES"/>
        </w:rPr>
        <w:t>14</w:t>
      </w:r>
      <w:r w:rsidR="007906CA" w:rsidRPr="007906CA">
        <w:rPr>
          <w:rFonts w:ascii="Arial" w:hAnsi="Arial" w:cs="Arial"/>
          <w:color w:val="000000" w:themeColor="text1"/>
          <w:lang w:val="en-US" w:eastAsia="es-ES"/>
        </w:rPr>
        <w:t xml:space="preserve"> (1.</w:t>
      </w:r>
      <w:r w:rsidR="005905C5">
        <w:rPr>
          <w:rFonts w:ascii="Arial" w:hAnsi="Arial" w:cs="Arial"/>
          <w:color w:val="000000" w:themeColor="text1"/>
          <w:lang w:val="en-US" w:eastAsia="es-ES"/>
        </w:rPr>
        <w:t>03</w:t>
      </w:r>
      <w:r w:rsidR="007906CA" w:rsidRPr="007906CA">
        <w:rPr>
          <w:rFonts w:ascii="Arial" w:hAnsi="Arial" w:cs="Arial"/>
          <w:color w:val="000000" w:themeColor="text1"/>
          <w:lang w:val="en-US" w:eastAsia="es-ES"/>
        </w:rPr>
        <w:t>–</w:t>
      </w:r>
      <w:r w:rsidR="00CB4DC1">
        <w:rPr>
          <w:rFonts w:ascii="Arial" w:hAnsi="Arial" w:cs="Arial"/>
          <w:color w:val="000000" w:themeColor="text1"/>
          <w:lang w:val="en-US" w:eastAsia="es-ES"/>
        </w:rPr>
        <w:t>1</w:t>
      </w:r>
      <w:r w:rsidR="007906CA" w:rsidRPr="007906CA">
        <w:rPr>
          <w:rFonts w:ascii="Arial" w:hAnsi="Arial" w:cs="Arial"/>
          <w:color w:val="000000" w:themeColor="text1"/>
          <w:lang w:val="en-US" w:eastAsia="es-ES"/>
        </w:rPr>
        <w:t>.</w:t>
      </w:r>
      <w:r w:rsidR="00CB4DC1">
        <w:rPr>
          <w:rFonts w:ascii="Arial" w:hAnsi="Arial" w:cs="Arial"/>
          <w:color w:val="000000" w:themeColor="text1"/>
          <w:lang w:val="en-US" w:eastAsia="es-ES"/>
        </w:rPr>
        <w:t>25</w:t>
      </w:r>
      <w:r w:rsidR="007906CA" w:rsidRPr="007906CA">
        <w:rPr>
          <w:rFonts w:ascii="Arial" w:hAnsi="Arial" w:cs="Arial"/>
          <w:color w:val="000000" w:themeColor="text1"/>
          <w:lang w:val="en-US" w:eastAsia="es-ES"/>
        </w:rPr>
        <w:t>)</w:t>
      </w:r>
      <w:r w:rsidR="00A63543">
        <w:rPr>
          <w:rFonts w:ascii="Arial" w:hAnsi="Arial" w:cs="Arial"/>
          <w:color w:val="000000" w:themeColor="text1"/>
          <w:lang w:val="en-US" w:eastAsia="es-ES"/>
        </w:rPr>
        <w:t xml:space="preserve"> </w:t>
      </w:r>
      <w:r w:rsidR="00A63543" w:rsidRPr="00054A57">
        <w:rPr>
          <w:rFonts w:ascii="Arial" w:hAnsi="Arial" w:cs="Arial"/>
          <w:color w:val="000000" w:themeColor="text1"/>
          <w:highlight w:val="yellow"/>
          <w:lang w:val="en-US" w:eastAsia="es-ES"/>
        </w:rPr>
        <w:t>under the temporal model and 1.08 (</w:t>
      </w:r>
      <w:r w:rsidR="00054A57" w:rsidRPr="00054A57">
        <w:rPr>
          <w:rFonts w:ascii="Arial" w:hAnsi="Arial" w:cs="Arial"/>
          <w:color w:val="000000" w:themeColor="text1"/>
          <w:highlight w:val="yellow"/>
          <w:lang w:val="en-US" w:eastAsia="es-ES"/>
        </w:rPr>
        <w:t>1.02-1.14) for the spatial-temporal LUR model</w:t>
      </w:r>
      <w:r w:rsidR="007906CA" w:rsidRPr="00054A57">
        <w:rPr>
          <w:rFonts w:ascii="Arial" w:hAnsi="Arial" w:cs="Arial"/>
          <w:color w:val="000000" w:themeColor="text1"/>
          <w:highlight w:val="yellow"/>
          <w:lang w:val="en-US" w:eastAsia="es-ES"/>
        </w:rPr>
        <w:t xml:space="preserve"> at week 24 </w:t>
      </w:r>
      <w:r w:rsidR="00054A57">
        <w:rPr>
          <w:rFonts w:ascii="Arial" w:hAnsi="Arial" w:cs="Arial"/>
          <w:color w:val="000000" w:themeColor="text1"/>
          <w:highlight w:val="yellow"/>
          <w:lang w:val="en-US" w:eastAsia="es-ES"/>
        </w:rPr>
        <w:t xml:space="preserve">observed </w:t>
      </w:r>
      <w:r w:rsidR="007906CA" w:rsidRPr="00054A57">
        <w:rPr>
          <w:rFonts w:ascii="Arial" w:hAnsi="Arial" w:cs="Arial"/>
          <w:color w:val="000000" w:themeColor="text1"/>
          <w:highlight w:val="yellow"/>
          <w:lang w:val="en-US" w:eastAsia="es-ES"/>
        </w:rPr>
        <w:t>in the current study</w:t>
      </w:r>
      <w:r w:rsidR="007906CA" w:rsidRPr="007906CA">
        <w:rPr>
          <w:rFonts w:ascii="Arial" w:hAnsi="Arial" w:cs="Arial"/>
          <w:color w:val="000000" w:themeColor="text1"/>
          <w:lang w:val="en-US" w:eastAsia="es-ES"/>
        </w:rPr>
        <w:t xml:space="preserve">. These differences should be interpreted with caution given the limited sample size and resulting imprecision in our estimates. The primary contribution of our findings lies not in the magnitude of the point estimates, but in the identification of a pattern of increased risk later in pregnancy, most consistently for congenital heart defects. While this pattern could reflect differences in the composition and toxicity of </w:t>
      </w:r>
      <w:r w:rsidR="00372659">
        <w:rPr>
          <w:rFonts w:ascii="Arial" w:hAnsi="Arial" w:cs="Arial"/>
          <w:color w:val="000000" w:themeColor="text1"/>
          <w:lang w:val="en-US" w:eastAsia="es-ES"/>
        </w:rPr>
        <w:t>PM</w:t>
      </w:r>
      <w:r w:rsidR="00372659" w:rsidRPr="00372659">
        <w:rPr>
          <w:rFonts w:ascii="Arial" w:hAnsi="Arial" w:cs="Arial"/>
          <w:color w:val="000000" w:themeColor="text1"/>
          <w:vertAlign w:val="subscript"/>
          <w:lang w:val="en-US" w:eastAsia="es-ES"/>
        </w:rPr>
        <w:t>2.5</w:t>
      </w:r>
      <w:r w:rsidR="007906CA" w:rsidRPr="007906CA">
        <w:rPr>
          <w:rFonts w:ascii="Arial" w:hAnsi="Arial" w:cs="Arial"/>
          <w:color w:val="000000" w:themeColor="text1"/>
          <w:lang w:val="en-US" w:eastAsia="es-ES"/>
        </w:rPr>
        <w:t xml:space="preserve"> from wood-burning sources, additional studies are needed to evaluate this possibility.</w:t>
      </w:r>
    </w:p>
    <w:p w14:paraId="3D862DAC" w14:textId="77777777" w:rsidR="000866AE" w:rsidRDefault="000866AE" w:rsidP="004D7D74">
      <w:pPr>
        <w:spacing w:after="0" w:line="480" w:lineRule="auto"/>
        <w:jc w:val="both"/>
        <w:rPr>
          <w:rFonts w:ascii="Arial" w:hAnsi="Arial" w:cs="Arial"/>
          <w:color w:val="000000" w:themeColor="text1"/>
          <w:lang w:val="en-US" w:eastAsia="es-ES"/>
        </w:rPr>
      </w:pPr>
    </w:p>
    <w:p w14:paraId="0D3592E0" w14:textId="6C279271" w:rsidR="000866AE" w:rsidRDefault="000866AE" w:rsidP="004D7D74">
      <w:pPr>
        <w:spacing w:after="0" w:line="480" w:lineRule="auto"/>
        <w:jc w:val="both"/>
        <w:rPr>
          <w:rFonts w:ascii="Arial" w:hAnsi="Arial" w:cs="Arial"/>
          <w:color w:val="000000" w:themeColor="text1"/>
          <w:lang w:val="en-US" w:eastAsia="es-ES"/>
        </w:rPr>
      </w:pPr>
      <w:r w:rsidRPr="000866AE">
        <w:rPr>
          <w:rFonts w:ascii="Arial" w:hAnsi="Arial" w:cs="Arial"/>
          <w:color w:val="000000" w:themeColor="text1"/>
          <w:highlight w:val="yellow"/>
          <w:lang w:val="en-US" w:eastAsia="es-ES"/>
        </w:rPr>
        <w:t>Males accounted for 46.9% of infants with congenital heart disease in our study. Although male predominance has been reported for several congenital heart defects, sex distributions may vary according to the specific defect and study population. An earlier analysis of the same neonatal dataset found that males represented 45.2% of newborns with circulatory system malformations</w:t>
      </w:r>
      <w:r w:rsidR="00C65F03">
        <w:rPr>
          <w:rFonts w:ascii="Arial" w:hAnsi="Arial" w:cs="Arial"/>
          <w:color w:val="000000" w:themeColor="text1"/>
          <w:highlight w:val="yellow"/>
          <w:lang w:val="en-US" w:eastAsia="es-ES"/>
        </w:rPr>
        <w:t xml:space="preserve"> </w:t>
      </w:r>
      <w:r w:rsidR="00C65F03">
        <w:rPr>
          <w:rFonts w:ascii="Arial" w:hAnsi="Arial" w:cs="Arial"/>
          <w:color w:val="000000" w:themeColor="text1"/>
          <w:highlight w:val="yellow"/>
          <w:lang w:val="en-US" w:eastAsia="es-ES"/>
        </w:rPr>
        <w:fldChar w:fldCharType="begin"/>
      </w:r>
      <w:r w:rsidR="00BF6083">
        <w:rPr>
          <w:rFonts w:ascii="Arial" w:hAnsi="Arial" w:cs="Arial"/>
          <w:color w:val="000000" w:themeColor="text1"/>
          <w:highlight w:val="yellow"/>
          <w:lang w:val="en-US" w:eastAsia="es-ES"/>
        </w:rPr>
        <w:instrText xml:space="preserve"> ADDIN ZOTERO_ITEM CSL_CITATION {"citationID":"N7hgjDKH","properties":{"unsorted":false,"formattedCitation":"(32)","plainCitation":"(32)","noteIndex":0},"citationItems":[{"id":2119,"uris":["http://zotero.org/users/10260406/items/A53JAG73"],"itemData":{"id":2119,"type":"article-journal","abstract":"Anualmente 7,9 millones de neonatos en el mundo presentan anomalías del desarrollo. Junto a la prematurez, constituyen las principales causas de mortalidad durante el primer año de vida en los países desarrollados o en vías de desarrollo. En Chile, se estima una prevalencia de 3,9% del total de nacidos vivos. No existen reportes de prevalencia de malformaciones en la Región de La Araucanía. Objetivo: Estimar la prevalencia al nacer de malformaciones congénitas en neonatos hospitalizados en un Servicio de Neonatología. Pacientes y Método: Estudio de corte transversal. Población de referencia: 54.241 nacidos vivos, en el Hospital Regional de Temuco en un periodo de 10 años. Los casos provienen de la base de datos de egresos hospitalarios de neonatología según clasificación CIE 10, desde el 1 de enero del 2009 al 31 de diciembre del 2018. Se realizó estadística descriptiva y analítica con el software STATA 15. Resultados: se identificaron 949 neonatos portadores de una o más malformaciones congénitas. La prevalencia global de neonatos con malformaciones fue de 1,7% siendo las de mayor prevalencia: defecto del tabique ventricular 40,9 x 10.000 recién nacidos vivos (RNV), defecto del tabique auricular 21,5 x 10.000 RNV, fisura labial y palatina 14,0 x 10.000 RRNV, cardiomiopatías hipertróficas congénitas 8,1 x 10.000, ausencia, atresia y estenosis congénita del ano 7,9 x 10.000 RNV. Conclusiones: La prevalencia global de malformaciones es similar a la reportada para el país. Al analizar por tipo se encontraron frecuencias significativamente mayores a los reportados en estudios previos.","container-title":"Andes Pediatrica","DOI":"10.32641/andespediatr.v93i3.3854","ISSN":"2452-6053, 2452-6053","issue":"3","journalAbbreviation":"Andes pediatr","page":"383-391","source":"DOI.org (Crossref)","title":"Prevalencia de malformaciones congénitas en recién nacidos de la región de la Araucanía","volume":"93","author":[{"family":"Muñoz M.","given":"Maribel"},{"family":"Kilchemmann F.","given":"Carlos"},{"family":"Román N.","given":"Andrés"},{"family":"Baeza W.","given":"Bernardita"}],"issued":{"date-parts":[["2022",6,10]]}}}],"schema":"https://github.com/citation-style-language/schema/raw/master/csl-citation.json"} </w:instrText>
      </w:r>
      <w:r w:rsidR="00C65F03">
        <w:rPr>
          <w:rFonts w:ascii="Arial" w:hAnsi="Arial" w:cs="Arial"/>
          <w:color w:val="000000" w:themeColor="text1"/>
          <w:highlight w:val="yellow"/>
          <w:lang w:val="en-US" w:eastAsia="es-ES"/>
        </w:rPr>
        <w:fldChar w:fldCharType="separate"/>
      </w:r>
      <w:r w:rsidR="00C65F03">
        <w:rPr>
          <w:rFonts w:ascii="Arial" w:hAnsi="Arial" w:cs="Arial"/>
          <w:noProof/>
          <w:color w:val="000000" w:themeColor="text1"/>
          <w:highlight w:val="yellow"/>
          <w:lang w:val="en-US" w:eastAsia="es-ES"/>
        </w:rPr>
        <w:t>(32)</w:t>
      </w:r>
      <w:r w:rsidR="00C65F03">
        <w:rPr>
          <w:rFonts w:ascii="Arial" w:hAnsi="Arial" w:cs="Arial"/>
          <w:color w:val="000000" w:themeColor="text1"/>
          <w:highlight w:val="yellow"/>
          <w:lang w:val="en-US" w:eastAsia="es-ES"/>
        </w:rPr>
        <w:fldChar w:fldCharType="end"/>
      </w:r>
      <w:r w:rsidRPr="000866AE">
        <w:rPr>
          <w:rFonts w:ascii="Arial" w:hAnsi="Arial" w:cs="Arial"/>
          <w:color w:val="000000" w:themeColor="text1"/>
          <w:highlight w:val="yellow"/>
          <w:lang w:val="en-US" w:eastAsia="es-ES"/>
        </w:rPr>
        <w:t>. Differential survival by sex and selection into the hospital-based study population could potentially influence the observed distribution; however, our data do not allow these explanations to be assessed directly.</w:t>
      </w:r>
    </w:p>
    <w:p w14:paraId="2FB95AF7" w14:textId="77777777" w:rsidR="006E1623" w:rsidRDefault="006E1623" w:rsidP="004D7D74">
      <w:pPr>
        <w:spacing w:after="0" w:line="480" w:lineRule="auto"/>
        <w:jc w:val="both"/>
        <w:rPr>
          <w:rFonts w:ascii="Arial" w:hAnsi="Arial" w:cs="Arial"/>
          <w:color w:val="000000" w:themeColor="text1"/>
          <w:lang w:val="en-US" w:eastAsia="es-ES"/>
        </w:rPr>
      </w:pPr>
    </w:p>
    <w:p w14:paraId="70ACF7BD" w14:textId="77777777" w:rsidR="007271FE" w:rsidRDefault="006E1623" w:rsidP="00852403">
      <w:pPr>
        <w:spacing w:after="0" w:line="480" w:lineRule="auto"/>
        <w:jc w:val="both"/>
        <w:rPr>
          <w:rFonts w:ascii="Arial" w:hAnsi="Arial" w:cs="Arial"/>
          <w:lang w:val="en-US" w:eastAsia="es-ES"/>
        </w:rPr>
      </w:pPr>
      <w:r>
        <w:rPr>
          <w:rFonts w:ascii="Arial" w:hAnsi="Arial" w:cs="Arial"/>
          <w:color w:val="000000" w:themeColor="text1"/>
          <w:lang w:val="en-US" w:eastAsia="es-ES"/>
        </w:rPr>
        <w:t xml:space="preserve">Our results were most consistent when using air pollution exposure estimated from a temporal model </w:t>
      </w:r>
      <w:r w:rsidR="00800A2E">
        <w:rPr>
          <w:rFonts w:ascii="Arial" w:hAnsi="Arial" w:cs="Arial"/>
          <w:color w:val="000000" w:themeColor="text1"/>
          <w:lang w:val="en-US" w:eastAsia="es-ES"/>
        </w:rPr>
        <w:t>(</w:t>
      </w:r>
      <w:r w:rsidR="004617E2">
        <w:rPr>
          <w:rFonts w:ascii="Arial" w:hAnsi="Arial" w:cs="Arial"/>
          <w:color w:val="000000" w:themeColor="text1"/>
          <w:lang w:val="en-US" w:eastAsia="es-ES"/>
        </w:rPr>
        <w:t xml:space="preserve">measurements from a government monitor for </w:t>
      </w:r>
      <w:r w:rsidR="00800A2E">
        <w:rPr>
          <w:rFonts w:ascii="Arial" w:hAnsi="Arial" w:cs="Arial"/>
          <w:lang w:val="en-US" w:eastAsia="es-ES"/>
        </w:rPr>
        <w:t>PM</w:t>
      </w:r>
      <w:r w:rsidR="00800A2E" w:rsidRPr="002F0375">
        <w:rPr>
          <w:rFonts w:ascii="Arial" w:hAnsi="Arial" w:cs="Arial"/>
          <w:vertAlign w:val="subscript"/>
          <w:lang w:val="en-US" w:eastAsia="es-ES"/>
        </w:rPr>
        <w:t>2.5</w:t>
      </w:r>
      <w:r w:rsidR="004617E2" w:rsidRPr="002F0375">
        <w:rPr>
          <w:rFonts w:ascii="Arial" w:hAnsi="Arial" w:cs="Arial"/>
          <w:vertAlign w:val="subscript"/>
          <w:lang w:val="en-US" w:eastAsia="es-ES"/>
        </w:rPr>
        <w:t xml:space="preserve"> </w:t>
      </w:r>
      <w:r w:rsidR="004617E2">
        <w:rPr>
          <w:rFonts w:ascii="Arial" w:hAnsi="Arial" w:cs="Arial"/>
          <w:lang w:val="en-US" w:eastAsia="es-ES"/>
        </w:rPr>
        <w:t>and</w:t>
      </w:r>
      <w:r w:rsidR="00834F9C">
        <w:rPr>
          <w:rFonts w:ascii="Arial" w:hAnsi="Arial" w:cs="Arial"/>
          <w:lang w:val="en-US" w:eastAsia="es-ES"/>
        </w:rPr>
        <w:t xml:space="preserve">, for </w:t>
      </w:r>
      <w:r w:rsidR="00800A2E">
        <w:rPr>
          <w:rFonts w:ascii="Arial" w:hAnsi="Arial" w:cs="Arial"/>
          <w:lang w:val="en-US" w:eastAsia="es-ES"/>
        </w:rPr>
        <w:t>w</w:t>
      </w:r>
      <w:r w:rsidR="00800A2E" w:rsidRPr="40081650">
        <w:rPr>
          <w:rFonts w:ascii="Arial" w:hAnsi="Arial" w:cs="Arial"/>
          <w:lang w:val="en-US" w:eastAsia="es-ES"/>
        </w:rPr>
        <w:t>ood-smoke tracers</w:t>
      </w:r>
      <w:r w:rsidR="00834F9C">
        <w:rPr>
          <w:rFonts w:ascii="Arial" w:hAnsi="Arial" w:cs="Arial"/>
          <w:lang w:val="en-US" w:eastAsia="es-ES"/>
        </w:rPr>
        <w:t>, modeled</w:t>
      </w:r>
      <w:r w:rsidR="00800A2E">
        <w:rPr>
          <w:rFonts w:ascii="Arial" w:eastAsiaTheme="minorEastAsia" w:hAnsi="Arial" w:cs="Arial"/>
          <w:lang w:val="en-US"/>
        </w:rPr>
        <w:t xml:space="preserve"> based on PM</w:t>
      </w:r>
      <w:r w:rsidR="00800A2E" w:rsidRPr="002F0375">
        <w:rPr>
          <w:rFonts w:ascii="Arial" w:eastAsiaTheme="minorEastAsia" w:hAnsi="Arial" w:cs="Arial"/>
          <w:vertAlign w:val="subscript"/>
          <w:lang w:val="en-US"/>
        </w:rPr>
        <w:t xml:space="preserve">2.5 </w:t>
      </w:r>
      <w:r w:rsidR="00800A2E">
        <w:rPr>
          <w:rFonts w:ascii="Arial" w:eastAsiaTheme="minorEastAsia" w:hAnsi="Arial" w:cs="Arial"/>
          <w:lang w:val="en-US"/>
        </w:rPr>
        <w:t>and temperature</w:t>
      </w:r>
      <w:r w:rsidR="00834F9C">
        <w:rPr>
          <w:rFonts w:ascii="Arial" w:eastAsiaTheme="minorEastAsia" w:hAnsi="Arial" w:cs="Arial"/>
          <w:lang w:val="en-US"/>
        </w:rPr>
        <w:t>)</w:t>
      </w:r>
      <w:r w:rsidR="00A10723">
        <w:rPr>
          <w:rFonts w:ascii="Arial" w:eastAsiaTheme="minorEastAsia" w:hAnsi="Arial" w:cs="Arial"/>
          <w:lang w:val="en-US"/>
        </w:rPr>
        <w:t xml:space="preserve">, although levels were consistently </w:t>
      </w:r>
      <w:r w:rsidR="004B7447">
        <w:rPr>
          <w:rFonts w:ascii="Arial" w:eastAsiaTheme="minorEastAsia" w:hAnsi="Arial" w:cs="Arial"/>
          <w:lang w:val="en-US"/>
        </w:rPr>
        <w:t xml:space="preserve">lower </w:t>
      </w:r>
      <w:r w:rsidR="004B7447">
        <w:rPr>
          <w:rFonts w:ascii="Arial" w:eastAsiaTheme="minorEastAsia" w:hAnsi="Arial" w:cs="Arial"/>
          <w:lang w:val="en-US"/>
        </w:rPr>
        <w:lastRenderedPageBreak/>
        <w:t xml:space="preserve">than those </w:t>
      </w:r>
      <w:r w:rsidR="00A10723">
        <w:rPr>
          <w:rFonts w:ascii="Arial" w:eastAsiaTheme="minorEastAsia" w:hAnsi="Arial" w:cs="Arial"/>
          <w:lang w:val="en-US"/>
        </w:rPr>
        <w:t xml:space="preserve">estimated using the </w:t>
      </w:r>
      <w:r w:rsidR="004B7447">
        <w:rPr>
          <w:rFonts w:ascii="Arial" w:eastAsiaTheme="minorEastAsia" w:hAnsi="Arial" w:cs="Arial"/>
          <w:lang w:val="en-US"/>
        </w:rPr>
        <w:t xml:space="preserve">temporal-spatial </w:t>
      </w:r>
      <w:r w:rsidR="001E2FE6">
        <w:rPr>
          <w:rFonts w:ascii="Arial" w:eastAsiaTheme="minorEastAsia" w:hAnsi="Arial" w:cs="Arial"/>
          <w:lang w:val="en-US"/>
        </w:rPr>
        <w:t xml:space="preserve">(LUR) </w:t>
      </w:r>
      <w:r w:rsidR="004B7447">
        <w:rPr>
          <w:rFonts w:ascii="Arial" w:eastAsiaTheme="minorEastAsia" w:hAnsi="Arial" w:cs="Arial"/>
          <w:lang w:val="en-US"/>
        </w:rPr>
        <w:t>model</w:t>
      </w:r>
      <w:r w:rsidR="00800A2E">
        <w:rPr>
          <w:rFonts w:ascii="Arial" w:hAnsi="Arial" w:cs="Arial"/>
          <w:lang w:val="en-US" w:eastAsia="es-ES"/>
        </w:rPr>
        <w:t>.</w:t>
      </w:r>
      <w:r w:rsidR="00834F9C">
        <w:rPr>
          <w:rFonts w:ascii="Arial" w:hAnsi="Arial" w:cs="Arial"/>
          <w:lang w:val="en-US" w:eastAsia="es-ES"/>
        </w:rPr>
        <w:t xml:space="preserve"> </w:t>
      </w:r>
      <w:r w:rsidR="007F72B9">
        <w:rPr>
          <w:rFonts w:ascii="Arial" w:hAnsi="Arial" w:cs="Arial"/>
          <w:lang w:val="en-US" w:eastAsia="es-ES"/>
        </w:rPr>
        <w:t xml:space="preserve">Women tended to live in highly dense residential neighborhood, which are more impacted by wood burning </w:t>
      </w:r>
      <w:r w:rsidR="007F72B9">
        <w:rPr>
          <w:rFonts w:ascii="Arial" w:hAnsi="Arial" w:cs="Arial"/>
          <w:lang w:val="en-US" w:eastAsia="es-ES"/>
        </w:rPr>
        <w:fldChar w:fldCharType="begin"/>
      </w:r>
      <w:r w:rsidR="00BF6083">
        <w:rPr>
          <w:rFonts w:ascii="Arial" w:hAnsi="Arial" w:cs="Arial"/>
          <w:lang w:val="en-US" w:eastAsia="es-ES"/>
        </w:rPr>
        <w:instrText xml:space="preserve"> ADDIN ZOTERO_ITEM CSL_CITATION {"citationID":"Kw9ECXPz","properties":{"unsorted":false,"formattedCitation":"(37)","plainCitation":"(37)","noteIndex":0},"citationItems":[{"id":965,"uris":["http://zotero.org/users/10260406/items/8ICEI8YE"],"itemData":{"id":965,"type":"article-journal","abstract":"Land use regression models have been widely employed in environmental epidemiology to predict spatiotemporal variation of air pollution. The spatial variability of fine particulate (PM2.5) due to wood-burning has not been studied in Chile. In this study, we used data from a sampling campaign to develop a Land-Use Regression (LUR) model in a city heavily impacted by wood-burning: Temuco, Chile. Models were built based on a field campaign similar following the ESCAPE protocol. The campaign included sampling at 40 fixed sites in parallel with sampling at a central site located at a government monitoring station to control for background levels. Sites tried to maximize the spatial distribution of likely predictors such as number of residential dwellings, number of wood-stoves, PM2.5 concentrations and traffic impact. Two-weeks PM2.5 samples were collected at each site and repeated in 4 sessions covering a whole year. Samples were analyzed for mass and the wood-burning tracers levoglucosan and soluble potassium. To predict the spatio-temporal PM2.5 concentrations and wood tracers, land use regression models were built using average concentrations from the air pollutant campaign as response variable, and potential spatial and temporal predictors including meteorological variables, pollutants concentrations from the air quality network, traffic, urban green areas, land use, among other. The results show that the LUR model was capable of explaining 0.94 of the variation in PM2.5. The population density, houses with coal stoves density, household density and length of local road were positively correlated with PM2.5 concentrations, whereas the no residential areas, density of woodstoves, traffic, electric stoves, elevation, temperature, and precipitation were negatively correlated with PM2.5. This work is the first LUR study in a city heavily impacted by residential air pollution in Chile. The performance of the model was higher than wood burning LUR models reported previously.","container-title":"Environmental Epidemiology","DOI":"10.1097/01.ee9.0000609512.80652.77","ISSN":"2474-7882","title":"Development of Land-Use Regression Models for Particulate Matter due to residential wood burning in Temuco, Chile","author":[{"family":"M","given":"Quinteros Caceres"},{"family":"C","given":"Blazquez"},{"family":"F","given":"Rosas"},{"family":"J","given":"Cardenas"},{"family":"X","given":"Ossa"},{"family":"J","given":"Delgado"},{"family":"R","given":"Harrison"},{"family":"P","given":"Ruiz"}],"issued":{"date-parts":[["2019"]]}}}],"schema":"https://github.com/citation-style-language/schema/raw/master/csl-citation.json"} </w:instrText>
      </w:r>
      <w:r w:rsidR="007F72B9">
        <w:rPr>
          <w:rFonts w:ascii="Arial" w:hAnsi="Arial" w:cs="Arial"/>
          <w:lang w:val="en-US" w:eastAsia="es-ES"/>
        </w:rPr>
        <w:fldChar w:fldCharType="separate"/>
      </w:r>
      <w:r w:rsidR="00954C07">
        <w:rPr>
          <w:rFonts w:ascii="Arial" w:hAnsi="Arial" w:cs="Arial"/>
          <w:noProof/>
          <w:lang w:val="en-US" w:eastAsia="es-ES"/>
        </w:rPr>
        <w:t>(37)</w:t>
      </w:r>
      <w:r w:rsidR="007F72B9">
        <w:rPr>
          <w:rFonts w:ascii="Arial" w:hAnsi="Arial" w:cs="Arial"/>
          <w:lang w:val="en-US" w:eastAsia="es-ES"/>
        </w:rPr>
        <w:fldChar w:fldCharType="end"/>
      </w:r>
      <w:r w:rsidR="008F231B">
        <w:rPr>
          <w:rFonts w:ascii="Arial" w:hAnsi="Arial" w:cs="Arial"/>
          <w:lang w:val="en-US" w:eastAsia="es-ES"/>
        </w:rPr>
        <w:t xml:space="preserve"> and </w:t>
      </w:r>
      <w:r w:rsidR="007F72B9">
        <w:rPr>
          <w:rFonts w:ascii="Arial" w:hAnsi="Arial" w:cs="Arial"/>
          <w:lang w:val="en-US" w:eastAsia="es-ES"/>
        </w:rPr>
        <w:t xml:space="preserve">explain higher overall exposures than using central site only. </w:t>
      </w:r>
      <w:r w:rsidR="00432E60">
        <w:rPr>
          <w:rFonts w:ascii="Arial" w:hAnsi="Arial" w:cs="Arial"/>
          <w:lang w:val="en-US" w:eastAsia="es-ES"/>
        </w:rPr>
        <w:t xml:space="preserve">Point estimates for exposure in the third trimester </w:t>
      </w:r>
      <w:r w:rsidR="00CC34BF">
        <w:rPr>
          <w:rFonts w:ascii="Arial" w:hAnsi="Arial" w:cs="Arial"/>
          <w:lang w:val="en-US" w:eastAsia="es-ES"/>
        </w:rPr>
        <w:t xml:space="preserve">estimated with our LUR model </w:t>
      </w:r>
      <w:r w:rsidR="00432E60">
        <w:rPr>
          <w:rFonts w:ascii="Arial" w:hAnsi="Arial" w:cs="Arial"/>
          <w:lang w:val="en-US" w:eastAsia="es-ES"/>
        </w:rPr>
        <w:t xml:space="preserve">and risk of congenital heart disease were above 1.0, but all confidence intervals contained the null value. </w:t>
      </w:r>
      <w:r w:rsidR="00213AEE" w:rsidRPr="00B95D6B">
        <w:rPr>
          <w:rFonts w:ascii="Arial" w:hAnsi="Arial" w:cs="Arial"/>
          <w:lang w:val="en-US" w:eastAsia="es-ES"/>
        </w:rPr>
        <w:t xml:space="preserve">One explanation is that our </w:t>
      </w:r>
      <w:r w:rsidR="00594C25" w:rsidRPr="00B95D6B">
        <w:rPr>
          <w:rFonts w:ascii="Arial" w:hAnsi="Arial" w:cs="Arial"/>
          <w:lang w:val="en-US" w:eastAsia="es-ES"/>
        </w:rPr>
        <w:t>temporal-spatial model represents more freshly emitted air pollution, while the temporal model represents more accumulated or oxidated pollution, which can be more toxic</w:t>
      </w:r>
      <w:r w:rsidR="00B95D6B" w:rsidRPr="00B95D6B">
        <w:rPr>
          <w:rFonts w:ascii="Arial" w:hAnsi="Arial" w:cs="Arial"/>
          <w:lang w:val="en-US" w:eastAsia="es-ES"/>
        </w:rPr>
        <w:t xml:space="preserve"> </w:t>
      </w:r>
      <w:r w:rsidR="00B95D6B" w:rsidRPr="00B95D6B">
        <w:rPr>
          <w:rFonts w:ascii="Arial" w:hAnsi="Arial" w:cs="Arial"/>
          <w:lang w:val="en-US" w:eastAsia="es-ES"/>
        </w:rPr>
        <w:fldChar w:fldCharType="begin"/>
      </w:r>
      <w:r w:rsidR="00BF6083">
        <w:rPr>
          <w:rFonts w:ascii="Arial" w:hAnsi="Arial" w:cs="Arial"/>
          <w:lang w:val="en-US" w:eastAsia="es-ES"/>
        </w:rPr>
        <w:instrText xml:space="preserve"> ADDIN ZOTERO_ITEM CSL_CITATION {"citationID":"s5qwq6md","properties":{"unsorted":false,"formattedCitation":"(55)","plainCitation":"(55)","noteIndex":0},"citationItems":[{"id":2243,"uris":["http://zotero.org/users/10260406/items/B58MHTJ5"],"itemData":{"id":2243,"type":"article-journal","container-title":"Science of The Total Environment","DOI":"10.1016/j.scitotenv.2024.170984","ISSN":"00489697","journalAbbreviation":"Science of The Total Environment","language":"en","page":"170984","source":"DOI.org (Crossref)","title":"Summertime oxidative potential of atmospheric PM2.5 over New Delhi: Effect of aerosol ageing","title-short":"Summertime oxidative potential of atmospheric PM2.5 over New Delhi","volume":"920","author":[{"family":"Verma","given":"P.K."},{"family":"Devaprasad","given":"M."},{"family":"Dave","given":"J."},{"family":"Meena","given":"R."},{"family":"Bhowmik","given":"H."},{"family":"Tripathi","given":"S.N."},{"family":"Rastogi","given":"N."}],"issued":{"date-parts":[["2024",4]]}}}],"schema":"https://github.com/citation-style-language/schema/raw/master/csl-citation.json"} </w:instrText>
      </w:r>
      <w:r w:rsidR="00B95D6B" w:rsidRPr="00B95D6B">
        <w:rPr>
          <w:rFonts w:ascii="Arial" w:hAnsi="Arial" w:cs="Arial"/>
          <w:lang w:val="en-US" w:eastAsia="es-ES"/>
        </w:rPr>
        <w:fldChar w:fldCharType="separate"/>
      </w:r>
      <w:r w:rsidR="00BF6083">
        <w:rPr>
          <w:rFonts w:ascii="Arial" w:hAnsi="Arial" w:cs="Arial"/>
          <w:noProof/>
          <w:lang w:val="en-US" w:eastAsia="es-ES"/>
        </w:rPr>
        <w:t>(55)</w:t>
      </w:r>
      <w:r w:rsidR="00B95D6B" w:rsidRPr="00B95D6B">
        <w:rPr>
          <w:rFonts w:ascii="Arial" w:hAnsi="Arial" w:cs="Arial"/>
          <w:lang w:val="en-US" w:eastAsia="es-ES"/>
        </w:rPr>
        <w:fldChar w:fldCharType="end"/>
      </w:r>
      <w:r w:rsidR="00594C25" w:rsidRPr="00B95D6B">
        <w:rPr>
          <w:rFonts w:ascii="Arial" w:hAnsi="Arial" w:cs="Arial"/>
          <w:lang w:val="en-US" w:eastAsia="es-ES"/>
        </w:rPr>
        <w:t>.</w:t>
      </w:r>
      <w:r w:rsidR="00594C25">
        <w:rPr>
          <w:rFonts w:ascii="Arial" w:hAnsi="Arial" w:cs="Arial"/>
          <w:lang w:val="en-US" w:eastAsia="es-ES"/>
        </w:rPr>
        <w:t xml:space="preserve"> </w:t>
      </w:r>
    </w:p>
    <w:p w14:paraId="2E1484A9" w14:textId="77777777" w:rsidR="007271FE" w:rsidRDefault="007271FE" w:rsidP="00852403">
      <w:pPr>
        <w:spacing w:after="0" w:line="480" w:lineRule="auto"/>
        <w:jc w:val="both"/>
        <w:rPr>
          <w:rFonts w:ascii="Arial" w:hAnsi="Arial" w:cs="Arial"/>
          <w:lang w:val="en-US" w:eastAsia="es-ES"/>
        </w:rPr>
      </w:pPr>
    </w:p>
    <w:p w14:paraId="133C0954" w14:textId="35CA170F" w:rsidR="006202C8" w:rsidRDefault="00420411" w:rsidP="007B5DC8">
      <w:pPr>
        <w:spacing w:after="0" w:line="480" w:lineRule="auto"/>
        <w:jc w:val="both"/>
        <w:rPr>
          <w:rFonts w:ascii="Arial" w:hAnsi="Arial" w:cs="Arial"/>
          <w:lang w:val="en-US" w:eastAsia="es-ES"/>
        </w:rPr>
      </w:pPr>
      <w:r w:rsidRPr="00420411">
        <w:rPr>
          <w:rFonts w:ascii="Arial" w:hAnsi="Arial" w:cs="Arial"/>
          <w:highlight w:val="yellow"/>
          <w:lang w:val="en-US" w:eastAsia="es-ES"/>
        </w:rPr>
        <w:t>Another potential consideration for the attenuated associations observed when applying our spatial-temporal (LUR) model relates to population selection within the regional healthcare system</w:t>
      </w:r>
      <w:r w:rsidR="00544CA5">
        <w:rPr>
          <w:rFonts w:ascii="Arial" w:hAnsi="Arial" w:cs="Arial"/>
          <w:lang w:val="en-US" w:eastAsia="es-ES"/>
        </w:rPr>
        <w:t>.</w:t>
      </w:r>
      <w:r w:rsidR="00852403" w:rsidRPr="00852403">
        <w:rPr>
          <w:lang w:val="en-US"/>
        </w:rPr>
        <w:t xml:space="preserve"> </w:t>
      </w:r>
      <w:r w:rsidR="00040147" w:rsidRPr="00040147">
        <w:rPr>
          <w:rFonts w:ascii="Arial" w:hAnsi="Arial" w:cs="Arial"/>
          <w:highlight w:val="yellow"/>
          <w:lang w:val="en-US" w:eastAsia="es-ES"/>
        </w:rPr>
        <w:t>In Chile, healthcare delivery is segmented into public (</w:t>
      </w:r>
      <w:r w:rsidR="00040147" w:rsidRPr="00852403">
        <w:rPr>
          <w:rFonts w:ascii="Arial" w:hAnsi="Arial" w:cs="Arial"/>
          <w:lang w:val="en-US" w:eastAsia="es-ES"/>
        </w:rPr>
        <w:t>Fondo Nacional de Salud</w:t>
      </w:r>
      <w:r w:rsidR="00040147" w:rsidRPr="00040147">
        <w:rPr>
          <w:rFonts w:ascii="Arial" w:hAnsi="Arial" w:cs="Arial"/>
          <w:highlight w:val="yellow"/>
          <w:lang w:val="en-US" w:eastAsia="es-ES"/>
        </w:rPr>
        <w:t xml:space="preserve"> </w:t>
      </w:r>
      <w:r w:rsidR="00040147">
        <w:rPr>
          <w:rFonts w:ascii="Arial" w:hAnsi="Arial" w:cs="Arial"/>
          <w:highlight w:val="yellow"/>
          <w:lang w:val="en-US" w:eastAsia="es-ES"/>
        </w:rPr>
        <w:t xml:space="preserve">or </w:t>
      </w:r>
      <w:r w:rsidR="00040147" w:rsidRPr="00040147">
        <w:rPr>
          <w:rFonts w:ascii="Arial" w:hAnsi="Arial" w:cs="Arial"/>
          <w:highlight w:val="yellow"/>
          <w:lang w:val="en-US" w:eastAsia="es-ES"/>
        </w:rPr>
        <w:t xml:space="preserve">FONASA) and private coverage </w:t>
      </w:r>
      <w:r w:rsidR="00CA4F3D">
        <w:rPr>
          <w:rFonts w:ascii="Arial" w:hAnsi="Arial" w:cs="Arial"/>
          <w:lang w:val="en-US" w:eastAsia="es-ES"/>
        </w:rPr>
        <w:fldChar w:fldCharType="begin"/>
      </w:r>
      <w:r w:rsidR="00B07B06">
        <w:rPr>
          <w:rFonts w:ascii="Arial" w:hAnsi="Arial" w:cs="Arial"/>
          <w:lang w:val="en-US" w:eastAsia="es-ES"/>
        </w:rPr>
        <w:instrText xml:space="preserve"> ADDIN ZOTERO_ITEM CSL_CITATION {"citationID":"uX4iC3dI","properties":{"unsorted":false,"formattedCitation":"(56\\uc0\\u8211{}59)","plainCitation":"(56–59)","noteIndex":0},"citationItems":[{"id":2195,"uris":["http://zotero.org/users/10260406/items/QRMX3A86"],"itemData":{"id":2195,"type":"report","title":"¿Cómo se clasifican los beneficiarios de FONASA según su tramo?","URL":"https://www.superdesalud.gob.cl/preguntas-frecuentes/como-se-clasifican-los-beneficiarios-de-fonasa-segun-su-tramo/","author":[{"family":"Superintendencia de Salud","given":""}]}},{"id":1060,"uris":["http://zotero.org/users/10260406/items/A9VXKDA9"],"itemData":{"id":1060,"type":"article-journal","container-title":"The Lancet","DOI":"10.1016/S0140-6736(20)30228-2","ISSN":"1474547X","issue":"10233","page":"1342","publisher":"Elsevier Ltd","title":"Rebuilding the broken health contract in Chile","volume":"395","author":[{"family":"Crispi","given":"Francisca"},{"family":"Cherla","given":"Avi"},{"family":"Vivaldi","given":"Ennio A."},{"family":"Mossialos","given":"Elias"}],"issued":{"date-parts":[["2020"]]}}},{"id":1108,"uris":["http://zotero.org/users/10260406/items/PIJYCB62"],"itemData":{"id":1108,"type":"article-journal","abstract":"Chile has had a two-tiered health system since the 1980s, though successive governments have worked to strengthen the public tier. Despite improvements in some health indicators, satisfaction with the system has declined, and the need for reform is widely acknowledged.","container-title":"New England Journal of Medicine","DOI":"10.1056/nejmp1514202","ISSN":"0028-4793","issue":"1","page":"1-5","PMID":"26735989","title":"Innovation and Change in the Chilean Health System","volume":"374","author":[{"family":"Bossert","given":"Thomas J."},{"family":"Leisewitz","given":"Thomas"}],"issued":{"date-parts":[["2016"]]}}},{"id":2190,"uris":["http://zotero.org/users/10260406/items/BYASHVML"],"itemData":{"id":2190,"type":"article-journal","container-title":"Canadian Medical Association Journal","DOI":"10.1503/cmaj.071843","ISSN":"0820-3946, 1488-2329","issue":"12","journalAbbreviation":"Canadian Medical Association Journal","language":"en","page":"1289-1292","source":"DOI.org (Crossref)","title":"Health care reform in Chile","volume":"179","author":[{"family":"Bastias","given":"G."},{"family":"Pantoja","given":"T."},{"family":"Leisewitz","given":"T."},{"family":"Zarate","given":"V."}],"issued":{"date-parts":[["2008",12,2]]}}}],"schema":"https://github.com/citation-style-language/schema/raw/master/csl-citation.json"} </w:instrText>
      </w:r>
      <w:r w:rsidR="00CA4F3D">
        <w:rPr>
          <w:rFonts w:ascii="Arial" w:hAnsi="Arial" w:cs="Arial"/>
          <w:lang w:val="en-US" w:eastAsia="es-ES"/>
        </w:rPr>
        <w:fldChar w:fldCharType="separate"/>
      </w:r>
      <w:r w:rsidR="00B07B06" w:rsidRPr="00B07B06">
        <w:rPr>
          <w:rFonts w:ascii="Arial" w:eastAsiaTheme="minorHAnsi" w:hAnsi="Arial" w:cs="Arial"/>
          <w:szCs w:val="24"/>
          <w:lang w:val="en-US"/>
          <w14:ligatures w14:val="standardContextual"/>
        </w:rPr>
        <w:t>(56–59)</w:t>
      </w:r>
      <w:r w:rsidR="00CA4F3D">
        <w:rPr>
          <w:rFonts w:ascii="Arial" w:hAnsi="Arial" w:cs="Arial"/>
          <w:lang w:val="en-US" w:eastAsia="es-ES"/>
        </w:rPr>
        <w:fldChar w:fldCharType="end"/>
      </w:r>
      <w:r w:rsidR="00852403" w:rsidRPr="00852403">
        <w:rPr>
          <w:rFonts w:ascii="Arial" w:hAnsi="Arial" w:cs="Arial"/>
          <w:lang w:val="en-US" w:eastAsia="es-ES"/>
        </w:rPr>
        <w:t xml:space="preserve">. </w:t>
      </w:r>
      <w:r w:rsidR="00D01A59" w:rsidRPr="009C287C">
        <w:rPr>
          <w:rFonts w:ascii="Arial" w:hAnsi="Arial" w:cs="Arial"/>
          <w:highlight w:val="yellow"/>
          <w:lang w:val="en-US" w:eastAsia="es-ES"/>
        </w:rPr>
        <w:t>In regional capitals like Temuco, tertiary-level public hospitals offer specialized neonatal intensive care that may attract complex or high-risk pregnancies</w:t>
      </w:r>
      <w:r w:rsidR="00951B76" w:rsidRPr="009C287C">
        <w:rPr>
          <w:rFonts w:ascii="Arial" w:hAnsi="Arial" w:cs="Arial"/>
          <w:highlight w:val="yellow"/>
          <w:lang w:val="en-US" w:eastAsia="es-ES"/>
        </w:rPr>
        <w:t xml:space="preserve"> </w:t>
      </w:r>
      <w:r w:rsidR="00951B76" w:rsidRPr="009C287C">
        <w:rPr>
          <w:rFonts w:ascii="Arial" w:hAnsi="Arial" w:cs="Arial"/>
          <w:highlight w:val="yellow"/>
          <w:lang w:val="en-US" w:eastAsia="es-ES"/>
        </w:rPr>
        <w:fldChar w:fldCharType="begin"/>
      </w:r>
      <w:r w:rsidR="00951B76" w:rsidRPr="009C287C">
        <w:rPr>
          <w:rFonts w:ascii="Arial" w:hAnsi="Arial" w:cs="Arial"/>
          <w:highlight w:val="yellow"/>
          <w:lang w:val="en-US" w:eastAsia="es-ES"/>
        </w:rPr>
        <w:instrText xml:space="preserve"> ADDIN ZOTERO_ITEM CSL_CITATION {"citationID":"quJhGYgN","properties":{"unsorted":false,"formattedCitation":"(60)","plainCitation":"(60)","noteIndex":0},"citationItems":[{"id":2192,"uris":["http://zotero.org/users/10260406/items/2ZESAY8F"],"itemData":{"id":2192,"type":"article-journal","abstract":"Desde la independencia de Chile, la política sanitaria ha tenido varias reformas. Una reforma clave y moderna es el Acceso Universal con Garantías Explícitas de Salud (AUGE). El objetivo principal de AUGE es mejorar la calidad de vida de los chilenos por la reducción de desigualdades. La priorización del derecho a salud y una política sanitaria que se adapta a las necesidades de la población, contribuyen a la equidad sanitaria ya que aumentan las capacidades y el desarrollo óptimo de las personas. Esta investigación examina la equidad en la política sanitaria, durante el período 2005-2020 en Chile. En esta investigación se hará uso de una versión modificada del enfoque de las capacidades de Amartya Sen. Las teorías y las lecturas relevantes de los derechos humanos, la política sanitaria, y la salud también forman parte del análisis de esta investigación.","container-title":"Estudios","DOI":"10.15517/re.v0i44.51191","ISSN":"1659-3316","issue":"44","journalAbbreviation":"RE","page":"88-126","source":"DOI.org (Crossref)","title":"Progreso, retos y la equidad en Plan AUGE (Acceso Universal con Garantías Explícitas en Salud (2005-2020)","author":[{"family":"Sampson","given":"Elizabeth Abigail"}],"issued":{"date-parts":[["2022",5,31]]}}}],"schema":"https://github.com/citation-style-language/schema/raw/master/csl-citation.json"} </w:instrText>
      </w:r>
      <w:r w:rsidR="00951B76" w:rsidRPr="009C287C">
        <w:rPr>
          <w:rFonts w:ascii="Arial" w:hAnsi="Arial" w:cs="Arial"/>
          <w:highlight w:val="yellow"/>
          <w:lang w:val="en-US" w:eastAsia="es-ES"/>
        </w:rPr>
        <w:fldChar w:fldCharType="separate"/>
      </w:r>
      <w:r w:rsidR="00951B76" w:rsidRPr="009C287C">
        <w:rPr>
          <w:rFonts w:ascii="Arial" w:hAnsi="Arial" w:cs="Arial"/>
          <w:noProof/>
          <w:highlight w:val="yellow"/>
          <w:lang w:val="en-US" w:eastAsia="es-ES"/>
        </w:rPr>
        <w:t>(60)</w:t>
      </w:r>
      <w:r w:rsidR="00951B76" w:rsidRPr="009C287C">
        <w:rPr>
          <w:rFonts w:ascii="Arial" w:hAnsi="Arial" w:cs="Arial"/>
          <w:highlight w:val="yellow"/>
          <w:lang w:val="en-US" w:eastAsia="es-ES"/>
        </w:rPr>
        <w:fldChar w:fldCharType="end"/>
      </w:r>
      <w:r w:rsidR="00D01A59" w:rsidRPr="009C287C">
        <w:rPr>
          <w:rFonts w:ascii="Arial" w:hAnsi="Arial" w:cs="Arial"/>
          <w:highlight w:val="yellow"/>
          <w:lang w:val="en-US" w:eastAsia="es-ES"/>
        </w:rPr>
        <w:t>, including women from higher-income groups, who might otherwise seek</w:t>
      </w:r>
      <w:r w:rsidR="00B85B15" w:rsidRPr="009C287C">
        <w:rPr>
          <w:rFonts w:ascii="Arial" w:hAnsi="Arial" w:cs="Arial"/>
          <w:highlight w:val="yellow"/>
          <w:lang w:val="en-US" w:eastAsia="es-ES"/>
        </w:rPr>
        <w:t xml:space="preserve"> care in the private system</w:t>
      </w:r>
      <w:r w:rsidR="00ED6DD3" w:rsidRPr="009C287C">
        <w:rPr>
          <w:rFonts w:ascii="Arial" w:hAnsi="Arial" w:cs="Arial"/>
          <w:highlight w:val="yellow"/>
          <w:lang w:val="en-US" w:eastAsia="es-ES"/>
        </w:rPr>
        <w:t xml:space="preserve">. </w:t>
      </w:r>
      <w:r w:rsidR="00951B76" w:rsidRPr="009C287C">
        <w:rPr>
          <w:rFonts w:ascii="Arial" w:hAnsi="Arial" w:cs="Arial"/>
          <w:highlight w:val="yellow"/>
          <w:lang w:val="en-US" w:eastAsia="es-ES"/>
        </w:rPr>
        <w:t>Because a</w:t>
      </w:r>
      <w:r w:rsidR="00546E7B" w:rsidRPr="009C287C">
        <w:rPr>
          <w:rFonts w:ascii="Arial" w:hAnsi="Arial" w:cs="Arial"/>
          <w:highlight w:val="yellow"/>
          <w:lang w:val="en-US" w:eastAsia="es-ES"/>
        </w:rPr>
        <w:t>ir pollution exposure relate</w:t>
      </w:r>
      <w:r w:rsidR="0004431B" w:rsidRPr="009C287C">
        <w:rPr>
          <w:rFonts w:ascii="Arial" w:hAnsi="Arial" w:cs="Arial"/>
          <w:highlight w:val="yellow"/>
          <w:lang w:val="en-US" w:eastAsia="es-ES"/>
        </w:rPr>
        <w:t>s</w:t>
      </w:r>
      <w:r w:rsidR="00546E7B" w:rsidRPr="009C287C">
        <w:rPr>
          <w:rFonts w:ascii="Arial" w:hAnsi="Arial" w:cs="Arial"/>
          <w:highlight w:val="yellow"/>
          <w:lang w:val="en-US" w:eastAsia="es-ES"/>
        </w:rPr>
        <w:t xml:space="preserve"> to </w:t>
      </w:r>
      <w:r w:rsidR="008908D2" w:rsidRPr="009C287C">
        <w:rPr>
          <w:rFonts w:ascii="Arial" w:hAnsi="Arial" w:cs="Arial"/>
          <w:highlight w:val="yellow"/>
          <w:lang w:val="en-US" w:eastAsia="es-ES"/>
        </w:rPr>
        <w:t>socioeconomic status</w:t>
      </w:r>
      <w:r w:rsidR="00286047" w:rsidRPr="009C287C">
        <w:rPr>
          <w:rFonts w:ascii="Arial" w:hAnsi="Arial" w:cs="Arial"/>
          <w:highlight w:val="yellow"/>
          <w:lang w:val="en-US" w:eastAsia="es-ES"/>
        </w:rPr>
        <w:t xml:space="preserve"> in Southern Chile</w:t>
      </w:r>
      <w:r w:rsidR="00E13274" w:rsidRPr="009C287C">
        <w:rPr>
          <w:rFonts w:ascii="Arial" w:hAnsi="Arial" w:cs="Arial"/>
          <w:highlight w:val="yellow"/>
          <w:lang w:val="en-US" w:eastAsia="es-ES"/>
        </w:rPr>
        <w:t xml:space="preserve"> </w:t>
      </w:r>
      <w:r w:rsidR="00E13274" w:rsidRPr="009C287C">
        <w:rPr>
          <w:rFonts w:ascii="Arial" w:hAnsi="Arial" w:cs="Arial"/>
          <w:highlight w:val="yellow"/>
          <w:lang w:val="en-US" w:eastAsia="es-ES"/>
        </w:rPr>
        <w:fldChar w:fldCharType="begin"/>
      </w:r>
      <w:r w:rsidR="00B85B15" w:rsidRPr="009C287C">
        <w:rPr>
          <w:rFonts w:ascii="Arial" w:hAnsi="Arial" w:cs="Arial"/>
          <w:highlight w:val="yellow"/>
          <w:lang w:val="en-US" w:eastAsia="es-ES"/>
        </w:rPr>
        <w:instrText xml:space="preserve"> ADDIN ZOTERO_ITEM CSL_CITATION {"citationID":"X2u4Pnhe","properties":{"unsorted":false,"formattedCitation":"(28,61)","plainCitation":"(28,61)","noteIndex":0},"citationItems":[{"id":859,"uris":["http://zotero.org/users/10260406/items/I2EUV2C5"],"itemData":{"id":859,"type":"article-journal","abstract":"Firewood is the major fuel for household heating in south-central Chile and combustion of wood is the major source of air pollution by particulate matter (PM) emissions in this region. This paper discusses various strategies for lowering emissions from household wood combustion and their effectiveness in reducing air contamination. A survey of 2025 households and previous analysis performed with these data showed large consumption of wood fuel for heating in dwellings in Valdivia. The main variable identified is the low thermal efficiency of household envelope. Low efficiency of household envelope, low comfort, and a large share of income dedicated to energy, determines a high level of energy poverty. We have modeled the thermal retrofitting of dwellings under three efficiency scenarios, including stoves' and house's envelope improvements. Retrofitting houses led to energy poverty alleviation; in contrast, improvement of heating appliances alone does not alleviate energy poverty nor improve indoor comfort.","container-title":"Energy for Sustainable Development","DOI":"10.1016/j.esd.2016.04.004","ISSN":"23524669","title":"Firewood demand and energy policy in south-central Chile","author":[{"family":"Schueftan","given":"Alejandra"},{"family":"Sommerhoff","given":"Jorge"},{"family":"González","given":"Alejandro D."}],"issued":{"date-parts":[["2016"]]}}},{"id":860,"uris":["http://zotero.org/users/10260406/items/Y9IFVFS2"],"itemData":{"id":860,"type":"article-journal","abstract":"Firewood is the main fuel used for heating in Chile, but its inefficient use is producing severe episodes of air pollution. To address this issue, authorities implement Air Pollution Management Plans (PDAs), which include actions such as setting moisture requirements for firewood, replacing old wood-stoves, temporarily banning the use of firewood, and improving homes´ thermal insulation. However, PDAs do not focus on nor do they prioritize measures in relation to specific social contexts. This study assessed socio-economic variables, energy consumption and indoor environments in households located in the city of Valdivia, through surveys and the monitoring of temperatures and indoor air pollution levels. We found that, during the winter months, 68% of the time living room temperatures were below 21 °C, and PM2.5 concentrations were above international standards. Furthermore, over 61% of households were to suffer a state of energy poverty. We urge decision-makers to consider social inequalities and energy consumption patterns in cities with high firewood consumption, prioritizing measures and focusing resources on reducing both air pollution and energy poverty. Thermal insulation of homes should be a priority in mid-to-low-income families, since these have the highest levels of energy demand. Other PDA´s measures could be economically regressive in these social-strata.","container-title":"Energy Policy","DOI":"10.1016/j.enpol.2018.10.022","ISSN":"03014215","title":"Controlling air pollution in a context of high energy poverty levels in southern Chile: Clean air but colder houses?","author":[{"family":"Reyes","given":"René"},{"family":"Schueftan","given":"Alejandra"},{"family":"Ruiz","given":"Cecilia"},{"family":"González","given":"Alejandro D."}],"issued":{"date-parts":[["2019"]]}}}],"schema":"https://github.com/citation-style-language/schema/raw/master/csl-citation.json"} </w:instrText>
      </w:r>
      <w:r w:rsidR="00E13274" w:rsidRPr="009C287C">
        <w:rPr>
          <w:rFonts w:ascii="Arial" w:hAnsi="Arial" w:cs="Arial"/>
          <w:highlight w:val="yellow"/>
          <w:lang w:val="en-US" w:eastAsia="es-ES"/>
        </w:rPr>
        <w:fldChar w:fldCharType="separate"/>
      </w:r>
      <w:r w:rsidR="00B85B15" w:rsidRPr="009C287C">
        <w:rPr>
          <w:rFonts w:ascii="Arial" w:hAnsi="Arial" w:cs="Arial"/>
          <w:noProof/>
          <w:highlight w:val="yellow"/>
          <w:lang w:val="en-US" w:eastAsia="es-ES"/>
        </w:rPr>
        <w:t>(28,61)</w:t>
      </w:r>
      <w:r w:rsidR="00E13274" w:rsidRPr="009C287C">
        <w:rPr>
          <w:rFonts w:ascii="Arial" w:hAnsi="Arial" w:cs="Arial"/>
          <w:highlight w:val="yellow"/>
          <w:lang w:val="en-US" w:eastAsia="es-ES"/>
        </w:rPr>
        <w:fldChar w:fldCharType="end"/>
      </w:r>
      <w:r w:rsidR="00153148" w:rsidRPr="009C287C">
        <w:rPr>
          <w:rFonts w:ascii="Arial" w:hAnsi="Arial" w:cs="Arial"/>
          <w:highlight w:val="yellow"/>
          <w:lang w:val="en-US" w:eastAsia="es-ES"/>
        </w:rPr>
        <w:t xml:space="preserve">, </w:t>
      </w:r>
      <w:r w:rsidR="00CC02C1" w:rsidRPr="009C287C">
        <w:rPr>
          <w:rFonts w:ascii="Arial" w:hAnsi="Arial" w:cs="Arial"/>
          <w:highlight w:val="yellow"/>
          <w:lang w:val="en-US" w:eastAsia="es-ES"/>
        </w:rPr>
        <w:t>differential healthcare utilization across income levels could theoretically alter the joint distribution of exposure and risk in hospital-based samples</w:t>
      </w:r>
      <w:r w:rsidR="00A93D5C" w:rsidRPr="009C287C">
        <w:rPr>
          <w:rFonts w:ascii="Arial" w:hAnsi="Arial" w:cs="Arial"/>
          <w:highlight w:val="yellow"/>
          <w:lang w:val="en-US" w:eastAsia="es-ES"/>
        </w:rPr>
        <w:t xml:space="preserve">. </w:t>
      </w:r>
      <w:r w:rsidR="00A60067" w:rsidRPr="009C287C">
        <w:rPr>
          <w:rFonts w:ascii="Arial" w:hAnsi="Arial" w:cs="Arial"/>
          <w:highlight w:val="yellow"/>
          <w:lang w:val="en-US" w:eastAsia="es-ES"/>
        </w:rPr>
        <w:t xml:space="preserve">However, as our study relied on secondary medical records from the public hospital and lacked private facility data and complete health insurance </w:t>
      </w:r>
      <w:r w:rsidR="00FD45D2" w:rsidRPr="009C287C">
        <w:rPr>
          <w:rFonts w:ascii="Arial" w:hAnsi="Arial" w:cs="Arial"/>
          <w:highlight w:val="yellow"/>
          <w:lang w:val="en-US" w:eastAsia="es-ES"/>
        </w:rPr>
        <w:t>information</w:t>
      </w:r>
      <w:r w:rsidR="00A60067" w:rsidRPr="009C287C">
        <w:rPr>
          <w:rFonts w:ascii="Arial" w:hAnsi="Arial" w:cs="Arial"/>
          <w:highlight w:val="yellow"/>
          <w:lang w:val="en-US" w:eastAsia="es-ES"/>
        </w:rPr>
        <w:t xml:space="preserve">, we were unable to empirically evaluate or quantify potential selection probabilities. </w:t>
      </w:r>
      <w:r w:rsidR="007B5DC8" w:rsidRPr="009C287C">
        <w:rPr>
          <w:rFonts w:ascii="Arial" w:hAnsi="Arial" w:cs="Arial"/>
          <w:highlight w:val="yellow"/>
          <w:lang w:val="en-US" w:eastAsia="es-ES"/>
        </w:rPr>
        <w:t>Consequently, this hypothesis remains unverified. Furthermore, the attenuation observed in LUR models may also reflect non-differential exposure misclassification, as residential address at delivery does not capture historical residential mobility, time-activity patterns, or indoor wood-burning exposures during pregnancy.</w:t>
      </w:r>
      <w:r w:rsidR="007B5DC8" w:rsidRPr="007B5DC8">
        <w:rPr>
          <w:rFonts w:ascii="Arial" w:hAnsi="Arial" w:cs="Arial"/>
          <w:lang w:val="en-US" w:eastAsia="es-ES"/>
        </w:rPr>
        <w:t xml:space="preserve"> </w:t>
      </w:r>
      <w:r w:rsidR="0030583F" w:rsidRPr="0030583F">
        <w:rPr>
          <w:rFonts w:ascii="Arial" w:hAnsi="Arial" w:cs="Arial"/>
          <w:lang w:val="en-US" w:eastAsia="es-ES"/>
        </w:rPr>
        <w:t>Considering both temporal and spatial variation in air pollution exposure is important, particularly when studying wood-burning sources</w:t>
      </w:r>
      <w:r w:rsidR="0030583F">
        <w:rPr>
          <w:rFonts w:ascii="Arial" w:hAnsi="Arial" w:cs="Arial"/>
          <w:lang w:val="en-US" w:eastAsia="es-ES"/>
        </w:rPr>
        <w:t xml:space="preserve"> </w:t>
      </w:r>
      <w:r w:rsidR="0030583F">
        <w:rPr>
          <w:rFonts w:ascii="Arial" w:hAnsi="Arial" w:cs="Arial"/>
          <w:lang w:val="en-US" w:eastAsia="es-ES"/>
        </w:rPr>
        <w:fldChar w:fldCharType="begin"/>
      </w:r>
      <w:r w:rsidR="00B85B15">
        <w:rPr>
          <w:rFonts w:ascii="Arial" w:hAnsi="Arial" w:cs="Arial"/>
          <w:lang w:val="en-US" w:eastAsia="es-ES"/>
        </w:rPr>
        <w:instrText xml:space="preserve"> ADDIN ZOTERO_ITEM CSL_CITATION {"citationID":"JqhuayfV","properties":{"formattedCitation":"(39,61)","plainCitation":"(39,61)","noteIndex":0},"citationItems":[{"id":251,"uris":["http://zotero.org/users/10260406/items/YUEFDU8V"],"itemData":{"id":251,"type":"article-journal","container-title":"Atmospheric Environment","DOI":"10.1016/j.atmosenv.2022.119529","ISSN":"13522310","journalAbbreviation":"Atmospheric Environment","language":"en","page":"119529","source":"DOI.org (Crossref)","title":"Spatio-temporal distribution of particulate matter and wood-smoke tracers in Temuco, Chile: A city heavily impacted by residential wood-burning","title-short":"Spatio-temporal distribution of particulate matter and wood-smoke tracers in Temuco, Chile","volume":"294","author":[{"family":"Quinteros","given":"Maria Elisa"},{"family":"Blanco","given":"Estela"},{"family":"Sanabria","given":"Janeet"},{"family":"Rosas-Diaz","given":"Felipe"},{"family":"Blazquez","given":"Carola A."},{"family":"Ayala","given":"Salvador"},{"family":"Cárdenas-R","given":"Juan Pablo"},{"family":"Stone","given":"Elizabeth A."},{"family":"Sybesma","given":"Keely"},{"family":"Delgado-Saborit","given":"Juana Maria"},{"family":"Harrison","given":"Roy M."},{"family":"Ruiz-Rudolph","given":"Pablo"}],"issued":{"date-parts":[["2023",2]]}}},{"id":860,"uris":["http://zotero.org/users/10260406/items/Y9IFVFS2"],"itemData":{"id":860,"type":"article-journal","abstract":"Firewood is the main fuel used for heating in Chile, but its inefficient use is producing severe episodes of air pollution. To address this issue, authorities implement Air Pollution Management Plans (PDAs), which include actions such as setting moisture requirements for firewood, replacing old wood-stoves, temporarily banning the use of firewood, and improving homes´ thermal insulation. However, PDAs do not focus on nor do they prioritize measures in relation to specific social contexts. This study assessed socio-economic variables, energy consumption and indoor environments in households located in the city of Valdivia, through surveys and the monitoring of temperatures and indoor air pollution levels. We found that, during the winter months, 68% of the time living room temperatures were below 21 °C, and PM2.5 concentrations were above international standards. Furthermore, over 61% of households were to suffer a state of energy poverty. We urge decision-makers to consider social inequalities and energy consumption patterns in cities with high firewood consumption, prioritizing measures and focusing resources on reducing both air pollution and energy poverty. Thermal insulation of homes should be a priority in mid-to-low-income families, since these have the highest levels of energy demand. Other PDA´s measures could be economically regressive in these social-strata.","container-title":"Energy Policy","DOI":"10.1016/j.enpol.2018.10.022","ISSN":"03014215","title":"Controlling air pollution in a context of high energy poverty levels in southern Chile: Clean air but colder houses?","author":[{"family":"Reyes","given":"René"},{"family":"Schueftan","given":"Alejandra"},{"family":"Ruiz","given":"Cecilia"},{"family":"González","given":"Alejandro D."}],"issued":{"date-parts":[["2019"]]}}}],"schema":"https://github.com/citation-style-language/schema/raw/master/csl-citation.json"} </w:instrText>
      </w:r>
      <w:r w:rsidR="0030583F">
        <w:rPr>
          <w:rFonts w:ascii="Arial" w:hAnsi="Arial" w:cs="Arial"/>
          <w:lang w:val="en-US" w:eastAsia="es-ES"/>
        </w:rPr>
        <w:fldChar w:fldCharType="separate"/>
      </w:r>
      <w:r w:rsidR="00B85B15">
        <w:rPr>
          <w:rFonts w:ascii="Arial" w:hAnsi="Arial" w:cs="Arial"/>
          <w:noProof/>
          <w:lang w:val="en-US" w:eastAsia="es-ES"/>
        </w:rPr>
        <w:t>(39,61)</w:t>
      </w:r>
      <w:r w:rsidR="0030583F">
        <w:rPr>
          <w:rFonts w:ascii="Arial" w:hAnsi="Arial" w:cs="Arial"/>
          <w:lang w:val="en-US" w:eastAsia="es-ES"/>
        </w:rPr>
        <w:fldChar w:fldCharType="end"/>
      </w:r>
      <w:r w:rsidR="0030583F" w:rsidRPr="0030583F">
        <w:rPr>
          <w:rFonts w:ascii="Arial" w:hAnsi="Arial" w:cs="Arial"/>
          <w:lang w:val="en-US" w:eastAsia="es-ES"/>
        </w:rPr>
        <w:t>. To minimize potential selection by pregnancy risk profile, future studies</w:t>
      </w:r>
      <w:r w:rsidR="00213C12">
        <w:rPr>
          <w:rFonts w:ascii="Arial" w:hAnsi="Arial" w:cs="Arial"/>
          <w:lang w:val="en-US" w:eastAsia="es-ES"/>
        </w:rPr>
        <w:t xml:space="preserve">, </w:t>
      </w:r>
      <w:r w:rsidR="0030583F" w:rsidRPr="0030583F">
        <w:rPr>
          <w:rFonts w:ascii="Arial" w:hAnsi="Arial" w:cs="Arial"/>
          <w:lang w:val="en-US" w:eastAsia="es-ES"/>
        </w:rPr>
        <w:t xml:space="preserve">especially in countries </w:t>
      </w:r>
      <w:r w:rsidR="0030583F" w:rsidRPr="0030583F">
        <w:rPr>
          <w:rFonts w:ascii="Arial" w:hAnsi="Arial" w:cs="Arial"/>
          <w:lang w:val="en-US" w:eastAsia="es-ES"/>
        </w:rPr>
        <w:lastRenderedPageBreak/>
        <w:t>where healthcare systems are stratified by socioeconomic status</w:t>
      </w:r>
      <w:r w:rsidR="00213C12">
        <w:rPr>
          <w:rFonts w:ascii="Arial" w:hAnsi="Arial" w:cs="Arial"/>
          <w:lang w:val="en-US" w:eastAsia="es-ES"/>
        </w:rPr>
        <w:t xml:space="preserve">, </w:t>
      </w:r>
      <w:r w:rsidR="0030583F" w:rsidRPr="0030583F">
        <w:rPr>
          <w:rFonts w:ascii="Arial" w:hAnsi="Arial" w:cs="Arial"/>
          <w:lang w:val="en-US" w:eastAsia="es-ES"/>
        </w:rPr>
        <w:t>should consider recruiting participants in primary care settings rather than relying solely on delivery records. At a minimum, efforts should be made to extract detailed maternal health information from delivery charts to allow for identification and stratification by risk profiles in the analysis.</w:t>
      </w:r>
    </w:p>
    <w:p w14:paraId="27727124" w14:textId="77777777" w:rsidR="0022335A" w:rsidRDefault="0022335A" w:rsidP="00852403">
      <w:pPr>
        <w:spacing w:after="0" w:line="480" w:lineRule="auto"/>
        <w:jc w:val="both"/>
        <w:rPr>
          <w:rFonts w:ascii="Arial" w:hAnsi="Arial" w:cs="Arial"/>
          <w:lang w:val="en-US" w:eastAsia="es-ES"/>
        </w:rPr>
      </w:pPr>
    </w:p>
    <w:p w14:paraId="5422884D" w14:textId="1F155490" w:rsidR="00D12DFE" w:rsidRDefault="0022335A" w:rsidP="00D12DFE">
      <w:pPr>
        <w:spacing w:after="0" w:line="480" w:lineRule="auto"/>
        <w:jc w:val="both"/>
        <w:rPr>
          <w:rFonts w:ascii="Arial" w:hAnsi="Arial" w:cs="Arial"/>
          <w:b/>
          <w:bCs/>
          <w:lang w:val="en-US" w:eastAsia="es-ES"/>
        </w:rPr>
      </w:pPr>
      <w:r w:rsidRPr="00A92B73">
        <w:rPr>
          <w:rFonts w:ascii="Arial" w:hAnsi="Arial" w:cs="Arial"/>
          <w:lang w:val="en-US" w:eastAsia="es-ES"/>
        </w:rPr>
        <w:t>Regarding the inverse associations observed during gestational week 4, which were consistent across both temporal and temporal–spatial exposure models for PM</w:t>
      </w:r>
      <w:r w:rsidRPr="00A92B73">
        <w:rPr>
          <w:rFonts w:ascii="Arial" w:hAnsi="Arial" w:cs="Arial"/>
          <w:vertAlign w:val="subscript"/>
          <w:lang w:val="en-US" w:eastAsia="es-ES"/>
        </w:rPr>
        <w:t>2.5</w:t>
      </w:r>
      <w:r w:rsidRPr="00A92B73">
        <w:rPr>
          <w:rFonts w:ascii="Arial" w:hAnsi="Arial" w:cs="Arial"/>
          <w:lang w:val="en-US" w:eastAsia="es-ES"/>
        </w:rPr>
        <w:t xml:space="preserve">, </w:t>
      </w:r>
      <w:proofErr w:type="spellStart"/>
      <w:r w:rsidRPr="00A92B73">
        <w:rPr>
          <w:rFonts w:ascii="Arial" w:hAnsi="Arial" w:cs="Arial"/>
          <w:lang w:val="en-US" w:eastAsia="es-ES"/>
        </w:rPr>
        <w:t>levo</w:t>
      </w:r>
      <w:proofErr w:type="spellEnd"/>
      <w:r w:rsidRPr="00A92B73">
        <w:rPr>
          <w:rFonts w:ascii="Arial" w:hAnsi="Arial" w:cs="Arial"/>
          <w:lang w:val="en-US" w:eastAsia="es-ES"/>
        </w:rPr>
        <w:t xml:space="preserve">, and </w:t>
      </w:r>
      <w:proofErr w:type="spellStart"/>
      <w:r w:rsidRPr="00A92B73">
        <w:rPr>
          <w:rFonts w:ascii="Arial" w:hAnsi="Arial" w:cs="Arial"/>
          <w:lang w:val="en-US" w:eastAsia="es-ES"/>
        </w:rPr>
        <w:t>Ksol</w:t>
      </w:r>
      <w:proofErr w:type="spellEnd"/>
      <w:r w:rsidRPr="00A92B73">
        <w:rPr>
          <w:rFonts w:ascii="Arial" w:hAnsi="Arial" w:cs="Arial"/>
          <w:lang w:val="en-US" w:eastAsia="es-ES"/>
        </w:rPr>
        <w:t xml:space="preserve">, these findings may be explained by live-birth bias. </w:t>
      </w:r>
      <w:r w:rsidR="008B6C01" w:rsidRPr="008B6C01">
        <w:rPr>
          <w:rFonts w:ascii="Arial" w:hAnsi="Arial" w:cs="Arial"/>
          <w:lang w:val="en-US" w:eastAsia="es-ES"/>
        </w:rPr>
        <w:t>This form of selection bias occurs when pregnancies that are more susceptible to the adverse effects of environmental exposures are more likely to end in fetal loss and therefore are not included in analyses restricted to live births or pregnancies surviving beyond a given gestational age</w:t>
      </w:r>
      <w:r w:rsidR="0038403C">
        <w:rPr>
          <w:rFonts w:ascii="Arial" w:hAnsi="Arial" w:cs="Arial"/>
          <w:lang w:val="en-US" w:eastAsia="es-ES"/>
        </w:rPr>
        <w:t xml:space="preserve"> </w:t>
      </w:r>
      <w:r w:rsidR="0038403C">
        <w:rPr>
          <w:rFonts w:ascii="Arial" w:hAnsi="Arial" w:cs="Arial"/>
          <w:lang w:val="en-US" w:eastAsia="es-ES"/>
        </w:rPr>
        <w:fldChar w:fldCharType="begin"/>
      </w:r>
      <w:r w:rsidR="00B85B15">
        <w:rPr>
          <w:rFonts w:ascii="Arial" w:hAnsi="Arial" w:cs="Arial"/>
          <w:lang w:val="en-US" w:eastAsia="es-ES"/>
        </w:rPr>
        <w:instrText xml:space="preserve"> ADDIN ZOTERO_ITEM CSL_CITATION {"citationID":"SMQ6fxSl","properties":{"unsorted":false,"formattedCitation":"(62)","plainCitation":"(62)","noteIndex":0},"citationItems":[{"id":2205,"uris":["http://zotero.org/users/10260406/items/P845ZFXS"],"itemData":{"id":2205,"type":"article-journal","container-title":"Population Research and Policy Review","DOI":"10.1007/s11113-019-09562-x","ISSN":"0167-5923, 1573-7829","issue":"6","journalAbbreviation":"Popul Res Policy Rev","language":"en","page":"783-809","source":"DOI.org (Crossref)","title":"Detecting the Effects of Early-Life Exposures: Why Fecundity Matters","title-short":"Detecting the Effects of Early-Life Exposures","volume":"38","author":[{"family":"Nobles","given":"Jenna"},{"family":"Hamoudi","given":"Amar"}],"issued":{"date-parts":[["2019",12]]}}}],"schema":"https://github.com/citation-style-language/schema/raw/master/csl-citation.json"} </w:instrText>
      </w:r>
      <w:r w:rsidR="0038403C">
        <w:rPr>
          <w:rFonts w:ascii="Arial" w:hAnsi="Arial" w:cs="Arial"/>
          <w:lang w:val="en-US" w:eastAsia="es-ES"/>
        </w:rPr>
        <w:fldChar w:fldCharType="separate"/>
      </w:r>
      <w:r w:rsidR="00B85B15">
        <w:rPr>
          <w:rFonts w:ascii="Arial" w:hAnsi="Arial" w:cs="Arial"/>
          <w:noProof/>
          <w:lang w:val="en-US" w:eastAsia="es-ES"/>
        </w:rPr>
        <w:t>(62)</w:t>
      </w:r>
      <w:r w:rsidR="0038403C">
        <w:rPr>
          <w:rFonts w:ascii="Arial" w:hAnsi="Arial" w:cs="Arial"/>
          <w:lang w:val="en-US" w:eastAsia="es-ES"/>
        </w:rPr>
        <w:fldChar w:fldCharType="end"/>
      </w:r>
      <w:r>
        <w:rPr>
          <w:rFonts w:ascii="Arial" w:hAnsi="Arial" w:cs="Arial"/>
          <w:lang w:val="en-US" w:eastAsia="es-ES"/>
        </w:rPr>
        <w:t>.</w:t>
      </w:r>
      <w:r w:rsidRPr="00A92B73">
        <w:rPr>
          <w:rFonts w:ascii="Arial" w:hAnsi="Arial" w:cs="Arial"/>
          <w:lang w:val="en-US" w:eastAsia="es-ES"/>
        </w:rPr>
        <w:t xml:space="preserve"> In our study, only pregnancies surviving beyond 22 weeks of gestation were captured in the registry, </w:t>
      </w:r>
      <w:r w:rsidR="008B6C01" w:rsidRPr="008B6C01">
        <w:rPr>
          <w:rFonts w:ascii="Arial" w:hAnsi="Arial" w:cs="Arial"/>
          <w:lang w:val="en-US" w:eastAsia="es-ES"/>
        </w:rPr>
        <w:t>potentially leading to an underrepresentation of early fetal losses associated with higher exposure levels. Because fetal loss may be influenced by both environmental exposures and underlying maternal or fetal susceptibility, selection into the study population is inherently non-random</w:t>
      </w:r>
      <w:r w:rsidR="001A1B17">
        <w:rPr>
          <w:rFonts w:ascii="Arial" w:hAnsi="Arial" w:cs="Arial"/>
          <w:lang w:val="en-US" w:eastAsia="es-ES"/>
        </w:rPr>
        <w:t xml:space="preserve"> </w:t>
      </w:r>
      <w:r w:rsidR="001A1B17">
        <w:rPr>
          <w:rFonts w:ascii="Arial" w:hAnsi="Arial" w:cs="Arial"/>
          <w:lang w:val="en-US" w:eastAsia="es-ES"/>
        </w:rPr>
        <w:fldChar w:fldCharType="begin"/>
      </w:r>
      <w:r w:rsidR="00B85B15">
        <w:rPr>
          <w:rFonts w:ascii="Arial" w:hAnsi="Arial" w:cs="Arial"/>
          <w:lang w:val="en-US" w:eastAsia="es-ES"/>
        </w:rPr>
        <w:instrText xml:space="preserve"> ADDIN ZOTERO_ITEM CSL_CITATION {"citationID":"Lmb5ziUH","properties":{"unsorted":false,"formattedCitation":"(63)","plainCitation":"(63)","noteIndex":0},"citationItems":[{"id":2206,"uris":["http://zotero.org/users/10260406/items/LQY7THQG"],"itemData":{"id":2206,"type":"article-journal","abstract":"Background:\n              Restricting to live births can induce bias in studies of pregnancy and developmental outcomes, but whether this live-birth bias results in underestimating disparities is unknown. Bias may arise from collider stratification due to an unmeasured common cause of fetal loss and the outcome of interest, or depletion of susceptibles, where exposure differentially causes fetal loss among those with underlying susceptibility.\n            \n            \n              Methods:\n              We conducted a simulation study to examine the magnitude of live-birth bias in a population parameterized to resemble one year of conceptions in California (N = 625,000). We simulated exposure to a non–time-varying environmental hazard, risk of spontaneous abortion, and time to live birth using 1000 Monte Carlo simulations. Our outcome of interest was preterm birth. We included a social vulnerability factor to represent social disadvantage, and estimated overall risk differences for exposure and preterm birth using linear probability models and stratified by the social vulnerability factor. We calculated how often confidence intervals included the true point estimate (CI coverage probabilities) to illustrate whether effect estimates differed qualitatively from the truth.\n            \n            \n              Results:\n              Depletion of susceptibles resulted in a larger magnitude of bias compared with collider stratification, with larger bias among the socially vulnerable group. Coverage probabilities were not adversely affected by bias due to collider stratification. Depletion of susceptibles reduced coverage, especially among the socially vulnerable (coverage among socially vulnerable = 46%, coverage among nonsocially vulnerable = 91% in the most extreme scenario).\n            \n            \n              Conclusions:\n              In simulations, hazardous environmental exposures induced live-birth bias and the bias was larger for socially vulnerable women.","container-title":"Environmental Epidemiology","DOI":"10.1097/EE9.0000000000000131","ISSN":"2474-7882","issue":"2","language":"en","page":"e131","source":"DOI.org (Crossref)","title":"Environmental hazards, social inequality, and fetal loss: Implications of live-birth bias for estimation of disparities in birth outcomes","title-short":"Environmental hazards, social inequality, and fetal loss","volume":"5","author":[{"family":"Goin","given":"Dana E."},{"family":"Casey","given":"Joan A."},{"family":"Kioumourtzoglou","given":"Marianthi-Anna"},{"family":"Cushing","given":"Lara J."},{"family":"Morello-Frosch","given":"Rachel"}],"issued":{"date-parts":[["2021",4]]}}}],"schema":"https://github.com/citation-style-language/schema/raw/master/csl-citation.json"} </w:instrText>
      </w:r>
      <w:r w:rsidR="001A1B17">
        <w:rPr>
          <w:rFonts w:ascii="Arial" w:hAnsi="Arial" w:cs="Arial"/>
          <w:lang w:val="en-US" w:eastAsia="es-ES"/>
        </w:rPr>
        <w:fldChar w:fldCharType="separate"/>
      </w:r>
      <w:r w:rsidR="00B85B15">
        <w:rPr>
          <w:rFonts w:ascii="Arial" w:hAnsi="Arial" w:cs="Arial"/>
          <w:noProof/>
          <w:lang w:val="en-US" w:eastAsia="es-ES"/>
        </w:rPr>
        <w:t>(63)</w:t>
      </w:r>
      <w:r w:rsidR="001A1B17">
        <w:rPr>
          <w:rFonts w:ascii="Arial" w:hAnsi="Arial" w:cs="Arial"/>
          <w:lang w:val="en-US" w:eastAsia="es-ES"/>
        </w:rPr>
        <w:fldChar w:fldCharType="end"/>
      </w:r>
      <w:r w:rsidR="005521E0">
        <w:rPr>
          <w:rFonts w:ascii="Arial" w:hAnsi="Arial" w:cs="Arial"/>
          <w:lang w:val="en-US" w:eastAsia="es-ES"/>
        </w:rPr>
        <w:t xml:space="preserve">. </w:t>
      </w:r>
      <w:r w:rsidR="005521E0" w:rsidRPr="00A92B73">
        <w:rPr>
          <w:rFonts w:ascii="Arial" w:hAnsi="Arial" w:cs="Arial"/>
          <w:lang w:val="en-US" w:eastAsia="es-ES"/>
        </w:rPr>
        <w:t xml:space="preserve">As a result, estimated exposure effects among surviving pregnancies may be biased. Two mechanisms may </w:t>
      </w:r>
      <w:r w:rsidR="005B69A2">
        <w:rPr>
          <w:rFonts w:ascii="Arial" w:hAnsi="Arial" w:cs="Arial"/>
          <w:lang w:val="en-US" w:eastAsia="es-ES"/>
        </w:rPr>
        <w:t>contribute to</w:t>
      </w:r>
      <w:r w:rsidR="005521E0" w:rsidRPr="00A92B73">
        <w:rPr>
          <w:rFonts w:ascii="Arial" w:hAnsi="Arial" w:cs="Arial"/>
          <w:lang w:val="en-US" w:eastAsia="es-ES"/>
        </w:rPr>
        <w:t xml:space="preserve"> this phenomenon. First, live birth may act as a collider</w:t>
      </w:r>
      <w:r w:rsidR="005B69A2">
        <w:rPr>
          <w:rFonts w:ascii="Arial" w:hAnsi="Arial" w:cs="Arial"/>
          <w:lang w:val="en-US" w:eastAsia="es-ES"/>
        </w:rPr>
        <w:t xml:space="preserve"> because </w:t>
      </w:r>
      <w:r w:rsidR="005521E0" w:rsidRPr="00A92B73">
        <w:rPr>
          <w:rFonts w:ascii="Arial" w:hAnsi="Arial" w:cs="Arial"/>
          <w:lang w:val="en-US" w:eastAsia="es-ES"/>
        </w:rPr>
        <w:t>it is jointly influenced by exposure and unmeasured factors related to congenital malformations; conditioning on live birth can therefore induce a non-causal association between exposure and outcome</w:t>
      </w:r>
      <w:r w:rsidR="005521E0">
        <w:rPr>
          <w:rFonts w:ascii="Arial" w:hAnsi="Arial" w:cs="Arial"/>
          <w:lang w:val="en-US" w:eastAsia="es-ES"/>
        </w:rPr>
        <w:t xml:space="preserve"> </w:t>
      </w:r>
      <w:r w:rsidR="00BD18D6">
        <w:rPr>
          <w:rFonts w:ascii="Arial" w:hAnsi="Arial" w:cs="Arial"/>
          <w:lang w:val="en-US" w:eastAsia="es-ES"/>
        </w:rPr>
        <w:fldChar w:fldCharType="begin"/>
      </w:r>
      <w:r w:rsidR="00B85B15">
        <w:rPr>
          <w:rFonts w:ascii="Arial" w:hAnsi="Arial" w:cs="Arial"/>
          <w:lang w:val="en-US" w:eastAsia="es-ES"/>
        </w:rPr>
        <w:instrText xml:space="preserve"> ADDIN ZOTERO_ITEM CSL_CITATION {"citationID":"9bsvnd3T","properties":{"unsorted":false,"formattedCitation":"(64)","plainCitation":"(64)","noteIndex":0},"citationItems":[{"id":407,"uris":["http://zotero.org/users/10260406/items/AHARMHNJ"],"itemData":{"id":407,"type":"article-journal","abstract":"Only 60-70% of fertilized eggs may result in a live birth, and very early fetal loss mainly goes unnoticed. Outcomes that can only be ascertained in live-born children will be missing for those who do not survive till birth. In this article, we illustrate a common bias structure (leading to 'live-birth bias') that arises from studying the effects of prenatal exposure to environmental factors on long-term health outcomes among live births only in pregnancy cohorts. To illustrate this we used prenatal exposure to perfluoroalkyl substances (PFAS) and attention-deficit/hyperactivity disorder (ADHD) in school-aged children as an example. PFAS are persistent organic pollutants that may impact human fecundity and be toxic for neurodevelopment. We simulated several hypothetical scenarios based on characteristics from the Danish National Birth Cohort and found that a weak inverse association may appear even if PFAS do not cause ADHD but have a considerable effect on fetal survival. The magnitude of the negative bias was generally small, and adjusting for common causes of the outcome and fetal loss can reduce the bias. Our example highlights the need to identify the determinants of pregnancy loss and the importance of quantifying bias arising from conditioning on live birth in observational studies.","container-title":"International Journal of Epidemiology","DOI":"10.1093/ije/dyu249","ISSN":"14643685","PMID":"25604449","title":"Bias from conditioning on live birth in pregnancy cohorts: An illustration based on neurodevelopment in children after prenatal exposure to organic pollutants","author":[{"family":"Liew","given":"Zeyan"},{"family":"Olsen","given":"Jørn"},{"family":"Cui","given":"Xin"},{"family":"Ritz","given":"Beate"},{"family":"Arah","given":"Onyebuchi A."}],"issued":{"date-parts":[["2015"]]}}}],"schema":"https://github.com/citation-style-language/schema/raw/master/csl-citation.json"} </w:instrText>
      </w:r>
      <w:r w:rsidR="00BD18D6">
        <w:rPr>
          <w:rFonts w:ascii="Arial" w:hAnsi="Arial" w:cs="Arial"/>
          <w:lang w:val="en-US" w:eastAsia="es-ES"/>
        </w:rPr>
        <w:fldChar w:fldCharType="separate"/>
      </w:r>
      <w:r w:rsidR="00B85B15">
        <w:rPr>
          <w:rFonts w:ascii="Arial" w:hAnsi="Arial" w:cs="Arial"/>
          <w:noProof/>
          <w:lang w:val="en-US" w:eastAsia="es-ES"/>
        </w:rPr>
        <w:t>(64)</w:t>
      </w:r>
      <w:r w:rsidR="00BD18D6">
        <w:rPr>
          <w:rFonts w:ascii="Arial" w:hAnsi="Arial" w:cs="Arial"/>
          <w:lang w:val="en-US" w:eastAsia="es-ES"/>
        </w:rPr>
        <w:fldChar w:fldCharType="end"/>
      </w:r>
      <w:r w:rsidR="005521E0" w:rsidRPr="00A92B73">
        <w:rPr>
          <w:rFonts w:ascii="Arial" w:hAnsi="Arial" w:cs="Arial"/>
          <w:lang w:val="en-US" w:eastAsia="es-ES"/>
        </w:rPr>
        <w:t xml:space="preserve">. Second, if exposure preferentially increases fetal loss among the most vulnerable fetuses, the remaining exposed pregnancies may represent a more resilient subgroup, </w:t>
      </w:r>
      <w:r w:rsidR="00E321D7">
        <w:rPr>
          <w:rFonts w:ascii="Arial" w:hAnsi="Arial" w:cs="Arial"/>
          <w:lang w:val="en-US" w:eastAsia="es-ES"/>
        </w:rPr>
        <w:t>r</w:t>
      </w:r>
      <w:r w:rsidR="00E321D7" w:rsidRPr="00E321D7">
        <w:rPr>
          <w:rFonts w:ascii="Arial" w:hAnsi="Arial" w:cs="Arial"/>
          <w:lang w:val="en-US" w:eastAsia="es-ES"/>
        </w:rPr>
        <w:t xml:space="preserve">esulting in an apparent protective association among survivors. </w:t>
      </w:r>
      <w:r w:rsidR="00104CA5" w:rsidRPr="00985358">
        <w:rPr>
          <w:rFonts w:ascii="Arial" w:hAnsi="Arial" w:cs="Arial"/>
          <w:highlight w:val="yellow"/>
          <w:lang w:val="en-US" w:eastAsia="es-ES"/>
        </w:rPr>
        <w:t xml:space="preserve">However, alternative biological explanations should also be considered. Gestational week 4 represents an early developmental period, around the time of implantation and early post-implantation development, during which susceptibility to environmental exposures may differ from that observed during subsequent stages of </w:t>
      </w:r>
      <w:r w:rsidR="00104CA5" w:rsidRPr="00985358">
        <w:rPr>
          <w:rFonts w:ascii="Arial" w:hAnsi="Arial" w:cs="Arial"/>
          <w:highlight w:val="yellow"/>
          <w:lang w:val="en-US" w:eastAsia="es-ES"/>
        </w:rPr>
        <w:lastRenderedPageBreak/>
        <w:t>organogenesis</w:t>
      </w:r>
      <w:r w:rsidR="005C6346">
        <w:rPr>
          <w:rFonts w:ascii="Arial" w:hAnsi="Arial" w:cs="Arial"/>
          <w:lang w:val="en-US" w:eastAsia="es-ES"/>
        </w:rPr>
        <w:t xml:space="preserve"> </w:t>
      </w:r>
      <w:r w:rsidR="00985358">
        <w:rPr>
          <w:rFonts w:ascii="Arial" w:hAnsi="Arial" w:cs="Arial"/>
          <w:lang w:val="en-US" w:eastAsia="es-ES"/>
        </w:rPr>
        <w:fldChar w:fldCharType="begin"/>
      </w:r>
      <w:r w:rsidR="00B85B15">
        <w:rPr>
          <w:rFonts w:ascii="Arial" w:hAnsi="Arial" w:cs="Arial"/>
          <w:lang w:val="en-US" w:eastAsia="es-ES"/>
        </w:rPr>
        <w:instrText xml:space="preserve"> ADDIN ZOTERO_ITEM CSL_CITATION {"citationID":"jwrJiqtf","properties":{"unsorted":false,"formattedCitation":"(65\\uc0\\u8211{}67)","plainCitation":"(65–67)","noteIndex":0},"citationItems":[{"id":2313,"uris":["http://zotero.org/users/10260406/items/9N97IGGZ"],"itemData":{"id":2313,"type":"article-journal","abstract":"Environment around conception can influence the developmental programme with lasting effects on gestational and postnatal phenotype and with consequences for adult health and disease risk. Peri-conception exposure comprises a crucial part of the ‘Developmental Origins of Health and Disease’ (DOHaD) concept. In this review, we consider the effects of maternal undernutrition experienced during the peri-conception period in select human models and in a mouse experimental model of protein restriction. Human datasets indicate that macronutrient deprivation around conception affect the epigenome, with enduring effects on cardiometabolic and neurological health. The mouse model, comprising maternal low protein diet exclusively during the peri-conception period, has revealed a stepwise progression in altered developmental programming following induction through maternal metabolite deficiency. This progression includes differential effects in extra-embryonic and embryonic cell lineages and tissues, leading to maladaptation in the growth trajectory and increased chronic disease comorbidities. The timeline embraces an array of mechanisms across nutrient sensing and signalling, cellular, metabolic, epigenetic and physiological processes with a coordinating role for mTORC1 signalling proposed. Early embryos appear active participants in environmental sensing to optimise the developmental programme for survival but with the trade-off of later disease. Similar adverse health outcomes may derive from other peri-conception environmental experiences, including maternal overnutrition, micronutrient availability, pollutant exposure and assisted reproductive treatments (ART) and support the need for preconception health before pregnancy.","container-title":"International Journal of Environmental Research and Public Health","DOI":"10.3390/ijerph18179380","ISSN":"1660-4601","issue":"17","journalAbbreviation":"IJERPH","language":"en","page":"9380","source":"DOI.org (Crossref)","title":"Environmental Exposures around Conception: Developmental Pathways Leading to Lifetime Disease Risk","title-short":"Environmental Exposures around Conception","volume":"18","author":[{"family":"Fleming","given":"Tom P."},{"family":"Sun","given":"Congshan"},{"family":"Denisenko","given":"Oleg"},{"family":"Caetano","given":"Laura"},{"family":"Aljahdali","given":"Anan"},{"family":"Gould","given":"Joanna M."},{"family":"Khurana","given":"Pooja"}],"issued":{"date-parts":[["2021",9,6]]}}},{"id":2315,"uris":["http://zotero.org/users/10260406/items/ZT4VDFTC"],"itemData":{"id":2315,"type":"article-journal","container-title":"Journal of Pediatric Genetics","DOI":"10.1055/s-0035-1556745","ISSN":"2146-4596, 2146-460X","issue":"02","journalAbbreviation":"J Pediatr Genet","language":"en","page":"039-041","source":"DOI.org (Crossref)","title":"Identifying Human Teratogens: An Update","title-short":"Identifying Human Teratogens","volume":"04","author":[{"family":"Alwan","given":"Sura"},{"family":"Chambers","given":"Christina"}],"issued":{"date-parts":[["2015",7,31]]}}},{"id":2312,"uris":["http://zotero.org/users/10260406/items/G8JH8S3L"],"itemData":{"id":2312,"type":"article-journal","abstract":"The concept emerging from Professor David Barker’s seminal research on the developmental origins of later-life disease has progressed in many directions since it was first published. One critical question being\n              when\n              during gestation might environment alter the developmental programme with such enduring consequences. Here, we review the growing consensus from clinical and animal research that the period around conception, embracing gamete maturation and early embryogenesis might be the most vulnerable period. We focus on four types of environmental exposure shown to modify periconceptional reproduction and offspring development and health: maternal overnutrition and obesity; maternal undernutrition; paternal diet and health; and assisted reproductive technology. These conditions may act through diverse epigenetic, cellular and physiological mechanisms to alter gene expression and cellular signalling and function in the conceptus affecting offspring growth and metabolism leading to increased risk for cardiometabolic and neurological disease in later life.","container-title":"Journal of Endocrinology","DOI":"10.1530/JOE-18-0676","ISSN":"0022-0795, 1479-6805","issue":"1","page":"T33-T49","source":"DOI.org (Crossref)","title":"Periconceptional environment and the developmental origins of disease","volume":"242","author":[{"family":"Velazquez","given":"Miguel A"},{"family":"Fleming","given":"Tom P"},{"family":"Watkins","given":"Adam J"}],"issued":{"date-parts":[["2019",7]]}}}],"schema":"https://github.com/citation-style-language/schema/raw/master/csl-citation.json"} </w:instrText>
      </w:r>
      <w:r w:rsidR="00985358">
        <w:rPr>
          <w:rFonts w:ascii="Arial" w:hAnsi="Arial" w:cs="Arial"/>
          <w:lang w:val="en-US" w:eastAsia="es-ES"/>
        </w:rPr>
        <w:fldChar w:fldCharType="separate"/>
      </w:r>
      <w:r w:rsidR="00B85B15" w:rsidRPr="00B85B15">
        <w:rPr>
          <w:rFonts w:ascii="Arial" w:eastAsiaTheme="minorHAnsi" w:hAnsi="Arial" w:cs="Arial"/>
          <w:szCs w:val="24"/>
          <w:lang w:val="en-US"/>
          <w14:ligatures w14:val="standardContextual"/>
        </w:rPr>
        <w:t>(65–67)</w:t>
      </w:r>
      <w:r w:rsidR="00985358">
        <w:rPr>
          <w:rFonts w:ascii="Arial" w:hAnsi="Arial" w:cs="Arial"/>
          <w:lang w:val="en-US" w:eastAsia="es-ES"/>
        </w:rPr>
        <w:fldChar w:fldCharType="end"/>
      </w:r>
      <w:r w:rsidR="007764CD">
        <w:rPr>
          <w:rFonts w:ascii="Arial" w:hAnsi="Arial" w:cs="Arial"/>
          <w:lang w:val="en-US" w:eastAsia="es-ES"/>
        </w:rPr>
        <w:t xml:space="preserve">. </w:t>
      </w:r>
      <w:r w:rsidR="003F1620" w:rsidRPr="00220073">
        <w:rPr>
          <w:rFonts w:ascii="Arial" w:hAnsi="Arial" w:cs="Arial"/>
          <w:highlight w:val="yellow"/>
          <w:lang w:val="en-US" w:eastAsia="es-ES"/>
        </w:rPr>
        <w:t xml:space="preserve">Therefore, the inverse associations observed at this time point may reflect distinct developmental processes rather than solely live-birth selection bias. </w:t>
      </w:r>
      <w:r w:rsidR="0060333F" w:rsidRPr="00220073">
        <w:rPr>
          <w:rFonts w:ascii="Arial" w:hAnsi="Arial" w:cs="Arial"/>
          <w:highlight w:val="yellow"/>
          <w:lang w:val="en-US" w:eastAsia="es-ES"/>
        </w:rPr>
        <w:t>Furthermore, although our models were adjusted for season of conception and year of birth, residual confounding by seasonal patterns or other unmeasured factors cannot be excluded, particularly given the pronounced seasonality of residential wood-burning emissions in Temuco</w:t>
      </w:r>
      <w:r w:rsidR="00D12DFE" w:rsidRPr="00220073">
        <w:rPr>
          <w:rFonts w:ascii="Arial" w:hAnsi="Arial" w:cs="Arial"/>
          <w:highlight w:val="yellow"/>
          <w:lang w:val="en-US" w:eastAsia="es-ES"/>
        </w:rPr>
        <w:t>. Nevertheless, our study design does not allow us to distinguish between these explanations</w:t>
      </w:r>
      <w:r w:rsidR="007764CD" w:rsidRPr="00220073">
        <w:rPr>
          <w:rFonts w:ascii="Arial" w:hAnsi="Arial" w:cs="Arial"/>
          <w:highlight w:val="yellow"/>
          <w:lang w:val="en-US" w:eastAsia="es-ES"/>
        </w:rPr>
        <w:t xml:space="preserve"> </w:t>
      </w:r>
      <w:r w:rsidR="007764CD" w:rsidRPr="00220073">
        <w:rPr>
          <w:rFonts w:ascii="Arial" w:hAnsi="Arial" w:cs="Arial"/>
          <w:highlight w:val="yellow"/>
          <w:lang w:val="en-US" w:eastAsia="es-ES"/>
        </w:rPr>
        <w:fldChar w:fldCharType="begin"/>
      </w:r>
      <w:r w:rsidR="00B85B15">
        <w:rPr>
          <w:rFonts w:ascii="Arial" w:hAnsi="Arial" w:cs="Arial"/>
          <w:highlight w:val="yellow"/>
          <w:lang w:val="en-US" w:eastAsia="es-ES"/>
        </w:rPr>
        <w:instrText xml:space="preserve"> ADDIN ZOTERO_ITEM CSL_CITATION {"citationID":"Bv70LkUq","properties":{"unsorted":false,"formattedCitation":"(68)","plainCitation":"(68)","noteIndex":0},"citationItems":[{"id":2316,"uris":["http://zotero.org/users/10260406/items/BXBQ4T3K"],"itemData":{"id":2316,"type":"article-journal","abstract":"Abstract\n            \n              Background\n              Risk factors for birth defects are frequently investigated using data limited to liveborn infants. By conditioning on survival, results of such studies may be distorted by selection bias, also described as “livebirth bias.” However, the implications of livebirth bias on risk estimation remain poorly understood.\n            \n            \n              Objectives\n              We sought to quantify livebirth bias and to investigate the conditions under which it arose.\n            \n            \n              Methods\n              We used data on 3994 birth defects cases and 11 829 controls enrolled in the National Birth Defects Prevention Study to compare odds ratio (OR) estimates of the relationship between three established risk factors (antiepileptic drug use, smoking, and multifetal pregnancy) and four birth defects (anencephaly, spina bifida, omphalocele, and cleft palate) when restricted to livebirths as compared to among livebirths, stillbirths, and elective terminations. Exposures and birth defects represented varying strengths of association with livebirth; all controls were liveborn. We performed a quantitative bias analysis to evaluate the sensitivity of our results to excluding terminated and stillborn controls.\n            \n            \n              Results\n              Cases ranged from 33% liveborn (anencephaly) to 99% (cleft palate). Smoking and multifetal pregnancy were associated with livebirth among anencephaly (crude OR [cOR] 0.61 and cOR 3.15, respectively) and omphalocele cases (cOR 2.22 and cOR 5.22, respectively). For analyses of the association between exposures and birth defects, restricting to livebirths produced negligible differences in estimates except for anencephaly and multifetal pregnancy, which was twofold higher among livebirths (adjusted OR [aOR] 4.93) as among all pregnancy outcomes (aOR 2.44). Within tested scenarios, bias analyses suggested that results were not sensitive to the restriction to liveborn controls.\n            \n            \n              Conclusions\n              Selection bias was generally limited except for high mortality defects in the context of exposures strongly associated with livebirth. Findings indicate that substantial livebirth bias is unlikely to affect studies of risk factors for most birth defects.","container-title":"Paediatric and Perinatal Epidemiology","DOI":"10.1111/ppe.12650","ISSN":"0269-5022, 1365-3016","issue":"6","journalAbbreviation":"Paediatric Perinatal Epid","language":"en","page":"655-664","source":"DOI.org (Crossref)","title":"Quantification of selection bias in studies of risk factors for birth defects among livebirths","volume":"34","author":[{"family":"Heinke","given":"Dominique"},{"family":"Rich</w:instrText>
      </w:r>
      <w:r w:rsidR="00B85B15">
        <w:rPr>
          <w:rFonts w:ascii="Cambria Math" w:hAnsi="Cambria Math" w:cs="Cambria Math"/>
          <w:highlight w:val="yellow"/>
          <w:lang w:val="en-US" w:eastAsia="es-ES"/>
        </w:rPr>
        <w:instrText>‐</w:instrText>
      </w:r>
      <w:r w:rsidR="00B85B15">
        <w:rPr>
          <w:rFonts w:ascii="Arial" w:hAnsi="Arial" w:cs="Arial"/>
          <w:highlight w:val="yellow"/>
          <w:lang w:val="en-US" w:eastAsia="es-ES"/>
        </w:rPr>
        <w:instrText>Edwards","given":"Janet W."},{"family":"Williams","given":"Paige L."},{"family":"Hernandez</w:instrText>
      </w:r>
      <w:r w:rsidR="00B85B15">
        <w:rPr>
          <w:rFonts w:ascii="Cambria Math" w:hAnsi="Cambria Math" w:cs="Cambria Math"/>
          <w:highlight w:val="yellow"/>
          <w:lang w:val="en-US" w:eastAsia="es-ES"/>
        </w:rPr>
        <w:instrText>‐</w:instrText>
      </w:r>
      <w:r w:rsidR="00B85B15">
        <w:rPr>
          <w:rFonts w:ascii="Arial" w:hAnsi="Arial" w:cs="Arial"/>
          <w:highlight w:val="yellow"/>
          <w:lang w:val="en-US" w:eastAsia="es-ES"/>
        </w:rPr>
        <w:instrText xml:space="preserve">Diaz","given":"Sonia"},{"family":"Anderka","given":"Marlene"},{"family":"Fisher","given":"Sarah C."},{"family":"Desrosiers","given":"Tania A."},{"family":"Shaw","given":"Gary M."},{"family":"Romitti","given":"Paul A."},{"family":"Canfield","given":"Mark A."},{"family":"Yazdy","given":"Mahsa M."},{"literal":"for the National Birth Defects Prevention Study"}],"issued":{"date-parts":[["2020",11]]}}}],"schema":"https://github.com/citation-style-language/schema/raw/master/csl-citation.json"} </w:instrText>
      </w:r>
      <w:r w:rsidR="007764CD" w:rsidRPr="00220073">
        <w:rPr>
          <w:rFonts w:ascii="Arial" w:hAnsi="Arial" w:cs="Arial"/>
          <w:highlight w:val="yellow"/>
          <w:lang w:val="en-US" w:eastAsia="es-ES"/>
        </w:rPr>
        <w:fldChar w:fldCharType="separate"/>
      </w:r>
      <w:r w:rsidR="00B85B15">
        <w:rPr>
          <w:rFonts w:ascii="Arial" w:hAnsi="Arial" w:cs="Arial"/>
          <w:noProof/>
          <w:highlight w:val="yellow"/>
          <w:lang w:val="en-US" w:eastAsia="es-ES"/>
        </w:rPr>
        <w:t>(68)</w:t>
      </w:r>
      <w:r w:rsidR="007764CD" w:rsidRPr="00220073">
        <w:rPr>
          <w:rFonts w:ascii="Arial" w:hAnsi="Arial" w:cs="Arial"/>
          <w:highlight w:val="yellow"/>
          <w:lang w:val="en-US" w:eastAsia="es-ES"/>
        </w:rPr>
        <w:fldChar w:fldCharType="end"/>
      </w:r>
      <w:r w:rsidR="00D12DFE" w:rsidRPr="00220073">
        <w:rPr>
          <w:rFonts w:ascii="Arial" w:hAnsi="Arial" w:cs="Arial"/>
          <w:highlight w:val="yellow"/>
          <w:lang w:val="en-US" w:eastAsia="es-ES"/>
        </w:rPr>
        <w:t>. Accordingly, the inverse associations observed during early gestation should be interpreted cautiously and should not be considered evidence of a protective effect of air pollution exposure.</w:t>
      </w:r>
    </w:p>
    <w:p w14:paraId="65FCBC37" w14:textId="4BD3E031" w:rsidR="0022335A" w:rsidRDefault="0022335A" w:rsidP="00852403">
      <w:pPr>
        <w:spacing w:after="0" w:line="480" w:lineRule="auto"/>
        <w:jc w:val="both"/>
        <w:rPr>
          <w:rFonts w:ascii="Arial" w:hAnsi="Arial" w:cs="Arial"/>
          <w:lang w:val="en-US" w:eastAsia="es-ES"/>
        </w:rPr>
      </w:pPr>
    </w:p>
    <w:p w14:paraId="32450B01" w14:textId="1ED0ED4C" w:rsidR="00FA592C" w:rsidRDefault="00FA592C" w:rsidP="0083711B">
      <w:pPr>
        <w:spacing w:after="0" w:line="480" w:lineRule="auto"/>
        <w:jc w:val="both"/>
        <w:rPr>
          <w:rFonts w:ascii="Arial" w:hAnsi="Arial" w:cs="Arial"/>
          <w:color w:val="000000" w:themeColor="text1"/>
          <w:lang w:val="en-US" w:eastAsia="es-ES"/>
        </w:rPr>
      </w:pPr>
      <w:r w:rsidRPr="00FA592C">
        <w:rPr>
          <w:rFonts w:ascii="Arial" w:hAnsi="Arial" w:cs="Arial"/>
          <w:color w:val="000000" w:themeColor="text1"/>
          <w:lang w:val="en-US" w:eastAsia="es-ES"/>
        </w:rPr>
        <w:t xml:space="preserve">This study has some limitations that should be considered when interpreting the findings. We </w:t>
      </w:r>
      <w:r w:rsidR="00A37915" w:rsidRPr="00FA592C">
        <w:rPr>
          <w:rFonts w:ascii="Arial" w:hAnsi="Arial" w:cs="Arial"/>
          <w:color w:val="000000" w:themeColor="text1"/>
          <w:lang w:val="en-US" w:eastAsia="es-ES"/>
        </w:rPr>
        <w:t>could not</w:t>
      </w:r>
      <w:r w:rsidRPr="00FA592C">
        <w:rPr>
          <w:rFonts w:ascii="Arial" w:hAnsi="Arial" w:cs="Arial"/>
          <w:color w:val="000000" w:themeColor="text1"/>
          <w:lang w:val="en-US" w:eastAsia="es-ES"/>
        </w:rPr>
        <w:t xml:space="preserve"> include certain individual level risk factors, such as maternal smoking, alcohol or drug use, gestational diabetes</w:t>
      </w:r>
      <w:r w:rsidR="00EB3606">
        <w:rPr>
          <w:rFonts w:ascii="Arial" w:hAnsi="Arial" w:cs="Arial"/>
          <w:color w:val="000000" w:themeColor="text1"/>
          <w:lang w:val="en-US" w:eastAsia="es-ES"/>
        </w:rPr>
        <w:t xml:space="preserve">, </w:t>
      </w:r>
      <w:r w:rsidR="00EB3606" w:rsidRPr="00EB3606">
        <w:rPr>
          <w:rFonts w:ascii="Arial" w:hAnsi="Arial" w:cs="Arial"/>
          <w:color w:val="000000" w:themeColor="text1"/>
          <w:highlight w:val="yellow"/>
          <w:lang w:val="en-US" w:eastAsia="es-ES"/>
        </w:rPr>
        <w:t>pregnancy complications, or pre-existing maternal medical conditions, including pregestational diabetes</w:t>
      </w:r>
      <w:r w:rsidRPr="00FA592C">
        <w:rPr>
          <w:rFonts w:ascii="Arial" w:hAnsi="Arial" w:cs="Arial"/>
          <w:color w:val="000000" w:themeColor="text1"/>
          <w:lang w:val="en-US" w:eastAsia="es-ES"/>
        </w:rPr>
        <w:t xml:space="preserve">, </w:t>
      </w:r>
      <w:r w:rsidR="008A0124">
        <w:rPr>
          <w:rFonts w:ascii="Arial" w:hAnsi="Arial" w:cs="Arial"/>
          <w:color w:val="000000" w:themeColor="text1"/>
          <w:lang w:val="en-US" w:eastAsia="es-ES"/>
        </w:rPr>
        <w:t xml:space="preserve">because </w:t>
      </w:r>
      <w:r w:rsidR="0083711B">
        <w:rPr>
          <w:rFonts w:ascii="Arial" w:hAnsi="Arial" w:cs="Arial"/>
          <w:color w:val="000000" w:themeColor="text1"/>
          <w:lang w:val="en-US" w:eastAsia="es-ES"/>
        </w:rPr>
        <w:t>variables</w:t>
      </w:r>
      <w:r w:rsidR="008A0124">
        <w:rPr>
          <w:rFonts w:ascii="Arial" w:hAnsi="Arial" w:cs="Arial"/>
          <w:color w:val="000000" w:themeColor="text1"/>
          <w:lang w:val="en-US" w:eastAsia="es-ES"/>
        </w:rPr>
        <w:t xml:space="preserve"> were not collected in both studies</w:t>
      </w:r>
      <w:r w:rsidR="00C52A99">
        <w:rPr>
          <w:rFonts w:ascii="Arial" w:hAnsi="Arial" w:cs="Arial"/>
          <w:color w:val="000000" w:themeColor="text1"/>
          <w:lang w:val="en-US" w:eastAsia="es-ES"/>
        </w:rPr>
        <w:t xml:space="preserve">. However, </w:t>
      </w:r>
      <w:r w:rsidRPr="00FA592C">
        <w:rPr>
          <w:rFonts w:ascii="Arial" w:hAnsi="Arial" w:cs="Arial"/>
          <w:color w:val="000000" w:themeColor="text1"/>
          <w:lang w:val="en-US" w:eastAsia="es-ES"/>
        </w:rPr>
        <w:t>models were adjusted for key covariates, including maternal age, year of birth,</w:t>
      </w:r>
      <w:r w:rsidR="000810DA">
        <w:rPr>
          <w:rFonts w:ascii="Arial" w:hAnsi="Arial" w:cs="Arial"/>
          <w:color w:val="000000" w:themeColor="text1"/>
          <w:lang w:val="en-US" w:eastAsia="es-ES"/>
        </w:rPr>
        <w:t xml:space="preserve"> s</w:t>
      </w:r>
      <w:r w:rsidRPr="00FA592C">
        <w:rPr>
          <w:rFonts w:ascii="Arial" w:hAnsi="Arial" w:cs="Arial"/>
          <w:color w:val="000000" w:themeColor="text1"/>
          <w:lang w:val="en-US" w:eastAsia="es-ES"/>
        </w:rPr>
        <w:t>eason of conception</w:t>
      </w:r>
      <w:r w:rsidR="000810DA">
        <w:rPr>
          <w:rFonts w:ascii="Arial" w:hAnsi="Arial" w:cs="Arial"/>
          <w:color w:val="000000" w:themeColor="text1"/>
          <w:lang w:val="en-US" w:eastAsia="es-ES"/>
        </w:rPr>
        <w:t>, and newborn sex</w:t>
      </w:r>
      <w:r w:rsidR="009F15E3">
        <w:rPr>
          <w:rFonts w:ascii="Arial" w:hAnsi="Arial" w:cs="Arial"/>
          <w:color w:val="000000" w:themeColor="text1"/>
          <w:lang w:val="en-US" w:eastAsia="es-ES"/>
        </w:rPr>
        <w:t xml:space="preserve"> which we conceptualized as either confounders of the relationship between air pollution and congenital malformations or explanatory of the outcomes of interest</w:t>
      </w:r>
      <w:r w:rsidRPr="00FA592C">
        <w:rPr>
          <w:rFonts w:ascii="Arial" w:hAnsi="Arial" w:cs="Arial"/>
          <w:color w:val="000000" w:themeColor="text1"/>
          <w:lang w:val="en-US" w:eastAsia="es-ES"/>
        </w:rPr>
        <w:t xml:space="preserve">. </w:t>
      </w:r>
      <w:r w:rsidR="00E95CED" w:rsidRPr="00AE14C0">
        <w:rPr>
          <w:rFonts w:ascii="Arial" w:hAnsi="Arial" w:cs="Arial"/>
          <w:color w:val="000000" w:themeColor="text1"/>
          <w:highlight w:val="yellow"/>
          <w:lang w:val="en-US" w:eastAsia="es-ES"/>
        </w:rPr>
        <w:t>Congenital malformations were identified through hospital records of newborns admitted to the neonatal unit. Because records of malformations not requiring hospitalization were unavailable, milder defects may have been underrepresented, limiting generalizability to the full spectrum of congenital malformations. Nevertheless, focusing on newborns requiring neonatal care is also a clinical strength, as this population is directly relevant to understanding the healthcare burden and potential morbidity and mortality associated with congenital malformations requiring specialized care</w:t>
      </w:r>
      <w:r w:rsidR="00E95CED" w:rsidRPr="00AE14C0">
        <w:rPr>
          <w:rFonts w:ascii="Arial" w:hAnsi="Arial" w:cs="Arial"/>
          <w:color w:val="000000" w:themeColor="text1"/>
          <w:lang w:val="en-US" w:eastAsia="es-ES"/>
        </w:rPr>
        <w:t xml:space="preserve"> </w:t>
      </w:r>
      <w:r w:rsidR="005870DC">
        <w:rPr>
          <w:rFonts w:ascii="Arial" w:hAnsi="Arial" w:cs="Arial"/>
          <w:color w:val="000000" w:themeColor="text1"/>
          <w:lang w:val="en-US" w:eastAsia="es-ES"/>
        </w:rPr>
        <w:fldChar w:fldCharType="begin"/>
      </w:r>
      <w:r w:rsidR="00B85B15">
        <w:rPr>
          <w:rFonts w:ascii="Arial" w:hAnsi="Arial" w:cs="Arial"/>
          <w:color w:val="000000" w:themeColor="text1"/>
          <w:lang w:val="en-US" w:eastAsia="es-ES"/>
        </w:rPr>
        <w:instrText xml:space="preserve"> ADDIN ZOTERO_ITEM CSL_CITATION {"citationID":"RdxSMzF1","properties":{"unsorted":false,"formattedCitation":"(69)","plainCitation":"(69)","noteIndex":0},"citationItems":[{"id":2325,"uris":["http://zotero.org/users/10260406/items/T3TZSUJP"],"itemData":{"id":2325,"type":"article-journal","abstract":"Abstract\n            Congenital anomalies (CAs) are a leading cause of morbidity and mortality in early life. We aimed to assess the incidence, risk factors, and outcomes of major CAs in the State of Qatar. A population-based retrospective data analysis of registry data retrieved from the Perinatal Neonatal Outcomes Research Study in the Arabian Gulf (PEARL-Peristat Study) between April 2017 and March 2018. The sample included 25,204 newborn records, which were audited between April 2017 and March 2018, of which 25,073 live births were identified and included in the study. Maternal risk factors and neonatal outcomes were assessed for association with specific CAs, including chromosomal/genetic, central nervous system (CNS), cardiovascular system (CVS), facial, renal, multiple congenital anomalies (MCAs) using univariate and multivariate analyses. The incidence of any CA among live births was 1.3% (n = 332). The most common CAs were CVS (n = 117; 35%), MCAs (n = 69, 21%), chromosomal/genetic (51; 15%), renal (n = 39; 12%), CNS (n = 20; 6%), facial (14, 4%), and other (GIT, Resp, Urogenital, Skeletal) (n = 22, 7%) anomalies. Multivariable regression analysis showed that multiple pregnancies, parity ≥ 1, maternal BMI, and demographic factors (mother’s age and ethnicity, and infant’s gender) were associated with various specific CAs. In-hospital mortality rate due to CAs was estimated to be 15.4%. CAs were significantly associated with high rates of caesarean deliveries (aOR 1.51; 95% CI 1.04–2.19), Apgar &lt; 7 at 1 min (aOR 5.44; 95% CI 3.10–9.55), Apgar &lt; 7 at 5 min (aOR 17.26; 95% CI 6.31–47.18), in-hospital mortality (aOR 76.16; 37.96–152.8), admission to neonatal intensive care unit (NICU) or perinatal death of neonate in labor room (LR)/operation theatre (OT) (aOR 34.03; 95% CI 20.51–56.46), prematurity (aOR 4.17; 95% CI 2.75–6.32), and low birth weight (aOR 5.88; 95% CI 3.92–8.82) before and after adjustment for the significant risk factors. This is the first study to assess the incidence, maternal risk factors, and neonatal outcomes associated with CAs in the state of Qatar. Therefore, a specialized congenital anomaly data registry is needed to identify risk factors and outcomes. In addition, counselling of mothers and their families may help to identify specific needs for pregnant women and their babies.","container-title":"Scientific Reports","DOI":"10.1038/s41598-023-27935-3","ISSN":"2045-2322","issue":"1","journalAbbreviation":"Sci Rep","language":"en","page":"2198","source":"DOI.org (Crossref)","title":"Prevalence, predictors, and outcomes of major congenital anomalies: A population-based register study","title-short":"Prevalence, predictors, and outcomes of major congenital anomalies","volume":"13","author":[{"family":"Al-Dewik","given":"Nader"},{"family":"Samara","given":"Muthanna"},{"family":"Younes","given":"Salma"},{"family":"Al-jurf","given":"Rana"},{"family":"Nasrallah","given":"Gheyath"},{"family":"Al-Obaidly","given":"Sawsan"},{"family":"Salama","given":"Husam"},{"family":"Olukade","given":"Tawa"},{"family":"Hammuda","given":"Sara"},{"family":"Marlow","given":"Neil"},{"family":"Ismail","given":"Mohamed"},{"family":"Abu Nada","given":"Taghreed"},{"family":"Qoronfleh","given":"M. Walid"},{"family":"Thomas","given":"Binny"},{"family":"Abdoh","given":"Ghassan"},{"family":"Abdulrouf","given":"Palli Valapila"},{"family":"Farrell","given":"Thomas"},{"family":"Al Qubaisi","given":"Mai"},{"family":"Al Rifai","given":"Hilal"}],"issued":{"date-parts":[["2023",2,7]]}}}],"schema":"https://github.com/citation-style-language/schema/raw/master/csl-citation.json"} </w:instrText>
      </w:r>
      <w:r w:rsidR="005870DC">
        <w:rPr>
          <w:rFonts w:ascii="Arial" w:hAnsi="Arial" w:cs="Arial"/>
          <w:color w:val="000000" w:themeColor="text1"/>
          <w:lang w:val="en-US" w:eastAsia="es-ES"/>
        </w:rPr>
        <w:fldChar w:fldCharType="separate"/>
      </w:r>
      <w:r w:rsidR="00B85B15">
        <w:rPr>
          <w:rFonts w:ascii="Arial" w:hAnsi="Arial" w:cs="Arial"/>
          <w:noProof/>
          <w:color w:val="000000" w:themeColor="text1"/>
          <w:lang w:val="en-US" w:eastAsia="es-ES"/>
        </w:rPr>
        <w:t>(69)</w:t>
      </w:r>
      <w:r w:rsidR="005870DC">
        <w:rPr>
          <w:rFonts w:ascii="Arial" w:hAnsi="Arial" w:cs="Arial"/>
          <w:color w:val="000000" w:themeColor="text1"/>
          <w:lang w:val="en-US" w:eastAsia="es-ES"/>
        </w:rPr>
        <w:fldChar w:fldCharType="end"/>
      </w:r>
      <w:r w:rsidR="005870DC">
        <w:rPr>
          <w:rFonts w:ascii="Arial" w:hAnsi="Arial" w:cs="Arial"/>
          <w:color w:val="000000" w:themeColor="text1"/>
          <w:lang w:val="en-US" w:eastAsia="es-ES"/>
        </w:rPr>
        <w:t xml:space="preserve">. </w:t>
      </w:r>
      <w:r w:rsidRPr="00FA592C">
        <w:rPr>
          <w:rFonts w:ascii="Arial" w:hAnsi="Arial" w:cs="Arial"/>
          <w:color w:val="000000" w:themeColor="text1"/>
          <w:lang w:val="en-US" w:eastAsia="es-ES"/>
        </w:rPr>
        <w:t xml:space="preserve">In addition, the exact timing of malformation onset could not be determined. Cardiac malformations originate early in fetal development (weeks 3–8 post-conception) but are </w:t>
      </w:r>
      <w:r w:rsidRPr="00FA592C">
        <w:rPr>
          <w:rFonts w:ascii="Arial" w:hAnsi="Arial" w:cs="Arial"/>
          <w:color w:val="000000" w:themeColor="text1"/>
          <w:lang w:val="en-US" w:eastAsia="es-ES"/>
        </w:rPr>
        <w:lastRenderedPageBreak/>
        <w:t xml:space="preserve">typically diagnosed later </w:t>
      </w:r>
      <w:r w:rsidR="00A816D0">
        <w:rPr>
          <w:rFonts w:ascii="Arial" w:hAnsi="Arial" w:cs="Arial"/>
          <w:color w:val="000000" w:themeColor="text1"/>
          <w:lang w:val="en-US" w:eastAsia="es-ES"/>
        </w:rPr>
        <w:fldChar w:fldCharType="begin"/>
      </w:r>
      <w:r w:rsidR="00B85B15">
        <w:rPr>
          <w:rFonts w:ascii="Arial" w:hAnsi="Arial" w:cs="Arial"/>
          <w:color w:val="000000" w:themeColor="text1"/>
          <w:lang w:val="en-US" w:eastAsia="es-ES"/>
        </w:rPr>
        <w:instrText xml:space="preserve"> ADDIN ZOTERO_ITEM CSL_CITATION {"citationID":"TaGdDN31","properties":{"formattedCitation":"(63,70,71)","plainCitation":"(63,70,71)","noteIndex":0},"citationItems":[{"id":2166,"uris":["http://zotero.org/users/10260406/items/FTX9HQJS"],"itemData":{"id":2166,"type":"article-journal","abstract":"The traditional description of cardiac development involves progression from a cardiac crescent to a linear heart tube, which in the phase of transformation into a mature heart forms a cardiac loop and is divided with the septa into individual cavities. Cardiac morphogenesis involves numerous types of cells originating outside the initial cardiac crescent, including neural crest cells, cells of the second heart field origin, and epicardial progenitor cells. The development of the fetal heart and circulatory system is subject to regulatation by both genetic and environmental processes. The etiology for cases with congenital heart defects (CHDs) is largely unknown, but several genetic anomalies, some maternal illnesses, and prenatal exposures to specific therapeutic and non-therapeutic drugs are generally accepted as risk factors. New techniques for studying heart development have revealed many aspects of cardiac morphogenesis that are important in the development of CHDs, in particular transposition of the great arteries.","container-title":"International Journal of Molecular Sciences","DOI":"10.3390/ijms25137117","ISSN":"1422-0067","issue":"13","journalAbbreviation":"IJMS","language":"en","page":"7117","source":"DOI.org (Crossref)","title":"Cardiac Development and Factors Influencing the Development of Congenital Heart Defects (CHDs): Part I","title-short":"Cardiac Development and Factors Influencing the Development of Congenital Heart Defects (CHDs)","volume":"25","author":[{"family":"Zubrzycki","given":"Marek"},{"family":"Schramm","given":"Rene"},{"family":"Costard-Jäckle","given":"Angelika"},{"family":"Grohmann","given":"Jochen"},{"family":"Gummert","given":"Jan F."},{"family":"Zubrzycka","given":"Maria"}],"issued":{"date-parts":[["2024",6,28]]}}},{"id":2206,"uris":["http://zotero.org/users/10260406/items/LQY7THQG"],"itemData":{"id":2206,"type":"article-journal","abstract":"Background:\n              Restricting to live births can induce bias in studies of pregnancy and developmental outcomes, but whether this live-birth bias results in underestimating disparities is unknown. Bias may arise from collider stratification due to an unmeasured common cause of fetal loss and the outcome of interest, or depletion of susceptibles, where exposure differentially causes fetal loss among those with underlying susceptibility.\n            \n            \n              Methods:\n              We conducted a simulation study to examine the magnitude of live-birth bias in a population parameterized to resemble one year of conceptions in California (N = 625,000). We simulated exposure to a non–time-varying environmental hazard, risk of spontaneous abortion, and time to live birth using 1000 Monte Carlo simulations. Our outcome of interest was preterm birth. We included a social vulnerability factor to represent social disadvantage, and estimated overall risk differences for exposure and preterm birth using linear probability models and stratified by the social vulnerability factor. We calculated how often confidence intervals included the true point estimate (CI coverage probabilities) to illustrate whether effect estimates differed qualitatively from the truth.\n            \n            \n              Results:\n              Depletion of susceptibles resulted in a larger magnitude of bias compared with collider stratification, with larger bias among the socially vulnerable group. Coverage probabilities were not adversely affected by bias due to collider stratification. Depletion of susceptibles reduced coverage, especially among the socially vulnerable (coverage among socially vulnerable = 46%, coverage among nonsocially vulnerable = 91% in the most extreme scenario).\n            \n            \n              Conclusions:\n              In simulations, hazardous environmental exposures induced live-birth bias and the bias was larger for socially vulnerable women.","container-title":"Environmental Epidemiology","DOI":"10.1097/EE9.0000000000000131","ISSN":"2474-7882","issue":"2","language":"en","page":"e131","source":"DOI.org (Crossref)","title":"Environmental hazards, social inequality, and fetal loss: Implications of live-birth bias for estimation of disparities in birth outcomes","title-short":"Environmental hazards, social inequality, and fetal loss","volume":"5","author":[{"family":"Goin","given":"Dana E."},{"family":"Casey","given":"Joan A."},{"family":"Kioumourtzoglou","given":"Marianthi-Anna"},{"family":"Cushing","given":"Lara J."},{"family":"Morello-Frosch","given":"Rachel"}],"issued":{"date-parts":[["2021",4]]}}},{"id":2208,"uris":["http://zotero.org/users/10260406/items/QK534D9J"],"itemData":{"id":2208,"type":"article-journal","container-title":"Environmental Health Perspectives","DOI":"10.1289/EHP7961","ISSN":"0091-6765, 1552-9924","issue":"4","journalAbbreviation":"Environ Health Perspect","language":"en","page":"047001","source":"DOI.org (Crossref)","title":"Bias due to Selection on Live Births in Studies of Environmental Exposures during Pregnancy: A Simulation Study","title-short":"Bias due to Selection on Live Births in Studies of Environmental Exposures during Pregnancy","volume":"129","author":[{"family":"Leung","given":"Michael"},{"family":"Kioumourtzoglou","given":"Marianthi-Anna"},{"family":"Raz","given":"Raanan"},{"family":"Weisskopf","given":"Marc G."}],"issued":{"date-parts":[["2021",4]]}}}],"schema":"https://github.com/citation-style-language/schema/raw/master/csl-citation.json"} </w:instrText>
      </w:r>
      <w:r w:rsidR="00A816D0">
        <w:rPr>
          <w:rFonts w:ascii="Arial" w:hAnsi="Arial" w:cs="Arial"/>
          <w:color w:val="000000" w:themeColor="text1"/>
          <w:lang w:val="en-US" w:eastAsia="es-ES"/>
        </w:rPr>
        <w:fldChar w:fldCharType="separate"/>
      </w:r>
      <w:r w:rsidR="00B85B15">
        <w:rPr>
          <w:rFonts w:ascii="Arial" w:hAnsi="Arial" w:cs="Arial"/>
          <w:noProof/>
          <w:color w:val="000000" w:themeColor="text1"/>
          <w:lang w:val="en-US" w:eastAsia="es-ES"/>
        </w:rPr>
        <w:t>(63,70,71)</w:t>
      </w:r>
      <w:r w:rsidR="00A816D0">
        <w:rPr>
          <w:rFonts w:ascii="Arial" w:hAnsi="Arial" w:cs="Arial"/>
          <w:color w:val="000000" w:themeColor="text1"/>
          <w:lang w:val="en-US" w:eastAsia="es-ES"/>
        </w:rPr>
        <w:fldChar w:fldCharType="end"/>
      </w:r>
      <w:r w:rsidRPr="00FA592C">
        <w:rPr>
          <w:rFonts w:ascii="Arial" w:hAnsi="Arial" w:cs="Arial"/>
          <w:color w:val="000000" w:themeColor="text1"/>
          <w:lang w:val="en-US" w:eastAsia="es-ES"/>
        </w:rPr>
        <w:t>, so the exposure windows assessed may not fully capture etiologically relevant periods</w:t>
      </w:r>
      <w:r w:rsidR="00A73E1D">
        <w:rPr>
          <w:rFonts w:ascii="Arial" w:hAnsi="Arial" w:cs="Arial"/>
          <w:color w:val="000000" w:themeColor="text1"/>
          <w:lang w:val="en-US" w:eastAsia="es-ES"/>
        </w:rPr>
        <w:t>. T</w:t>
      </w:r>
      <w:r w:rsidRPr="00FA592C">
        <w:rPr>
          <w:rFonts w:ascii="Arial" w:hAnsi="Arial" w:cs="Arial"/>
          <w:color w:val="000000" w:themeColor="text1"/>
          <w:lang w:val="en-US" w:eastAsia="es-ES"/>
        </w:rPr>
        <w:t xml:space="preserve">he use of </w:t>
      </w:r>
      <w:r w:rsidR="00FB76C3">
        <w:rPr>
          <w:rFonts w:ascii="Arial" w:hAnsi="Arial" w:cs="Arial"/>
          <w:color w:val="000000" w:themeColor="text1"/>
          <w:lang w:val="en-US" w:eastAsia="es-ES"/>
        </w:rPr>
        <w:t xml:space="preserve">methods to estimate </w:t>
      </w:r>
      <w:r w:rsidR="007272F6">
        <w:rPr>
          <w:rFonts w:ascii="Arial" w:hAnsi="Arial" w:cs="Arial"/>
          <w:color w:val="000000" w:themeColor="text1"/>
          <w:lang w:val="en-US" w:eastAsia="es-ES"/>
        </w:rPr>
        <w:t xml:space="preserve">exposure based on temporal and temporal-spatial variation </w:t>
      </w:r>
      <w:r w:rsidRPr="00FA592C">
        <w:rPr>
          <w:rFonts w:ascii="Arial" w:hAnsi="Arial" w:cs="Arial"/>
          <w:color w:val="000000" w:themeColor="text1"/>
          <w:lang w:val="en-US" w:eastAsia="es-ES"/>
        </w:rPr>
        <w:t>rather than personal monitoring</w:t>
      </w:r>
      <w:r w:rsidR="00A73E1D">
        <w:rPr>
          <w:rFonts w:ascii="Arial" w:hAnsi="Arial" w:cs="Arial"/>
          <w:color w:val="000000" w:themeColor="text1"/>
          <w:lang w:val="en-US" w:eastAsia="es-ES"/>
        </w:rPr>
        <w:t xml:space="preserve"> may have resulted in exposure misclassification</w:t>
      </w:r>
      <w:r w:rsidRPr="00FA592C">
        <w:rPr>
          <w:rFonts w:ascii="Arial" w:hAnsi="Arial" w:cs="Arial"/>
          <w:color w:val="000000" w:themeColor="text1"/>
          <w:lang w:val="en-US" w:eastAsia="es-ES"/>
        </w:rPr>
        <w:t xml:space="preserve">. Nevertheless, these approaches are widely used in environmental epidemiology and </w:t>
      </w:r>
      <w:r w:rsidR="007F401D">
        <w:rPr>
          <w:rFonts w:ascii="Arial" w:hAnsi="Arial" w:cs="Arial"/>
          <w:color w:val="000000" w:themeColor="text1"/>
          <w:lang w:val="en-US" w:eastAsia="es-ES"/>
        </w:rPr>
        <w:t xml:space="preserve">we would expect the misclassification to be </w:t>
      </w:r>
      <w:r w:rsidR="007272F6" w:rsidRPr="007272F6">
        <w:rPr>
          <w:rFonts w:ascii="Arial" w:hAnsi="Arial" w:cs="Arial"/>
          <w:color w:val="000000" w:themeColor="text1"/>
          <w:lang w:val="en-US" w:eastAsia="es-ES"/>
        </w:rPr>
        <w:t>non-</w:t>
      </w:r>
      <w:r w:rsidR="007F401D" w:rsidRPr="007272F6">
        <w:rPr>
          <w:rFonts w:ascii="Arial" w:hAnsi="Arial" w:cs="Arial"/>
          <w:color w:val="000000" w:themeColor="text1"/>
          <w:lang w:val="en-US" w:eastAsia="es-ES"/>
        </w:rPr>
        <w:t>differential</w:t>
      </w:r>
      <w:r w:rsidR="007F401D">
        <w:rPr>
          <w:rFonts w:ascii="Arial" w:hAnsi="Arial" w:cs="Arial"/>
          <w:color w:val="000000" w:themeColor="text1"/>
          <w:lang w:val="en-US" w:eastAsia="es-ES"/>
        </w:rPr>
        <w:t xml:space="preserve"> </w:t>
      </w:r>
      <w:r w:rsidR="0047565F">
        <w:rPr>
          <w:rFonts w:ascii="Arial" w:hAnsi="Arial" w:cs="Arial"/>
          <w:color w:val="000000" w:themeColor="text1"/>
          <w:lang w:val="en-US" w:eastAsia="es-ES"/>
        </w:rPr>
        <w:fldChar w:fldCharType="begin"/>
      </w:r>
      <w:r w:rsidR="00B85B15">
        <w:rPr>
          <w:rFonts w:ascii="Arial" w:hAnsi="Arial" w:cs="Arial"/>
          <w:color w:val="000000" w:themeColor="text1"/>
          <w:lang w:val="en-US" w:eastAsia="es-ES"/>
        </w:rPr>
        <w:instrText xml:space="preserve"> ADDIN ZOTERO_ITEM CSL_CITATION {"citationID":"ED6FQ7ol","properties":{"formattedCitation":"(72)","plainCitation":"(72)","noteIndex":0},"citationItems":[{"id":2165,"uris":["http://zotero.org/users/10260406/items/TIX9ZVQ4"],"itemData":{"id":2165,"type":"article-journal","abstract":"Abstract: \n              Since the mid</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1990s, the number of studies linking air pollutants to low birthweight, small for gestational age, preterm birth and cardiac birth defects has grown steadily. This\n              MiniReview\n              (in conjunction with the May 2007 International Conference on Foetal Programming and Development Toxicity) highlights key methodological issues surrounding this research area, based on our experiences in Southern California. All ‘criteria’ air pollutants have been linked to birth outcomes. Our own studies found most consistent associations for carbon monoxide and particles. Traffic exhaust toxins are possible causative agents, but air monitoring data relied on by almost all existing studies inadequately capture their intracommunity variability in concentrations. Exposure assessment might be improved by biomarkers and land use</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based regression modelling or information on time</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activity patterns. Foetal development provides unique opportunities to study exposures acting during narrow susceptibility windows. A time</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series approach by design controls for confounders that do not vary temporally but can only address short</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term acute effects. Studies employing spatial or medium</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term (trimester</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specific) temporal contrasts may be more susceptible to residual confounding, and studies adjusting only for risk factors recorded on birth certificates have been criticized. Findings from our recent study in Southern California indicate that air pollution effect estimates are not markedly influenced by risk factors not provided on birth certificates. Yet, studies collecting detailed risk factor information in other geographic regions may be needed to further evaluate the extent of residual confounding in record</w:instrText>
      </w:r>
      <w:r w:rsidR="00B85B15">
        <w:rPr>
          <w:rFonts w:ascii="Cambria Math" w:hAnsi="Cambria Math" w:cs="Cambria Math"/>
          <w:color w:val="000000" w:themeColor="text1"/>
          <w:lang w:val="en-US" w:eastAsia="es-ES"/>
        </w:rPr>
        <w:instrText>‐</w:instrText>
      </w:r>
      <w:r w:rsidR="00B85B15">
        <w:rPr>
          <w:rFonts w:ascii="Arial" w:hAnsi="Arial" w:cs="Arial"/>
          <w:color w:val="000000" w:themeColor="text1"/>
          <w:lang w:val="en-US" w:eastAsia="es-ES"/>
        </w:rPr>
        <w:instrText xml:space="preserve">based analyses. Investigating biological mechanisms (e.g. using ultrasound measurements and biomarkers for hypothesized pathways) is an important remaining issue.","container-title":"Basic &amp; Clinical Pharmacology &amp; Toxicology","DOI":"10.1111/j.1742-7843.2007.00161.x","ISSN":"1742-7835, 1742-7843","issue":"2","journalAbbreviation":"Basic Clin Pharma Tox","language":"en","page":"182-190","source":"DOI.org (Crossref)","title":"Ambient Air Pollution and Adverse Birth Outcomes: Methodologic Issues in an Emerging Field","title-short":"Ambient Air Pollution and Adverse Birth Outcomes","volume":"102","author":[{"family":"Ritz","given":"Beate"},{"family":"Wilhelm","given":"Michelle"}],"issued":{"date-parts":[["2008",2]]}}}],"schema":"https://github.com/citation-style-language/schema/raw/master/csl-citation.json"} </w:instrText>
      </w:r>
      <w:r w:rsidR="0047565F">
        <w:rPr>
          <w:rFonts w:ascii="Arial" w:hAnsi="Arial" w:cs="Arial"/>
          <w:color w:val="000000" w:themeColor="text1"/>
          <w:lang w:val="en-US" w:eastAsia="es-ES"/>
        </w:rPr>
        <w:fldChar w:fldCharType="separate"/>
      </w:r>
      <w:r w:rsidR="00B85B15">
        <w:rPr>
          <w:rFonts w:ascii="Arial" w:hAnsi="Arial" w:cs="Arial"/>
          <w:noProof/>
          <w:color w:val="000000" w:themeColor="text1"/>
          <w:lang w:val="en-US" w:eastAsia="es-ES"/>
        </w:rPr>
        <w:t>(72)</w:t>
      </w:r>
      <w:r w:rsidR="0047565F">
        <w:rPr>
          <w:rFonts w:ascii="Arial" w:hAnsi="Arial" w:cs="Arial"/>
          <w:color w:val="000000" w:themeColor="text1"/>
          <w:lang w:val="en-US" w:eastAsia="es-ES"/>
        </w:rPr>
        <w:fldChar w:fldCharType="end"/>
      </w:r>
      <w:r w:rsidRPr="00BF06A9">
        <w:rPr>
          <w:rFonts w:ascii="Arial" w:hAnsi="Arial" w:cs="Arial"/>
          <w:color w:val="000000" w:themeColor="text1"/>
          <w:lang w:val="en-US" w:eastAsia="es-ES"/>
        </w:rPr>
        <w:t xml:space="preserve">. </w:t>
      </w:r>
      <w:r w:rsidR="00956F8F" w:rsidRPr="00956F8F">
        <w:rPr>
          <w:rFonts w:ascii="Arial" w:hAnsi="Arial" w:cs="Arial"/>
          <w:color w:val="000000" w:themeColor="text1"/>
          <w:lang w:val="en-US" w:eastAsia="es-ES"/>
        </w:rPr>
        <w:t xml:space="preserve">Further, given our limited sample size, we were unable to examine specific types of congenital heart disease. </w:t>
      </w:r>
      <w:r w:rsidR="00D27CF4">
        <w:rPr>
          <w:rFonts w:ascii="Arial" w:hAnsi="Arial" w:cs="Arial"/>
          <w:color w:val="000000" w:themeColor="text1"/>
          <w:lang w:val="en-US" w:eastAsia="es-ES"/>
        </w:rPr>
        <w:t>We focused on the urban area of Temuco, Chile. However, w</w:t>
      </w:r>
      <w:r w:rsidR="00153097">
        <w:rPr>
          <w:rFonts w:ascii="Arial" w:hAnsi="Arial" w:cs="Arial"/>
          <w:color w:val="000000" w:themeColor="text1"/>
          <w:lang w:val="en-US" w:eastAsia="es-ES"/>
        </w:rPr>
        <w:t>ood burning is the primary source of air pollution in many cities in southern Chile</w:t>
      </w:r>
      <w:r w:rsidR="00EE2B40">
        <w:rPr>
          <w:rFonts w:ascii="Arial" w:hAnsi="Arial" w:cs="Arial"/>
          <w:color w:val="000000" w:themeColor="text1"/>
          <w:lang w:val="en-US" w:eastAsia="es-ES"/>
        </w:rPr>
        <w:t xml:space="preserve"> </w:t>
      </w:r>
      <w:r w:rsidR="00EE2B40">
        <w:rPr>
          <w:rFonts w:ascii="Arial" w:hAnsi="Arial" w:cs="Arial"/>
          <w:color w:val="000000" w:themeColor="text1"/>
          <w:lang w:val="en-US" w:eastAsia="es-ES"/>
        </w:rPr>
        <w:fldChar w:fldCharType="begin"/>
      </w:r>
      <w:r w:rsidR="00BF6083">
        <w:rPr>
          <w:rFonts w:ascii="Arial" w:hAnsi="Arial" w:cs="Arial"/>
          <w:color w:val="000000" w:themeColor="text1"/>
          <w:lang w:val="en-US" w:eastAsia="es-ES"/>
        </w:rPr>
        <w:instrText xml:space="preserve"> ADDIN ZOTERO_ITEM CSL_CITATION {"citationID":"pmNuLjNB","properties":{"formattedCitation":"(28)","plainCitation":"(28)","noteIndex":0},"citationItems":[{"id":859,"uris":["http://zotero.org/users/10260406/items/I2EUV2C5"],"itemData":{"id":859,"type":"article-journal","abstract":"Firewood is the major fuel for household heating in south-central Chile and combustion of wood is the major source of air pollution by particulate matter (PM) emissions in this region. This paper discusses various strategies for lowering emissions from household wood combustion and their effectiveness in reducing air contamination. A survey of 2025 households and previous analysis performed with these data showed large consumption of wood fuel for heating in dwellings in Valdivia. The main variable identified is the low thermal efficiency of household envelope. Low efficiency of household envelope, low comfort, and a large share of income dedicated to energy, determines a high level of energy poverty. We have modeled the thermal retrofitting of dwellings under three efficiency scenarios, including stoves' and house's envelope improvements. Retrofitting houses led to energy poverty alleviation; in contrast, improvement of heating appliances alone does not alleviate energy poverty nor improve indoor comfort.","container-title":"Energy for Sustainable Development","DOI":"10.1016/j.esd.2016.04.004","ISSN":"23524669","title":"Firewood demand and energy policy in south-central Chile","author":[{"family":"Schueftan","given":"Alejandra"},{"family":"Sommerhoff","given":"Jorge"},{"family":"González","given":"Alejandro D."}],"issued":{"date-parts":[["2016"]]}}}],"schema":"https://github.com/citation-style-language/schema/raw/master/csl-citation.json"} </w:instrText>
      </w:r>
      <w:r w:rsidR="00EE2B40">
        <w:rPr>
          <w:rFonts w:ascii="Arial" w:hAnsi="Arial" w:cs="Arial"/>
          <w:color w:val="000000" w:themeColor="text1"/>
          <w:lang w:val="en-US" w:eastAsia="es-ES"/>
        </w:rPr>
        <w:fldChar w:fldCharType="separate"/>
      </w:r>
      <w:r w:rsidR="003403E5">
        <w:rPr>
          <w:rFonts w:ascii="Arial" w:hAnsi="Arial" w:cs="Arial"/>
          <w:noProof/>
          <w:color w:val="000000" w:themeColor="text1"/>
          <w:lang w:val="en-US" w:eastAsia="es-ES"/>
        </w:rPr>
        <w:t>(28)</w:t>
      </w:r>
      <w:r w:rsidR="00EE2B40">
        <w:rPr>
          <w:rFonts w:ascii="Arial" w:hAnsi="Arial" w:cs="Arial"/>
          <w:color w:val="000000" w:themeColor="text1"/>
          <w:lang w:val="en-US" w:eastAsia="es-ES"/>
        </w:rPr>
        <w:fldChar w:fldCharType="end"/>
      </w:r>
      <w:r w:rsidR="00153097">
        <w:rPr>
          <w:rFonts w:ascii="Arial" w:hAnsi="Arial" w:cs="Arial"/>
          <w:color w:val="000000" w:themeColor="text1"/>
          <w:lang w:val="en-US" w:eastAsia="es-ES"/>
        </w:rPr>
        <w:t>. Thus, f</w:t>
      </w:r>
      <w:r w:rsidR="00956F8F" w:rsidRPr="00956F8F">
        <w:rPr>
          <w:rFonts w:ascii="Arial" w:hAnsi="Arial" w:cs="Arial"/>
          <w:color w:val="000000" w:themeColor="text1"/>
          <w:lang w:val="en-US" w:eastAsia="es-ES"/>
        </w:rPr>
        <w:t xml:space="preserve">uture studies could combine medical chart data from hospitals in </w:t>
      </w:r>
      <w:r w:rsidR="00153097">
        <w:rPr>
          <w:rFonts w:ascii="Arial" w:hAnsi="Arial" w:cs="Arial"/>
          <w:color w:val="000000" w:themeColor="text1"/>
          <w:lang w:val="en-US" w:eastAsia="es-ES"/>
        </w:rPr>
        <w:t>the region</w:t>
      </w:r>
      <w:r w:rsidR="00956F8F" w:rsidRPr="00956F8F">
        <w:rPr>
          <w:rFonts w:ascii="Arial" w:hAnsi="Arial" w:cs="Arial"/>
          <w:color w:val="000000" w:themeColor="text1"/>
          <w:lang w:val="en-US" w:eastAsia="es-ES"/>
        </w:rPr>
        <w:t xml:space="preserve"> to investigate the effects of wood-burning–related air pollution on specific congenital malformations.</w:t>
      </w:r>
      <w:r w:rsidR="00EA67EC">
        <w:rPr>
          <w:rFonts w:ascii="Arial" w:hAnsi="Arial" w:cs="Arial"/>
          <w:color w:val="000000" w:themeColor="text1"/>
          <w:lang w:val="en-US" w:eastAsia="es-ES"/>
        </w:rPr>
        <w:t xml:space="preserve"> </w:t>
      </w:r>
      <w:r w:rsidR="005E5C62" w:rsidRPr="005E5C62">
        <w:rPr>
          <w:rFonts w:ascii="Arial" w:hAnsi="Arial" w:cs="Arial"/>
          <w:color w:val="000000" w:themeColor="text1"/>
          <w:highlight w:val="yellow"/>
          <w:lang w:val="en-US" w:eastAsia="es-ES"/>
        </w:rPr>
        <w:t>An additional limitation relates to the anonymized nature of the hospital database, which precluded the identification of women with repeated deliveries during the study period (2009–2016) and the linkage of multiple births to their index pregnancy. Although multiple births were included and each newborn was treated as an individual observation, we were unable to quantify the frequency of repeated deliveries or adjust for potential intra-class correlation among siblings or multiple gestations.</w:t>
      </w:r>
      <w:r w:rsidR="008A1B00">
        <w:rPr>
          <w:rFonts w:ascii="Arial" w:hAnsi="Arial" w:cs="Arial"/>
          <w:color w:val="000000" w:themeColor="text1"/>
          <w:lang w:val="en-US" w:eastAsia="es-ES"/>
        </w:rPr>
        <w:t xml:space="preserve"> </w:t>
      </w:r>
      <w:r w:rsidR="008A1B00" w:rsidRPr="0056374E">
        <w:rPr>
          <w:rFonts w:ascii="Arial" w:hAnsi="Arial" w:cs="Arial"/>
          <w:color w:val="000000" w:themeColor="text1"/>
          <w:highlight w:val="yellow"/>
          <w:lang w:val="en-US" w:eastAsia="es-ES"/>
        </w:rPr>
        <w:t xml:space="preserve">Finally, </w:t>
      </w:r>
      <w:r w:rsidR="00A53275" w:rsidRPr="0056374E">
        <w:rPr>
          <w:rFonts w:ascii="Arial" w:hAnsi="Arial" w:cs="Arial"/>
          <w:color w:val="000000" w:themeColor="text1"/>
          <w:highlight w:val="yellow"/>
          <w:lang w:val="en-US" w:eastAsia="es-ES"/>
        </w:rPr>
        <w:t xml:space="preserve">the week-specific findings should be interpreted with caution. </w:t>
      </w:r>
      <w:proofErr w:type="gramStart"/>
      <w:r w:rsidR="00A53275" w:rsidRPr="0056374E">
        <w:rPr>
          <w:rFonts w:ascii="Arial" w:hAnsi="Arial" w:cs="Arial"/>
          <w:color w:val="000000" w:themeColor="text1"/>
          <w:highlight w:val="yellow"/>
          <w:lang w:val="en-US" w:eastAsia="es-ES"/>
        </w:rPr>
        <w:t>In particular, given</w:t>
      </w:r>
      <w:proofErr w:type="gramEnd"/>
      <w:r w:rsidR="00A53275" w:rsidRPr="0056374E">
        <w:rPr>
          <w:rFonts w:ascii="Arial" w:hAnsi="Arial" w:cs="Arial"/>
          <w:color w:val="000000" w:themeColor="text1"/>
          <w:highlight w:val="yellow"/>
          <w:lang w:val="en-US" w:eastAsia="es-ES"/>
        </w:rPr>
        <w:t xml:space="preserve"> the limited number of congenital heart disease cases, confidence intervals around these estimates were relatively wide, reflecting statistical imprecision. Furthermore, evaluating exposure across 37+ individual gestational weeks introduces the potential for multiple comparison artifacts. </w:t>
      </w:r>
      <w:r w:rsidR="0056374E" w:rsidRPr="0056374E">
        <w:rPr>
          <w:rFonts w:ascii="Arial" w:hAnsi="Arial" w:cs="Arial"/>
          <w:color w:val="000000" w:themeColor="text1"/>
          <w:highlight w:val="yellow"/>
          <w:lang w:val="en-US" w:eastAsia="es-ES"/>
        </w:rPr>
        <w:t>B</w:t>
      </w:r>
      <w:r w:rsidR="00A53275" w:rsidRPr="0056374E">
        <w:rPr>
          <w:rFonts w:ascii="Arial" w:hAnsi="Arial" w:cs="Arial"/>
          <w:color w:val="000000" w:themeColor="text1"/>
          <w:highlight w:val="yellow"/>
          <w:lang w:val="en-US" w:eastAsia="es-ES"/>
        </w:rPr>
        <w:t xml:space="preserve">ecause these weekly analyses are exploratory, the finding at week 24 should be viewed as hypothesis-generating, with credibility supported by the consistency of point estimates across pollutants (PM2.5, levoglucosan, </w:t>
      </w:r>
      <w:proofErr w:type="spellStart"/>
      <w:r w:rsidR="00A53275" w:rsidRPr="0056374E">
        <w:rPr>
          <w:rFonts w:ascii="Arial" w:hAnsi="Arial" w:cs="Arial"/>
          <w:color w:val="000000" w:themeColor="text1"/>
          <w:highlight w:val="yellow"/>
          <w:lang w:val="en-US" w:eastAsia="es-ES"/>
        </w:rPr>
        <w:t>Kso</w:t>
      </w:r>
      <w:r w:rsidR="0056374E" w:rsidRPr="0056374E">
        <w:rPr>
          <w:rFonts w:ascii="Arial" w:hAnsi="Arial" w:cs="Arial"/>
          <w:color w:val="000000" w:themeColor="text1"/>
          <w:highlight w:val="yellow"/>
          <w:lang w:val="en-US" w:eastAsia="es-ES"/>
        </w:rPr>
        <w:t>l</w:t>
      </w:r>
      <w:proofErr w:type="spellEnd"/>
      <w:r w:rsidR="00A53275" w:rsidRPr="0056374E">
        <w:rPr>
          <w:rFonts w:ascii="Arial" w:hAnsi="Arial" w:cs="Arial"/>
          <w:color w:val="000000" w:themeColor="text1"/>
          <w:highlight w:val="yellow"/>
          <w:lang w:val="en-US" w:eastAsia="es-ES"/>
        </w:rPr>
        <w:t xml:space="preserve">), exposure assignment models (temporal and </w:t>
      </w:r>
      <w:proofErr w:type="spellStart"/>
      <w:r w:rsidR="00A53275" w:rsidRPr="0056374E">
        <w:rPr>
          <w:rFonts w:ascii="Arial" w:hAnsi="Arial" w:cs="Arial"/>
          <w:color w:val="000000" w:themeColor="text1"/>
          <w:highlight w:val="yellow"/>
          <w:lang w:val="en-US" w:eastAsia="es-ES"/>
        </w:rPr>
        <w:t>spatio</w:t>
      </w:r>
      <w:proofErr w:type="spellEnd"/>
      <w:r w:rsidR="00A53275" w:rsidRPr="0056374E">
        <w:rPr>
          <w:rFonts w:ascii="Arial" w:hAnsi="Arial" w:cs="Arial"/>
          <w:color w:val="000000" w:themeColor="text1"/>
          <w:highlight w:val="yellow"/>
          <w:lang w:val="en-US" w:eastAsia="es-ES"/>
        </w:rPr>
        <w:t>-temporal), and sensitivity analyses.</w:t>
      </w:r>
    </w:p>
    <w:p w14:paraId="60C81B31" w14:textId="77777777" w:rsidR="00AF3844" w:rsidRDefault="00AF3844" w:rsidP="0083711B">
      <w:pPr>
        <w:spacing w:after="0" w:line="480" w:lineRule="auto"/>
        <w:jc w:val="both"/>
        <w:rPr>
          <w:rFonts w:ascii="Arial" w:hAnsi="Arial" w:cs="Arial"/>
          <w:color w:val="000000" w:themeColor="text1"/>
          <w:lang w:val="en-US" w:eastAsia="es-ES"/>
        </w:rPr>
      </w:pPr>
    </w:p>
    <w:p w14:paraId="02283496" w14:textId="4ABA48C6" w:rsidR="002D4C52" w:rsidRDefault="00732275" w:rsidP="002D4C52">
      <w:pPr>
        <w:spacing w:after="0" w:line="480" w:lineRule="auto"/>
        <w:jc w:val="both"/>
        <w:rPr>
          <w:rFonts w:ascii="Arial" w:hAnsi="Arial" w:cs="Arial"/>
          <w:color w:val="000000" w:themeColor="text1"/>
          <w:lang w:val="en-US" w:eastAsia="es-ES"/>
        </w:rPr>
      </w:pPr>
      <w:r>
        <w:rPr>
          <w:rFonts w:ascii="Arial" w:hAnsi="Arial" w:cs="Arial"/>
          <w:color w:val="000000" w:themeColor="text1"/>
          <w:lang w:val="en-US" w:eastAsia="es-ES"/>
        </w:rPr>
        <w:lastRenderedPageBreak/>
        <w:t xml:space="preserve">Our findings are important in the context of energy poverty in </w:t>
      </w:r>
      <w:r w:rsidR="00310D16">
        <w:rPr>
          <w:rFonts w:ascii="Arial" w:hAnsi="Arial" w:cs="Arial"/>
          <w:color w:val="000000" w:themeColor="text1"/>
          <w:lang w:val="en-US" w:eastAsia="es-ES"/>
        </w:rPr>
        <w:t>s</w:t>
      </w:r>
      <w:r>
        <w:rPr>
          <w:rFonts w:ascii="Arial" w:hAnsi="Arial" w:cs="Arial"/>
          <w:color w:val="000000" w:themeColor="text1"/>
          <w:lang w:val="en-US" w:eastAsia="es-ES"/>
        </w:rPr>
        <w:t xml:space="preserve">outhern Chilean cities, </w:t>
      </w:r>
      <w:r w:rsidR="00310D16">
        <w:rPr>
          <w:rFonts w:ascii="Arial" w:hAnsi="Arial" w:cs="Arial"/>
          <w:color w:val="000000" w:themeColor="text1"/>
          <w:lang w:val="en-US" w:eastAsia="es-ES"/>
        </w:rPr>
        <w:t xml:space="preserve">when residential wood burning for heating remains difficult to replace due to </w:t>
      </w:r>
      <w:r w:rsidR="00081EC6">
        <w:rPr>
          <w:rFonts w:ascii="Arial" w:hAnsi="Arial" w:cs="Arial"/>
          <w:color w:val="000000" w:themeColor="text1"/>
          <w:lang w:val="en-US" w:eastAsia="es-ES"/>
        </w:rPr>
        <w:t xml:space="preserve">substantial cost differences between </w:t>
      </w:r>
      <w:r w:rsidR="00057C2D">
        <w:rPr>
          <w:rFonts w:ascii="Arial" w:hAnsi="Arial" w:cs="Arial"/>
          <w:color w:val="000000" w:themeColor="text1"/>
          <w:lang w:val="en-US" w:eastAsia="es-ES"/>
        </w:rPr>
        <w:t>cleaner</w:t>
      </w:r>
      <w:r w:rsidR="00081EC6">
        <w:rPr>
          <w:rFonts w:ascii="Arial" w:hAnsi="Arial" w:cs="Arial"/>
          <w:color w:val="000000" w:themeColor="text1"/>
          <w:lang w:val="en-US" w:eastAsia="es-ES"/>
        </w:rPr>
        <w:t xml:space="preserve"> energy</w:t>
      </w:r>
      <w:r w:rsidR="00057C2D">
        <w:rPr>
          <w:rFonts w:ascii="Arial" w:hAnsi="Arial" w:cs="Arial"/>
          <w:color w:val="000000" w:themeColor="text1"/>
          <w:lang w:val="en-US" w:eastAsia="es-ES"/>
        </w:rPr>
        <w:t xml:space="preserve"> sources and cultural differences</w:t>
      </w:r>
      <w:r w:rsidR="00AA5117">
        <w:rPr>
          <w:rFonts w:ascii="Arial" w:hAnsi="Arial" w:cs="Arial"/>
          <w:color w:val="000000" w:themeColor="text1"/>
          <w:lang w:val="en-US" w:eastAsia="es-ES"/>
        </w:rPr>
        <w:t xml:space="preserve"> </w:t>
      </w:r>
      <w:r w:rsidR="000728B2">
        <w:rPr>
          <w:rFonts w:ascii="Arial" w:hAnsi="Arial" w:cs="Arial"/>
          <w:color w:val="000000" w:themeColor="text1"/>
          <w:lang w:val="en-US" w:eastAsia="es-ES"/>
        </w:rPr>
        <w:fldChar w:fldCharType="begin"/>
      </w:r>
      <w:r w:rsidR="00B85B15">
        <w:rPr>
          <w:rFonts w:ascii="Arial" w:hAnsi="Arial" w:cs="Arial"/>
          <w:color w:val="000000" w:themeColor="text1"/>
          <w:lang w:val="en-US" w:eastAsia="es-ES"/>
        </w:rPr>
        <w:instrText xml:space="preserve"> ADDIN ZOTERO_ITEM CSL_CITATION {"citationID":"bViJ9cFw","properties":{"formattedCitation":"(27,73)","plainCitation":"(27,73)","noteIndex":0},"citationItems":[{"id":519,"uris":["http://zotero.org/users/10260406/items/924YEVG2"],"itemData":{"id":519,"type":"article-journal","abstract":"Efectos de la combustión a leña en la calidad del aire intradomiciliario. La ciudad de Temuco como caso de estudio","container-title":"Revista INVI","DOI":"10.4067/invi.v0i0.812","ISSN":"07181299","note":"ISBN: 0047-2506","title":"Efectos de La combustión a leña en la calidad del aire intradomiciliario. La ciudad de te Muco como caso de studio","author":[{"family":"Cortés","given":"Alejandra"},{"family":"Ridley","given":"Ian"}],"issued":{"date-parts":[["2014"]]}}},{"id":887,"uris":["http://zotero.org/users/10260406/items/HSDM3TFL"],"itemData":{"id":887,"type":"article-journal","abstract":"Air pollution is an urgent problem at national level, as it seriously affects the health of millions of people. Temuco is the third most polluted city in Chile, with the residential use of wood stoves as the main source of atmospheric pollution in this area. Despite the efforts to reverse this situation, the emissions reduction has not decreased as expected. A possible explanation for this phenomenon might be the stakeholders’ perceptions about the use of woodstoves and about contamination issues in Temuco. This study aims to describe the social representations of air pollution and woodstoves from the perspective of their users whom reside in Temuco. A transectional descriptive design was employed according to the natural semantic network technique. The results show that participants associate air pollution with smoke, diseases and smog. On the other hand, woodstoves are associated with heat, central heating and pollution. The results reflect a growing awareness of the link between pollution, disease and woodstoves. In addition, woodstoves show in their attributes a multifunctional character beyond heating, cooking and drying of clothes. The economic sectors show different visions about woodstoves and their relationship with air pollution. © 2018, Centro de Ciencias de la Atmosfera, UNAM. All rights reserved.","container-title":"Revista Internacional de Contaminacion Ambiental","DOI":"10.20937/RICA.2018.34.03.14","ISSN":"01884999","issue":"3","page":"527-540","title":"Representaciones sociales de la contaminación del aire y las estufas de leña en diferentes niveles socioeconómicos de la ciudad de Temuco, Chile","volume":"34","author":[{"family":"Álvarez","given":"Boris"},{"family":"Boso","given":"Álex"}],"issued":{"date-parts":[["2018"]]}}}],"schema":"https://github.com/citation-style-language/schema/raw/master/csl-citation.json"} </w:instrText>
      </w:r>
      <w:r w:rsidR="000728B2">
        <w:rPr>
          <w:rFonts w:ascii="Arial" w:hAnsi="Arial" w:cs="Arial"/>
          <w:color w:val="000000" w:themeColor="text1"/>
          <w:lang w:val="en-US" w:eastAsia="es-ES"/>
        </w:rPr>
        <w:fldChar w:fldCharType="separate"/>
      </w:r>
      <w:r w:rsidR="00B85B15">
        <w:rPr>
          <w:rFonts w:ascii="Arial" w:hAnsi="Arial" w:cs="Arial"/>
          <w:noProof/>
          <w:color w:val="000000" w:themeColor="text1"/>
          <w:lang w:val="en-US" w:eastAsia="es-ES"/>
        </w:rPr>
        <w:t>(27,73)</w:t>
      </w:r>
      <w:r w:rsidR="000728B2">
        <w:rPr>
          <w:rFonts w:ascii="Arial" w:hAnsi="Arial" w:cs="Arial"/>
          <w:color w:val="000000" w:themeColor="text1"/>
          <w:lang w:val="en-US" w:eastAsia="es-ES"/>
        </w:rPr>
        <w:fldChar w:fldCharType="end"/>
      </w:r>
      <w:r w:rsidR="00943D12">
        <w:rPr>
          <w:rFonts w:ascii="Arial" w:hAnsi="Arial" w:cs="Arial"/>
          <w:color w:val="000000" w:themeColor="text1"/>
          <w:lang w:val="en-US" w:eastAsia="es-ES"/>
        </w:rPr>
        <w:t xml:space="preserve">. </w:t>
      </w:r>
      <w:r w:rsidR="00081EC6">
        <w:rPr>
          <w:rFonts w:ascii="Arial" w:hAnsi="Arial" w:cs="Arial"/>
          <w:color w:val="000000" w:themeColor="text1"/>
          <w:lang w:val="en-US" w:eastAsia="es-ES"/>
        </w:rPr>
        <w:t xml:space="preserve">This study was </w:t>
      </w:r>
      <w:r w:rsidR="001B0892">
        <w:rPr>
          <w:rFonts w:ascii="Arial" w:hAnsi="Arial" w:cs="Arial"/>
          <w:color w:val="000000" w:themeColor="text1"/>
          <w:lang w:val="en-US" w:eastAsia="es-ES"/>
        </w:rPr>
        <w:t>conducted in the largest urban area of the</w:t>
      </w:r>
      <w:r w:rsidR="001B0892" w:rsidRPr="001B0892">
        <w:rPr>
          <w:rFonts w:ascii="Arial" w:hAnsi="Arial" w:cs="Arial"/>
          <w:lang w:val="en-US"/>
        </w:rPr>
        <w:t xml:space="preserve"> Araucanía region, </w:t>
      </w:r>
      <w:r w:rsidR="00F6438C">
        <w:rPr>
          <w:rFonts w:ascii="Arial" w:hAnsi="Arial" w:cs="Arial"/>
          <w:lang w:val="en-US"/>
        </w:rPr>
        <w:t xml:space="preserve">which has </w:t>
      </w:r>
      <w:r w:rsidR="001B0892" w:rsidRPr="001B0892">
        <w:rPr>
          <w:rFonts w:ascii="Arial" w:hAnsi="Arial" w:cs="Arial"/>
          <w:lang w:val="en-US"/>
        </w:rPr>
        <w:t>the lowest per capita monthly income, highest poverty rate</w:t>
      </w:r>
      <w:r w:rsidR="00F6438C">
        <w:rPr>
          <w:rFonts w:ascii="Arial" w:hAnsi="Arial" w:cs="Arial"/>
          <w:lang w:val="en-US"/>
        </w:rPr>
        <w:t xml:space="preserve">, and lowest </w:t>
      </w:r>
      <w:r w:rsidR="001B0892" w:rsidRPr="001B0892">
        <w:rPr>
          <w:rFonts w:ascii="Arial" w:hAnsi="Arial" w:cs="Arial"/>
          <w:lang w:val="en-US"/>
        </w:rPr>
        <w:t>average</w:t>
      </w:r>
      <w:r w:rsidR="00F6438C">
        <w:rPr>
          <w:rFonts w:ascii="Arial" w:hAnsi="Arial" w:cs="Arial"/>
          <w:lang w:val="en-US"/>
        </w:rPr>
        <w:t xml:space="preserve"> educational attainment in Chile </w:t>
      </w:r>
      <w:r w:rsidR="001B0892" w:rsidRPr="001B0892">
        <w:rPr>
          <w:rFonts w:ascii="Arial" w:hAnsi="Arial" w:cs="Arial"/>
        </w:rPr>
        <w:fldChar w:fldCharType="begin" w:fldLock="1"/>
      </w:r>
      <w:r w:rsidR="00B85B15">
        <w:rPr>
          <w:rFonts w:ascii="Arial" w:hAnsi="Arial" w:cs="Arial"/>
          <w:lang w:val="en-US"/>
        </w:rPr>
        <w:instrText xml:space="preserve"> ADDIN ZOTERO_ITEM CSL_CITATION {"citationID":"4BOBJNCp","properties":{"formattedCitation":"(74)","plainCitation":"(74)","noteIndex":0},"citationItems":[{"id":"VeTrmijt/PoIWsqK6","uris":["http://www.mendeley.com/documents/?uuid=3f993814-6b20-4975-8f6c-9147babfd78a"],"itemData":{"author":[{"dropping-particle":"","family":"Social","given":"Ministerio del Desarrollo","non-dropping-particle":"","parse-names":false,"suffix":""}],"id":"ITEM-1","issued":{"date-parts":[["2015"]]},"title":"Observatorio Social: Región de La Araucanía","type":"report"}}],"schema":"https://github.com/citation-style-language/schema/raw/master/csl-citation.json"} </w:instrText>
      </w:r>
      <w:r w:rsidR="001B0892" w:rsidRPr="001B0892">
        <w:rPr>
          <w:rFonts w:ascii="Arial" w:hAnsi="Arial" w:cs="Arial"/>
        </w:rPr>
        <w:fldChar w:fldCharType="separate"/>
      </w:r>
      <w:r w:rsidR="00B85B15">
        <w:rPr>
          <w:rFonts w:ascii="Arial" w:hAnsi="Arial" w:cs="Arial"/>
          <w:noProof/>
          <w:lang w:val="en-US"/>
        </w:rPr>
        <w:t>(74)</w:t>
      </w:r>
      <w:r w:rsidR="001B0892" w:rsidRPr="001B0892">
        <w:rPr>
          <w:rFonts w:ascii="Arial" w:hAnsi="Arial" w:cs="Arial"/>
        </w:rPr>
        <w:fldChar w:fldCharType="end"/>
      </w:r>
      <w:r w:rsidR="001B0892" w:rsidRPr="001B0892">
        <w:rPr>
          <w:rFonts w:ascii="Arial" w:hAnsi="Arial" w:cs="Arial"/>
          <w:lang w:val="en-US"/>
        </w:rPr>
        <w:t>.</w:t>
      </w:r>
      <w:r w:rsidR="001B0892">
        <w:rPr>
          <w:rFonts w:ascii="Arial" w:hAnsi="Arial" w:cs="Arial"/>
          <w:lang w:val="en-US"/>
        </w:rPr>
        <w:t xml:space="preserve"> </w:t>
      </w:r>
      <w:r w:rsidR="00571766">
        <w:rPr>
          <w:rFonts w:ascii="Arial" w:hAnsi="Arial" w:cs="Arial"/>
          <w:lang w:val="en-US"/>
        </w:rPr>
        <w:t xml:space="preserve">Although air quality </w:t>
      </w:r>
      <w:r w:rsidR="00571766">
        <w:rPr>
          <w:rFonts w:ascii="Arial" w:hAnsi="Arial" w:cs="Arial"/>
          <w:color w:val="000000" w:themeColor="text1"/>
          <w:lang w:val="en-US" w:eastAsia="es-ES"/>
        </w:rPr>
        <w:t>d</w:t>
      </w:r>
      <w:r w:rsidR="008E1D27">
        <w:rPr>
          <w:rFonts w:ascii="Arial" w:hAnsi="Arial" w:cs="Arial"/>
          <w:color w:val="000000" w:themeColor="text1"/>
          <w:lang w:val="en-US" w:eastAsia="es-ES"/>
        </w:rPr>
        <w:t xml:space="preserve">econtamination plans have been in place for decades in </w:t>
      </w:r>
      <w:r w:rsidR="00571766">
        <w:rPr>
          <w:rFonts w:ascii="Arial" w:hAnsi="Arial" w:cs="Arial"/>
          <w:color w:val="000000" w:themeColor="text1"/>
          <w:lang w:val="en-US" w:eastAsia="es-ES"/>
        </w:rPr>
        <w:t>several</w:t>
      </w:r>
      <w:r w:rsidR="008E1D27">
        <w:rPr>
          <w:rFonts w:ascii="Arial" w:hAnsi="Arial" w:cs="Arial"/>
          <w:color w:val="000000" w:themeColor="text1"/>
          <w:lang w:val="en-US" w:eastAsia="es-ES"/>
        </w:rPr>
        <w:t xml:space="preserve"> cities in southern Chile</w:t>
      </w:r>
      <w:r w:rsidR="00571766">
        <w:rPr>
          <w:rFonts w:ascii="Arial" w:hAnsi="Arial" w:cs="Arial"/>
          <w:color w:val="000000" w:themeColor="text1"/>
          <w:lang w:val="en-US" w:eastAsia="es-ES"/>
        </w:rPr>
        <w:t xml:space="preserve"> and associated </w:t>
      </w:r>
      <w:r w:rsidR="005C7692">
        <w:rPr>
          <w:rFonts w:ascii="Arial" w:hAnsi="Arial" w:cs="Arial"/>
          <w:color w:val="000000" w:themeColor="text1"/>
          <w:lang w:val="en-US" w:eastAsia="es-ES"/>
        </w:rPr>
        <w:t xml:space="preserve">evaluations have highlighted benefits in terms of </w:t>
      </w:r>
      <w:r w:rsidR="00B506DE">
        <w:rPr>
          <w:rFonts w:ascii="Arial" w:hAnsi="Arial" w:cs="Arial"/>
          <w:color w:val="000000" w:themeColor="text1"/>
          <w:lang w:val="en-US" w:eastAsia="es-ES"/>
        </w:rPr>
        <w:t xml:space="preserve">mortality, hospitalizations, emergency room visits and </w:t>
      </w:r>
      <w:r w:rsidR="005C7692">
        <w:rPr>
          <w:rFonts w:ascii="Arial" w:hAnsi="Arial" w:cs="Arial"/>
          <w:color w:val="000000" w:themeColor="text1"/>
          <w:lang w:val="en-US" w:eastAsia="es-ES"/>
        </w:rPr>
        <w:t xml:space="preserve">productivity </w:t>
      </w:r>
      <w:r w:rsidR="00B506DE">
        <w:rPr>
          <w:rFonts w:ascii="Arial" w:hAnsi="Arial" w:cs="Arial"/>
          <w:color w:val="000000" w:themeColor="text1"/>
          <w:lang w:val="en-US" w:eastAsia="es-ES"/>
        </w:rPr>
        <w:t>loss</w:t>
      </w:r>
      <w:r w:rsidR="005C7692">
        <w:rPr>
          <w:rFonts w:ascii="Arial" w:hAnsi="Arial" w:cs="Arial"/>
          <w:color w:val="000000" w:themeColor="text1"/>
          <w:lang w:val="en-US" w:eastAsia="es-ES"/>
        </w:rPr>
        <w:t>e</w:t>
      </w:r>
      <w:r w:rsidR="00682F06">
        <w:rPr>
          <w:rFonts w:ascii="Arial" w:hAnsi="Arial" w:cs="Arial"/>
          <w:color w:val="000000" w:themeColor="text1"/>
          <w:lang w:val="en-US" w:eastAsia="es-ES"/>
        </w:rPr>
        <w:t>s, perinatal health outcomes have received less attention</w:t>
      </w:r>
      <w:r w:rsidR="00B506DE">
        <w:rPr>
          <w:rFonts w:ascii="Arial" w:hAnsi="Arial" w:cs="Arial"/>
          <w:color w:val="000000" w:themeColor="text1"/>
          <w:lang w:val="en-US" w:eastAsia="es-ES"/>
        </w:rPr>
        <w:t xml:space="preserve">. </w:t>
      </w:r>
      <w:r w:rsidR="001C69C9">
        <w:rPr>
          <w:rFonts w:ascii="Arial" w:hAnsi="Arial" w:cs="Arial"/>
          <w:color w:val="000000" w:themeColor="text1"/>
          <w:lang w:val="en-US" w:eastAsia="es-ES"/>
        </w:rPr>
        <w:t xml:space="preserve">Our results, </w:t>
      </w:r>
      <w:r w:rsidR="00682F06">
        <w:rPr>
          <w:rFonts w:ascii="Arial" w:hAnsi="Arial" w:cs="Arial"/>
          <w:color w:val="000000" w:themeColor="text1"/>
          <w:lang w:val="en-US" w:eastAsia="es-ES"/>
        </w:rPr>
        <w:t>which link exposure to wood</w:t>
      </w:r>
      <w:r w:rsidR="00BD6585">
        <w:rPr>
          <w:rFonts w:ascii="Arial" w:hAnsi="Arial" w:cs="Arial"/>
          <w:color w:val="000000" w:themeColor="text1"/>
          <w:lang w:val="en-US" w:eastAsia="es-ES"/>
        </w:rPr>
        <w:t xml:space="preserve">-burning air pollution during the second and third trimester </w:t>
      </w:r>
      <w:r w:rsidR="00682F06">
        <w:rPr>
          <w:rFonts w:ascii="Arial" w:hAnsi="Arial" w:cs="Arial"/>
          <w:color w:val="000000" w:themeColor="text1"/>
          <w:lang w:val="en-US" w:eastAsia="es-ES"/>
        </w:rPr>
        <w:t xml:space="preserve">with </w:t>
      </w:r>
      <w:r w:rsidR="00BD6585">
        <w:rPr>
          <w:rFonts w:ascii="Arial" w:hAnsi="Arial" w:cs="Arial"/>
          <w:color w:val="000000" w:themeColor="text1"/>
          <w:lang w:val="en-US" w:eastAsia="es-ES"/>
        </w:rPr>
        <w:t xml:space="preserve">increased risk of congenital malformations, </w:t>
      </w:r>
      <w:r w:rsidR="00682F06">
        <w:rPr>
          <w:rFonts w:ascii="Arial" w:hAnsi="Arial" w:cs="Arial"/>
          <w:color w:val="000000" w:themeColor="text1"/>
          <w:lang w:val="en-US" w:eastAsia="es-ES"/>
        </w:rPr>
        <w:t>particularly</w:t>
      </w:r>
      <w:r w:rsidR="00BD6585">
        <w:rPr>
          <w:rFonts w:ascii="Arial" w:hAnsi="Arial" w:cs="Arial"/>
          <w:color w:val="000000" w:themeColor="text1"/>
          <w:lang w:val="en-US" w:eastAsia="es-ES"/>
        </w:rPr>
        <w:t xml:space="preserve"> congenital heart disease,</w:t>
      </w:r>
      <w:r w:rsidR="00615F72">
        <w:rPr>
          <w:rFonts w:ascii="Arial" w:hAnsi="Arial" w:cs="Arial"/>
          <w:color w:val="000000" w:themeColor="text1"/>
          <w:lang w:val="en-US" w:eastAsia="es-ES"/>
        </w:rPr>
        <w:t xml:space="preserve"> </w:t>
      </w:r>
      <w:r w:rsidR="00214286">
        <w:rPr>
          <w:rFonts w:ascii="Arial" w:hAnsi="Arial" w:cs="Arial"/>
          <w:color w:val="000000" w:themeColor="text1"/>
          <w:lang w:val="en-US" w:eastAsia="es-ES"/>
        </w:rPr>
        <w:t xml:space="preserve">underscore the importance of incorporating </w:t>
      </w:r>
      <w:r w:rsidR="00615F72">
        <w:rPr>
          <w:rFonts w:ascii="Arial" w:hAnsi="Arial" w:cs="Arial"/>
          <w:color w:val="000000" w:themeColor="text1"/>
          <w:lang w:val="en-US" w:eastAsia="es-ES"/>
        </w:rPr>
        <w:t xml:space="preserve">perinatal health </w:t>
      </w:r>
      <w:r w:rsidR="00214286">
        <w:rPr>
          <w:rFonts w:ascii="Arial" w:hAnsi="Arial" w:cs="Arial"/>
          <w:color w:val="000000" w:themeColor="text1"/>
          <w:lang w:val="en-US" w:eastAsia="es-ES"/>
        </w:rPr>
        <w:t xml:space="preserve">into assessments of air </w:t>
      </w:r>
      <w:r w:rsidR="00615F72">
        <w:rPr>
          <w:rFonts w:ascii="Arial" w:hAnsi="Arial" w:cs="Arial"/>
          <w:color w:val="000000" w:themeColor="text1"/>
          <w:lang w:val="en-US" w:eastAsia="es-ES"/>
        </w:rPr>
        <w:t>pollution</w:t>
      </w:r>
      <w:r w:rsidR="00214286">
        <w:rPr>
          <w:rFonts w:ascii="Arial" w:hAnsi="Arial" w:cs="Arial"/>
          <w:color w:val="000000" w:themeColor="text1"/>
          <w:lang w:val="en-US" w:eastAsia="es-ES"/>
        </w:rPr>
        <w:t xml:space="preserve"> impacts</w:t>
      </w:r>
      <w:r w:rsidR="00D06598">
        <w:rPr>
          <w:rFonts w:ascii="Arial" w:hAnsi="Arial" w:cs="Arial"/>
          <w:color w:val="000000" w:themeColor="text1"/>
          <w:lang w:val="en-US" w:eastAsia="es-ES"/>
        </w:rPr>
        <w:t xml:space="preserve"> and setting of standards</w:t>
      </w:r>
      <w:r w:rsidR="00615F72">
        <w:rPr>
          <w:rFonts w:ascii="Arial" w:hAnsi="Arial" w:cs="Arial"/>
          <w:color w:val="000000" w:themeColor="text1"/>
          <w:lang w:val="en-US" w:eastAsia="es-ES"/>
        </w:rPr>
        <w:t xml:space="preserve">. </w:t>
      </w:r>
      <w:r w:rsidR="002D4C52" w:rsidRPr="002D4C52">
        <w:rPr>
          <w:rFonts w:ascii="Arial" w:hAnsi="Arial" w:cs="Arial"/>
          <w:color w:val="000000" w:themeColor="text1"/>
          <w:lang w:val="en-US" w:eastAsia="es-ES"/>
        </w:rPr>
        <w:t>While our findings do not allow definitive conclusions regarding whether wood-smoke pollution is more harmful than other sources of particulate matter, they provide evidence that exposure to biomass-related air pollution during pregnancy is associated with adverse developmental outcomes and should not be assumed to represent a lower-risk form of air pollution. These findings highlight the need for air quality policies and energy transition strategies that prioritize reducing exposures during pregnancy while addressing the structural barriers that sustain reliance on wood burning.</w:t>
      </w:r>
    </w:p>
    <w:p w14:paraId="78EA20DD" w14:textId="77777777" w:rsidR="002D4C52" w:rsidRDefault="002D4C52">
      <w:pPr>
        <w:spacing w:after="160" w:line="259" w:lineRule="auto"/>
        <w:rPr>
          <w:rFonts w:ascii="Arial" w:hAnsi="Arial" w:cs="Arial"/>
          <w:color w:val="000000" w:themeColor="text1"/>
          <w:lang w:val="en-US" w:eastAsia="es-ES"/>
        </w:rPr>
      </w:pPr>
      <w:r>
        <w:rPr>
          <w:rFonts w:ascii="Arial" w:hAnsi="Arial" w:cs="Arial"/>
          <w:color w:val="000000" w:themeColor="text1"/>
          <w:lang w:val="en-US" w:eastAsia="es-ES"/>
        </w:rPr>
        <w:br w:type="page"/>
      </w:r>
    </w:p>
    <w:p w14:paraId="35C1B796" w14:textId="5D53F4FB" w:rsidR="00A868CD" w:rsidRPr="00D52198" w:rsidRDefault="00A868CD" w:rsidP="002D4C52">
      <w:pPr>
        <w:spacing w:after="0" w:line="480" w:lineRule="auto"/>
        <w:jc w:val="both"/>
        <w:rPr>
          <w:rFonts w:ascii="Arial" w:hAnsi="Arial" w:cs="Arial"/>
          <w:lang w:val="en-US" w:eastAsia="es-ES"/>
        </w:rPr>
      </w:pPr>
      <w:r w:rsidRPr="00D52198">
        <w:rPr>
          <w:rFonts w:ascii="Arial" w:hAnsi="Arial" w:cs="Arial"/>
          <w:lang w:val="en-US" w:eastAsia="es-ES"/>
        </w:rPr>
        <w:lastRenderedPageBreak/>
        <w:t xml:space="preserve">Figure 1. </w:t>
      </w:r>
      <w:r>
        <w:rPr>
          <w:rFonts w:ascii="Arial" w:hAnsi="Arial" w:cs="Arial"/>
          <w:lang w:val="en-US" w:eastAsia="es-ES"/>
        </w:rPr>
        <w:t>Panel A provides a geographical reference, situating the Temuco urban area within South America and zooming in on the study area, which consists of two municipalities (Temuco and Padre Las Casas), which form a single urban area. Panel B illustrates the spatial distribution of births in the regional hospital to women living in the urban area, 2009-2016, blue points represent observations.</w:t>
      </w:r>
    </w:p>
    <w:p w14:paraId="323B310E" w14:textId="77777777" w:rsidR="00A868CD" w:rsidRDefault="00A868CD" w:rsidP="00A868CD">
      <w:pPr>
        <w:spacing w:after="0" w:line="480" w:lineRule="auto"/>
        <w:jc w:val="both"/>
        <w:rPr>
          <w:rFonts w:ascii="Arial" w:hAnsi="Arial" w:cs="Arial"/>
          <w:lang w:val="en-US" w:eastAsia="es-ES"/>
        </w:rPr>
      </w:pPr>
    </w:p>
    <w:p w14:paraId="23D5AD6B" w14:textId="37A0868A" w:rsidR="00A868CD" w:rsidRDefault="00A868CD" w:rsidP="00A868CD">
      <w:pPr>
        <w:spacing w:after="0" w:line="480" w:lineRule="auto"/>
        <w:jc w:val="both"/>
        <w:rPr>
          <w:rFonts w:ascii="Arial" w:hAnsi="Arial" w:cs="Arial"/>
          <w:lang w:val="en-US" w:eastAsia="es-ES"/>
        </w:rPr>
      </w:pPr>
      <w:r w:rsidRPr="004A1A1B">
        <w:rPr>
          <w:rFonts w:ascii="Arial" w:hAnsi="Arial" w:cs="Arial"/>
          <w:lang w:val="en-US" w:eastAsia="es-ES"/>
        </w:rPr>
        <w:t xml:space="preserve">Figure </w:t>
      </w:r>
      <w:r w:rsidR="0088171C">
        <w:rPr>
          <w:rFonts w:ascii="Arial" w:hAnsi="Arial" w:cs="Arial"/>
          <w:lang w:val="en-US" w:eastAsia="es-ES"/>
        </w:rPr>
        <w:t>2</w:t>
      </w:r>
      <w:r w:rsidRPr="004A1A1B">
        <w:rPr>
          <w:rFonts w:ascii="Arial" w:hAnsi="Arial" w:cs="Arial"/>
          <w:lang w:val="en-US" w:eastAsia="es-ES"/>
        </w:rPr>
        <w:t>. Distributed lag models of exposure to air pollutants in each week of gestation and risk of congenital malformations. CS: Temporal method; SP: Temporal spatial method.</w:t>
      </w:r>
    </w:p>
    <w:p w14:paraId="576AB8B6" w14:textId="77777777" w:rsidR="00A868CD" w:rsidRDefault="00A868CD" w:rsidP="00A868CD">
      <w:pPr>
        <w:spacing w:after="0" w:line="480" w:lineRule="auto"/>
        <w:jc w:val="both"/>
        <w:rPr>
          <w:rFonts w:ascii="Arial" w:hAnsi="Arial" w:cs="Arial"/>
          <w:lang w:val="en-US" w:eastAsia="es-ES"/>
        </w:rPr>
      </w:pPr>
    </w:p>
    <w:p w14:paraId="343D0BF7" w14:textId="3D64DD8A" w:rsidR="00A868CD" w:rsidRPr="0039741B" w:rsidRDefault="00A868CD" w:rsidP="00A868CD">
      <w:pPr>
        <w:spacing w:after="0" w:line="480" w:lineRule="auto"/>
        <w:jc w:val="both"/>
        <w:rPr>
          <w:rFonts w:ascii="Arial" w:hAnsi="Arial" w:cs="Arial"/>
          <w:lang w:val="en-US" w:eastAsia="es-ES"/>
        </w:rPr>
      </w:pPr>
      <w:r w:rsidRPr="00E93151">
        <w:rPr>
          <w:rFonts w:ascii="Arial" w:hAnsi="Arial" w:cs="Arial"/>
          <w:lang w:val="en-US"/>
        </w:rPr>
        <w:t xml:space="preserve">Figure </w:t>
      </w:r>
      <w:r w:rsidR="0088171C">
        <w:rPr>
          <w:rFonts w:ascii="Arial" w:hAnsi="Arial" w:cs="Arial"/>
          <w:lang w:val="en-US"/>
        </w:rPr>
        <w:t>3</w:t>
      </w:r>
      <w:r w:rsidRPr="00E93151">
        <w:rPr>
          <w:rFonts w:ascii="Arial" w:hAnsi="Arial" w:cs="Arial"/>
          <w:lang w:val="en-US"/>
        </w:rPr>
        <w:t xml:space="preserve">. </w:t>
      </w:r>
      <w:r>
        <w:rPr>
          <w:rFonts w:ascii="Arial" w:hAnsi="Arial" w:cs="Arial"/>
          <w:lang w:val="en-US"/>
        </w:rPr>
        <w:t xml:space="preserve">Distributed lag models of exposure to air pollutants in each week of gestation and risk of congenital heart disease. </w:t>
      </w:r>
      <w:r w:rsidRPr="00723C0A">
        <w:rPr>
          <w:rFonts w:ascii="Arial" w:hAnsi="Arial" w:cs="Arial"/>
          <w:lang w:val="en-US"/>
        </w:rPr>
        <w:t xml:space="preserve">CS: </w:t>
      </w:r>
      <w:r w:rsidRPr="009C76D5">
        <w:rPr>
          <w:rFonts w:ascii="Arial" w:eastAsia="Aptos" w:hAnsi="Arial" w:cs="Arial"/>
          <w:kern w:val="2"/>
          <w:lang w:val="en-US"/>
          <w14:ligatures w14:val="standardContextual"/>
        </w:rPr>
        <w:t>Temporal method; SP: Temporal spatial method.</w:t>
      </w:r>
    </w:p>
    <w:p w14:paraId="7F22B0DD" w14:textId="1913D835" w:rsidR="006A1AA7" w:rsidRPr="00FB2A61" w:rsidRDefault="006A1AA7">
      <w:pPr>
        <w:spacing w:after="160" w:line="259" w:lineRule="auto"/>
        <w:rPr>
          <w:rFonts w:ascii="Arial" w:hAnsi="Arial" w:cs="Arial"/>
          <w:lang w:val="en-US"/>
        </w:rPr>
      </w:pPr>
      <w:r w:rsidRPr="00FB2A61">
        <w:rPr>
          <w:rFonts w:ascii="Arial" w:hAnsi="Arial" w:cs="Arial"/>
          <w:lang w:val="en-US"/>
        </w:rPr>
        <w:br w:type="page"/>
      </w:r>
    </w:p>
    <w:p w14:paraId="44078C14" w14:textId="77777777" w:rsidR="00590857" w:rsidRPr="00FB2A61" w:rsidRDefault="00590857">
      <w:pPr>
        <w:spacing w:after="160" w:line="259" w:lineRule="auto"/>
        <w:rPr>
          <w:rFonts w:ascii="Arial" w:hAnsi="Arial" w:cs="Arial"/>
          <w:lang w:val="en-US"/>
        </w:rPr>
      </w:pPr>
    </w:p>
    <w:p w14:paraId="392A42D2" w14:textId="4C51553F" w:rsidR="00A643D9" w:rsidRPr="00590857" w:rsidRDefault="00590857" w:rsidP="004D7C55">
      <w:pPr>
        <w:rPr>
          <w:rFonts w:ascii="Arial" w:hAnsi="Arial" w:cs="Arial"/>
          <w:b/>
          <w:bCs/>
          <w:lang w:val="en-US"/>
        </w:rPr>
      </w:pPr>
      <w:r w:rsidRPr="00590857">
        <w:rPr>
          <w:rFonts w:ascii="Arial" w:hAnsi="Arial" w:cs="Arial"/>
          <w:b/>
          <w:bCs/>
          <w:lang w:val="en-US"/>
        </w:rPr>
        <w:t>REFERENCES</w:t>
      </w:r>
    </w:p>
    <w:p w14:paraId="59538D56" w14:textId="77777777" w:rsidR="00042743" w:rsidRPr="00042743" w:rsidRDefault="00590857" w:rsidP="00042743">
      <w:pPr>
        <w:pStyle w:val="Bibliografa"/>
        <w:rPr>
          <w:rFonts w:eastAsiaTheme="minorHAnsi"/>
          <w:lang w:val="en-US"/>
        </w:rPr>
      </w:pPr>
      <w:r w:rsidRPr="00ED2676">
        <w:rPr>
          <w:rFonts w:ascii="Arial" w:hAnsi="Arial" w:cs="Arial"/>
          <w:b/>
          <w:bCs/>
          <w:lang w:val="en-US"/>
        </w:rPr>
        <w:fldChar w:fldCharType="begin"/>
      </w:r>
      <w:r w:rsidR="007A0452">
        <w:rPr>
          <w:rFonts w:ascii="Arial" w:hAnsi="Arial" w:cs="Arial"/>
          <w:b/>
          <w:bCs/>
          <w:lang w:val="en-US"/>
        </w:rPr>
        <w:instrText xml:space="preserve"> ADDIN ZOTERO_BIBL {"uncited":[],"omitted":[],"custom":[]} CSL_BIBLIOGRAPHY </w:instrText>
      </w:r>
      <w:r w:rsidRPr="00ED2676">
        <w:rPr>
          <w:rFonts w:ascii="Arial" w:hAnsi="Arial" w:cs="Arial"/>
          <w:b/>
          <w:bCs/>
          <w:lang w:val="en-US"/>
        </w:rPr>
        <w:fldChar w:fldCharType="separate"/>
      </w:r>
      <w:r w:rsidR="00042743" w:rsidRPr="00042743">
        <w:rPr>
          <w:rFonts w:eastAsiaTheme="minorHAnsi"/>
          <w:lang w:val="en-US"/>
        </w:rPr>
        <w:t>1.</w:t>
      </w:r>
      <w:r w:rsidR="00042743" w:rsidRPr="00042743">
        <w:rPr>
          <w:rFonts w:eastAsiaTheme="minorHAnsi"/>
          <w:lang w:val="en-US"/>
        </w:rPr>
        <w:tab/>
        <w:t>Rajagopalan S, Brook RD, Salerno PRVO, Bourges-Sevenier B, Landrigan P, Nieuwenhuijsen MJ, et al. Air pollution exposure and cardiometabolic risk. Lancet Diabetes Endocrinol. 2024 Mar;12(3):196–208. doi:10.1016/S2213-8587(23)00361-3</w:t>
      </w:r>
    </w:p>
    <w:p w14:paraId="7561F4E1" w14:textId="77777777" w:rsidR="00042743" w:rsidRPr="00042743" w:rsidRDefault="00042743" w:rsidP="00042743">
      <w:pPr>
        <w:pStyle w:val="Bibliografa"/>
        <w:rPr>
          <w:rFonts w:eastAsiaTheme="minorHAnsi"/>
          <w:lang w:val="en-US"/>
        </w:rPr>
      </w:pPr>
      <w:r w:rsidRPr="00042743">
        <w:rPr>
          <w:rFonts w:eastAsiaTheme="minorHAnsi"/>
          <w:lang w:val="en-US"/>
        </w:rPr>
        <w:t>2.</w:t>
      </w:r>
      <w:r w:rsidRPr="00042743">
        <w:rPr>
          <w:rFonts w:eastAsiaTheme="minorHAnsi"/>
          <w:lang w:val="en-US"/>
        </w:rPr>
        <w:tab/>
        <w:t>Pope CA, Dockery DW. Health Effects of Fine Particulate Air Pollution: Lines that Connect. J Air Waste Manag Assoc. 2006 Jun;56(6):709–42. doi:10.1080/10473289.2006.10464485</w:t>
      </w:r>
    </w:p>
    <w:p w14:paraId="49FC575F" w14:textId="77777777" w:rsidR="00042743" w:rsidRPr="00042743" w:rsidRDefault="00042743" w:rsidP="00042743">
      <w:pPr>
        <w:pStyle w:val="Bibliografa"/>
        <w:rPr>
          <w:rFonts w:eastAsiaTheme="minorHAnsi"/>
          <w:lang w:val="en-US"/>
        </w:rPr>
      </w:pPr>
      <w:r w:rsidRPr="00042743">
        <w:rPr>
          <w:rFonts w:eastAsiaTheme="minorHAnsi"/>
          <w:lang w:val="en-US"/>
        </w:rPr>
        <w:t>3.</w:t>
      </w:r>
      <w:r w:rsidRPr="00042743">
        <w:rPr>
          <w:rFonts w:eastAsiaTheme="minorHAnsi"/>
          <w:lang w:val="en-US"/>
        </w:rPr>
        <w:tab/>
        <w:t>Fang H, Jiang D, He Y, Wu S, Li Y, Zhang Z, et al. Association of ambient air pollution and pregnancy rate among women undergoing assisted reproduction technology in Fujian, China: A retrospective cohort study. Sci Total Environ. 2024 Jan;908:168287. doi:10.1016/j.scitotenv.2023.168287</w:t>
      </w:r>
    </w:p>
    <w:p w14:paraId="70B0A61C" w14:textId="77777777" w:rsidR="00042743" w:rsidRPr="00042743" w:rsidRDefault="00042743" w:rsidP="00042743">
      <w:pPr>
        <w:pStyle w:val="Bibliografa"/>
        <w:rPr>
          <w:rFonts w:eastAsiaTheme="minorHAnsi"/>
          <w:lang w:val="en-US"/>
        </w:rPr>
      </w:pPr>
      <w:r w:rsidRPr="00042743">
        <w:rPr>
          <w:rFonts w:eastAsiaTheme="minorHAnsi"/>
          <w:lang w:val="en-US"/>
        </w:rPr>
        <w:t>4.</w:t>
      </w:r>
      <w:r w:rsidRPr="00042743">
        <w:rPr>
          <w:rFonts w:eastAsiaTheme="minorHAnsi"/>
          <w:lang w:val="en-US"/>
        </w:rPr>
        <w:tab/>
        <w:t>Bekkar B, Pacheco S, Basu R, Basu R, Denicola N. Association of Air Pollution and Heat Exposure with Preterm Birth, Low Birth Weight, and Stillbirth in the US: A Systematic Review. JAMA Netw Open. 2020;3(6):1–13. doi:10.1001/jamanetworkopen.2020.8243 PubMed PMID: 32556259.</w:t>
      </w:r>
    </w:p>
    <w:p w14:paraId="43E16EC4" w14:textId="77777777" w:rsidR="00042743" w:rsidRPr="00042743" w:rsidRDefault="00042743" w:rsidP="00042743">
      <w:pPr>
        <w:pStyle w:val="Bibliografa"/>
        <w:rPr>
          <w:rFonts w:eastAsiaTheme="minorHAnsi"/>
          <w:lang w:val="en-US"/>
        </w:rPr>
      </w:pPr>
      <w:r w:rsidRPr="00042743">
        <w:rPr>
          <w:rFonts w:eastAsiaTheme="minorHAnsi"/>
          <w:lang w:val="en-US"/>
        </w:rPr>
        <w:t>5.</w:t>
      </w:r>
      <w:r w:rsidRPr="00042743">
        <w:rPr>
          <w:rFonts w:eastAsiaTheme="minorHAnsi"/>
          <w:lang w:val="en-US"/>
        </w:rPr>
        <w:tab/>
        <w:t>Sheridan P, Ilango S, Bruckner TA, Wang Q, Basu R, Benmarhnia T. Ambient Fine Particulate Matter and Preterm Birth in California: Identification of Critical Exposure Windows. Am J Epidemiol. 2019. doi:10.1093/aje/kwz120 PubMed PMID: 31107509.</w:t>
      </w:r>
    </w:p>
    <w:p w14:paraId="3A6332F0" w14:textId="77777777" w:rsidR="00042743" w:rsidRPr="00042743" w:rsidRDefault="00042743" w:rsidP="00042743">
      <w:pPr>
        <w:pStyle w:val="Bibliografa"/>
        <w:rPr>
          <w:rFonts w:eastAsiaTheme="minorHAnsi"/>
          <w:lang w:val="en-US"/>
        </w:rPr>
      </w:pPr>
      <w:r w:rsidRPr="00042743">
        <w:rPr>
          <w:rFonts w:eastAsiaTheme="minorHAnsi"/>
          <w:lang w:val="en-US"/>
        </w:rPr>
        <w:t>6.</w:t>
      </w:r>
      <w:r w:rsidRPr="00042743">
        <w:rPr>
          <w:rFonts w:eastAsiaTheme="minorHAnsi"/>
          <w:lang w:val="en-US"/>
        </w:rPr>
        <w:tab/>
        <w:t>Ha S, Martinez V, Chan-Golston AM. Air pollution and preterm birth: A time-stratified case-crossover study in the San Joaquin Valley of California. Paediatr Perinat Epidemiol. 2022;36(1). doi:10.1111/ppe.12836</w:t>
      </w:r>
    </w:p>
    <w:p w14:paraId="0AA603F2" w14:textId="77777777" w:rsidR="00042743" w:rsidRPr="00042743" w:rsidRDefault="00042743" w:rsidP="00042743">
      <w:pPr>
        <w:pStyle w:val="Bibliografa"/>
        <w:rPr>
          <w:rFonts w:eastAsiaTheme="minorHAnsi"/>
          <w:lang w:val="en-US"/>
        </w:rPr>
      </w:pPr>
      <w:r w:rsidRPr="00042743">
        <w:rPr>
          <w:rFonts w:eastAsiaTheme="minorHAnsi"/>
          <w:lang w:val="en-US"/>
        </w:rPr>
        <w:t>7.</w:t>
      </w:r>
      <w:r w:rsidRPr="00042743">
        <w:rPr>
          <w:rFonts w:eastAsiaTheme="minorHAnsi"/>
          <w:lang w:val="en-US"/>
        </w:rPr>
        <w:tab/>
        <w:t>Liu Y, Xu J, Chen D, Sun P, Ma X. The association between air pollution and preterm birth and low birth weight in Guangdong, China. BMC Public Health. 2019. doi:10.1186/s12889-018-6307-7</w:t>
      </w:r>
    </w:p>
    <w:p w14:paraId="1DF21DD4" w14:textId="77777777" w:rsidR="00042743" w:rsidRPr="00042743" w:rsidRDefault="00042743" w:rsidP="00042743">
      <w:pPr>
        <w:pStyle w:val="Bibliografa"/>
        <w:rPr>
          <w:rFonts w:eastAsiaTheme="minorHAnsi"/>
          <w:lang w:val="en-US"/>
        </w:rPr>
      </w:pPr>
      <w:r w:rsidRPr="00042743">
        <w:rPr>
          <w:rFonts w:eastAsiaTheme="minorHAnsi"/>
          <w:lang w:val="en-US"/>
        </w:rPr>
        <w:t>8.</w:t>
      </w:r>
      <w:r w:rsidRPr="00042743">
        <w:rPr>
          <w:rFonts w:eastAsiaTheme="minorHAnsi"/>
          <w:lang w:val="en-US"/>
        </w:rPr>
        <w:tab/>
        <w:t>Cheng Y, Yin J, Yang L, Xu M, Lu X, Huang W, et al. Ambient air pollutants in the first trimester of pregnancy and birth defects: an observational study. BMJ Open. 2023 Mar;13(3):e063712. doi:10.1136/bmjopen-2022-063712</w:t>
      </w:r>
    </w:p>
    <w:p w14:paraId="6C6F095B" w14:textId="77777777" w:rsidR="00042743" w:rsidRPr="00042743" w:rsidRDefault="00042743" w:rsidP="00042743">
      <w:pPr>
        <w:pStyle w:val="Bibliografa"/>
        <w:rPr>
          <w:rFonts w:eastAsiaTheme="minorHAnsi"/>
          <w:lang w:val="en-US"/>
        </w:rPr>
      </w:pPr>
      <w:r w:rsidRPr="00042743">
        <w:rPr>
          <w:rFonts w:eastAsiaTheme="minorHAnsi"/>
          <w:lang w:val="en-US"/>
        </w:rPr>
        <w:t>9.</w:t>
      </w:r>
      <w:r w:rsidRPr="00042743">
        <w:rPr>
          <w:rFonts w:eastAsiaTheme="minorHAnsi"/>
          <w:lang w:val="en-US"/>
        </w:rPr>
        <w:tab/>
        <w:t>Kröger J, Günster C, Heller G, Jeschke E, Malzahn J, Grab D, et al. Prevalence and Infant Mortality of Major Congenital Malformations Stratified by Birthweight. Neonatology. 2022;119(1):41–59. doi:10.1159/000520113</w:t>
      </w:r>
    </w:p>
    <w:p w14:paraId="7AC6E2DD" w14:textId="77777777" w:rsidR="00042743" w:rsidRPr="00042743" w:rsidRDefault="00042743" w:rsidP="00042743">
      <w:pPr>
        <w:pStyle w:val="Bibliografa"/>
        <w:rPr>
          <w:rFonts w:eastAsiaTheme="minorHAnsi"/>
          <w:lang w:val="en-US"/>
        </w:rPr>
      </w:pPr>
      <w:r w:rsidRPr="00042743">
        <w:rPr>
          <w:rFonts w:eastAsiaTheme="minorHAnsi"/>
          <w:lang w:val="en-US"/>
        </w:rPr>
        <w:t>10.</w:t>
      </w:r>
      <w:r w:rsidRPr="00042743">
        <w:rPr>
          <w:rFonts w:eastAsiaTheme="minorHAnsi"/>
          <w:lang w:val="en-US"/>
        </w:rPr>
        <w:tab/>
        <w:t>Liu X, Liu R, Wang C, Yan R, Gao S, Su S, et al. The aetiology distribution of birth defects based on the China Birth Cohort Study. BMJ Paediatr Open. 2025 Nov;9(1):e003451. doi:10.1136/bmjpo-2025-003451</w:t>
      </w:r>
    </w:p>
    <w:p w14:paraId="3AFA2D66" w14:textId="77777777" w:rsidR="00042743" w:rsidRPr="00042743" w:rsidRDefault="00042743" w:rsidP="00042743">
      <w:pPr>
        <w:pStyle w:val="Bibliografa"/>
        <w:rPr>
          <w:rFonts w:eastAsiaTheme="minorHAnsi"/>
          <w:lang w:val="en-US"/>
        </w:rPr>
      </w:pPr>
      <w:r w:rsidRPr="00042743">
        <w:rPr>
          <w:rFonts w:eastAsiaTheme="minorHAnsi"/>
          <w:lang w:val="en-US"/>
        </w:rPr>
        <w:t>11.</w:t>
      </w:r>
      <w:r w:rsidRPr="00042743">
        <w:rPr>
          <w:rFonts w:eastAsiaTheme="minorHAnsi"/>
          <w:lang w:val="en-US"/>
        </w:rPr>
        <w:tab/>
        <w:t>Bongaerts E, Nawrot TS, Van Pee T, Ameloot M, Bové H. Translocation of (ultra)fine particles and nanoparticles across the placenta; a systematic review on the evidence of in vitro, ex vivo, and in vivo studies. Part Fibre Toxicol. 2020 Dec;17(1):56. doi:10.1186/s12989-020-00386-8</w:t>
      </w:r>
    </w:p>
    <w:p w14:paraId="2AAC784C" w14:textId="77777777" w:rsidR="00042743" w:rsidRPr="00042743" w:rsidRDefault="00042743" w:rsidP="00042743">
      <w:pPr>
        <w:pStyle w:val="Bibliografa"/>
        <w:rPr>
          <w:rFonts w:eastAsiaTheme="minorHAnsi"/>
          <w:lang w:val="en-US"/>
        </w:rPr>
      </w:pPr>
      <w:r w:rsidRPr="00042743">
        <w:rPr>
          <w:rFonts w:eastAsiaTheme="minorHAnsi"/>
          <w:lang w:val="en-US"/>
        </w:rPr>
        <w:lastRenderedPageBreak/>
        <w:t>12.</w:t>
      </w:r>
      <w:r w:rsidRPr="00042743">
        <w:rPr>
          <w:rFonts w:eastAsiaTheme="minorHAnsi"/>
          <w:lang w:val="en-US"/>
        </w:rPr>
        <w:tab/>
        <w:t>Li S, Li L, Zhang C, Fu H, Yu S, Zhou M, et al. PM2.5 leads to adverse pregnancy outcomes by inducing trophoblast oxidative stress and mitochondrial apoptosis via KLF9/CYP1A1 transcriptional axis. eLife. 2023 Sep 22;12:e85944. doi:10.7554/eLife.85944</w:t>
      </w:r>
    </w:p>
    <w:p w14:paraId="358FD812" w14:textId="77777777" w:rsidR="00042743" w:rsidRPr="00042743" w:rsidRDefault="00042743" w:rsidP="00042743">
      <w:pPr>
        <w:pStyle w:val="Bibliografa"/>
        <w:rPr>
          <w:rFonts w:eastAsiaTheme="minorHAnsi"/>
          <w:lang w:val="es-ES"/>
        </w:rPr>
      </w:pPr>
      <w:r w:rsidRPr="00042743">
        <w:rPr>
          <w:rFonts w:eastAsiaTheme="minorHAnsi"/>
          <w:lang w:val="en-US"/>
        </w:rPr>
        <w:t>13.</w:t>
      </w:r>
      <w:r w:rsidRPr="00042743">
        <w:rPr>
          <w:rFonts w:eastAsiaTheme="minorHAnsi"/>
          <w:lang w:val="en-US"/>
        </w:rPr>
        <w:tab/>
        <w:t xml:space="preserve">Zhao D, Yan M, Guo L, Liu D, Zhang R, Yan H, et al. Cooking stoves and risk of congenital heart disease in Northwest China: A case-control study. </w:t>
      </w:r>
      <w:r w:rsidRPr="00042743">
        <w:rPr>
          <w:rFonts w:eastAsiaTheme="minorHAnsi"/>
          <w:lang w:val="es-ES"/>
        </w:rPr>
        <w:t>Sci Total Environ. 2022 Apr;816:151564. doi:10.1016/j.scitotenv.2021.151564</w:t>
      </w:r>
    </w:p>
    <w:p w14:paraId="6A6109EC" w14:textId="77777777" w:rsidR="00042743" w:rsidRPr="00042743" w:rsidRDefault="00042743" w:rsidP="00042743">
      <w:pPr>
        <w:pStyle w:val="Bibliografa"/>
        <w:rPr>
          <w:rFonts w:eastAsiaTheme="minorHAnsi"/>
          <w:lang w:val="en-US"/>
        </w:rPr>
      </w:pPr>
      <w:r w:rsidRPr="00042743">
        <w:rPr>
          <w:rFonts w:eastAsiaTheme="minorHAnsi"/>
          <w:lang w:val="es-ES"/>
        </w:rPr>
        <w:t>14.</w:t>
      </w:r>
      <w:r w:rsidRPr="00042743">
        <w:rPr>
          <w:rFonts w:eastAsiaTheme="minorHAnsi"/>
          <w:lang w:val="es-ES"/>
        </w:rPr>
        <w:tab/>
        <w:t xml:space="preserve">Zhang D, Zhang Y, Feng H, Nie L, Yang Y, Wang X, et al. </w:t>
      </w:r>
      <w:r w:rsidRPr="00042743">
        <w:rPr>
          <w:rFonts w:eastAsiaTheme="minorHAnsi"/>
          <w:lang w:val="en-US"/>
        </w:rPr>
        <w:t>Maternal exposure to ambient air pollution and risk of congenital heart defects in offspring: A population-based cohort study in Wuhan, China. Int J Hyg Environ Health. 2025 Aug;269:114627. doi:10.1016/j.ijheh.2025.114627</w:t>
      </w:r>
    </w:p>
    <w:p w14:paraId="27C68558" w14:textId="77777777" w:rsidR="00042743" w:rsidRPr="00042743" w:rsidRDefault="00042743" w:rsidP="00042743">
      <w:pPr>
        <w:pStyle w:val="Bibliografa"/>
        <w:rPr>
          <w:rFonts w:eastAsiaTheme="minorHAnsi"/>
          <w:lang w:val="en-US"/>
        </w:rPr>
      </w:pPr>
      <w:r w:rsidRPr="00042743">
        <w:rPr>
          <w:rFonts w:eastAsiaTheme="minorHAnsi"/>
          <w:lang w:val="en-US"/>
        </w:rPr>
        <w:t>15.</w:t>
      </w:r>
      <w:r w:rsidRPr="00042743">
        <w:rPr>
          <w:rFonts w:eastAsiaTheme="minorHAnsi"/>
          <w:lang w:val="en-US"/>
        </w:rPr>
        <w:tab/>
        <w:t>Huang Z, Wu J, Qiu Y, Lin J, Huang W, Ma X, et al. Association between gestational exposure and risk of orofacial clefts: a systematic review and meta-analysis. BMC Pregnancy Childbirth. 2023 Dec 1;23(1):829. doi:10.1186/s12884-023-06104-4</w:t>
      </w:r>
    </w:p>
    <w:p w14:paraId="05F635F2" w14:textId="77777777" w:rsidR="00042743" w:rsidRPr="00042743" w:rsidRDefault="00042743" w:rsidP="00042743">
      <w:pPr>
        <w:pStyle w:val="Bibliografa"/>
        <w:rPr>
          <w:rFonts w:eastAsiaTheme="minorHAnsi"/>
          <w:lang w:val="en-US"/>
        </w:rPr>
      </w:pPr>
      <w:r w:rsidRPr="00042743">
        <w:rPr>
          <w:rFonts w:eastAsiaTheme="minorHAnsi"/>
          <w:lang w:val="en-US"/>
        </w:rPr>
        <w:t>16.</w:t>
      </w:r>
      <w:r w:rsidRPr="00042743">
        <w:rPr>
          <w:rFonts w:eastAsiaTheme="minorHAnsi"/>
          <w:lang w:val="en-US"/>
        </w:rPr>
        <w:tab/>
        <w:t>Al Noaimi G, Yunis K, El Asmar K, Abu Salem FK, Afif C, Ghandour LA, et al. Prenatal exposure to criteria air pollutants and associations with congenital anomalies: A Lebanese national study. Environ Pollut. 2021 Jul;281:117022. doi:10.1016/j.envpol.2021.117022</w:t>
      </w:r>
    </w:p>
    <w:p w14:paraId="51804880" w14:textId="77777777" w:rsidR="00042743" w:rsidRPr="00042743" w:rsidRDefault="00042743" w:rsidP="00042743">
      <w:pPr>
        <w:pStyle w:val="Bibliografa"/>
        <w:rPr>
          <w:rFonts w:eastAsiaTheme="minorHAnsi"/>
          <w:lang w:val="en-US"/>
        </w:rPr>
      </w:pPr>
      <w:r w:rsidRPr="00042743">
        <w:rPr>
          <w:rFonts w:eastAsiaTheme="minorHAnsi"/>
          <w:lang w:val="en-US"/>
        </w:rPr>
        <w:t>17.</w:t>
      </w:r>
      <w:r w:rsidRPr="00042743">
        <w:rPr>
          <w:rFonts w:eastAsiaTheme="minorHAnsi"/>
          <w:lang w:val="en-US"/>
        </w:rPr>
        <w:tab/>
        <w:t>Ni W, Xing Y, Li G, Du Z, Yang P, Wang Q, et al. Windows of sensitivity for risk of adverse birth outcomes related to gestational PM2.5 exposure: Evidence from a natural experiment. Environ Pollut. 2024 Apr;347:123759. doi:10.1016/j.envpol.2024.123759</w:t>
      </w:r>
    </w:p>
    <w:p w14:paraId="416A2A32" w14:textId="77777777" w:rsidR="00042743" w:rsidRPr="00042743" w:rsidRDefault="00042743" w:rsidP="00042743">
      <w:pPr>
        <w:pStyle w:val="Bibliografa"/>
        <w:rPr>
          <w:rFonts w:eastAsiaTheme="minorHAnsi"/>
          <w:lang w:val="en-US"/>
        </w:rPr>
      </w:pPr>
      <w:r w:rsidRPr="00042743">
        <w:rPr>
          <w:rFonts w:eastAsiaTheme="minorHAnsi"/>
          <w:lang w:val="en-US"/>
        </w:rPr>
        <w:t>18.</w:t>
      </w:r>
      <w:r w:rsidRPr="00042743">
        <w:rPr>
          <w:rFonts w:eastAsiaTheme="minorHAnsi"/>
          <w:lang w:val="en-US"/>
        </w:rPr>
        <w:tab/>
        <w:t>Feng Y, Liu X, Zhang X, Zhao X, Chang H, Ouyang F, et al. Global air pollution exposure and congenital anomalies: an updated systematic review and meta-analysis of epidemiological studies. Int J Environ Health Res. 2024 May 3;34(5):2333–52. doi:10.1080/09603123.2023.2246383</w:t>
      </w:r>
    </w:p>
    <w:p w14:paraId="20E195E2" w14:textId="77777777" w:rsidR="00042743" w:rsidRPr="00042743" w:rsidRDefault="00042743" w:rsidP="00042743">
      <w:pPr>
        <w:pStyle w:val="Bibliografa"/>
        <w:rPr>
          <w:rFonts w:eastAsiaTheme="minorHAnsi"/>
          <w:lang w:val="en-US"/>
        </w:rPr>
      </w:pPr>
      <w:r w:rsidRPr="00042743">
        <w:rPr>
          <w:rFonts w:eastAsiaTheme="minorHAnsi"/>
          <w:lang w:val="en-US"/>
        </w:rPr>
        <w:t>19.</w:t>
      </w:r>
      <w:r w:rsidRPr="00042743">
        <w:rPr>
          <w:rFonts w:eastAsiaTheme="minorHAnsi"/>
          <w:lang w:val="en-US"/>
        </w:rPr>
        <w:tab/>
        <w:t>Sun L, Wu Q, Wang H, Liu J, Shao Y, Xu R, et al. Maternal exposure to ambient air pollution and risk of congenital heart defects in Suzhou, China. Front Public Health. 2023 Jan 4;10:1017644. doi:10.3389/fpubh.2022.1017644</w:t>
      </w:r>
    </w:p>
    <w:p w14:paraId="093FD127" w14:textId="77777777" w:rsidR="00042743" w:rsidRPr="00042743" w:rsidRDefault="00042743" w:rsidP="00042743">
      <w:pPr>
        <w:pStyle w:val="Bibliografa"/>
        <w:rPr>
          <w:rFonts w:eastAsiaTheme="minorHAnsi"/>
          <w:lang w:val="es-ES"/>
        </w:rPr>
      </w:pPr>
      <w:r w:rsidRPr="00042743">
        <w:rPr>
          <w:rFonts w:eastAsiaTheme="minorHAnsi"/>
          <w:lang w:val="en-US"/>
        </w:rPr>
        <w:t>20.</w:t>
      </w:r>
      <w:r w:rsidRPr="00042743">
        <w:rPr>
          <w:rFonts w:eastAsiaTheme="minorHAnsi"/>
          <w:lang w:val="en-US"/>
        </w:rPr>
        <w:tab/>
        <w:t xml:space="preserve">World Health Organization. WHO guidelines for indoor air quality: household fuel combustion. </w:t>
      </w:r>
      <w:r w:rsidRPr="00042743">
        <w:rPr>
          <w:rFonts w:eastAsiaTheme="minorHAnsi"/>
          <w:lang w:val="es-ES"/>
        </w:rPr>
        <w:t>Who. 2018.</w:t>
      </w:r>
    </w:p>
    <w:p w14:paraId="704774AB" w14:textId="77777777" w:rsidR="00042743" w:rsidRPr="00042743" w:rsidRDefault="00042743" w:rsidP="00042743">
      <w:pPr>
        <w:pStyle w:val="Bibliografa"/>
        <w:rPr>
          <w:rFonts w:eastAsiaTheme="minorHAnsi"/>
          <w:lang w:val="es-ES"/>
        </w:rPr>
      </w:pPr>
      <w:r w:rsidRPr="00042743">
        <w:rPr>
          <w:rFonts w:eastAsiaTheme="minorHAnsi"/>
          <w:lang w:val="es-ES"/>
        </w:rPr>
        <w:t>21.</w:t>
      </w:r>
      <w:r w:rsidRPr="00042743">
        <w:rPr>
          <w:rFonts w:eastAsiaTheme="minorHAnsi"/>
          <w:lang w:val="es-ES"/>
        </w:rPr>
        <w:tab/>
        <w:t xml:space="preserve">Blanco E, Algranti E, Cifuentes LA, López-Carrillo L, Mora AM, Rodríguez-Guzmán J, et al. </w:t>
      </w:r>
      <w:r w:rsidRPr="00042743">
        <w:rPr>
          <w:rFonts w:eastAsiaTheme="minorHAnsi"/>
          <w:lang w:val="en-US"/>
        </w:rPr>
        <w:t xml:space="preserve">Latin America and the Caribbean Code Against cancer 1st edition: Environment, occupation, and cancer. </w:t>
      </w:r>
      <w:r w:rsidRPr="00042743">
        <w:rPr>
          <w:rFonts w:eastAsiaTheme="minorHAnsi"/>
          <w:lang w:val="es-ES"/>
        </w:rPr>
        <w:t>Cancer Epidemiol. 2023 Oct;86:102381. doi:10.1016/j.canep.2023.102381</w:t>
      </w:r>
    </w:p>
    <w:p w14:paraId="0053CA79" w14:textId="77777777" w:rsidR="00042743" w:rsidRPr="00042743" w:rsidRDefault="00042743" w:rsidP="00042743">
      <w:pPr>
        <w:pStyle w:val="Bibliografa"/>
        <w:rPr>
          <w:rFonts w:eastAsiaTheme="minorHAnsi"/>
          <w:lang w:val="en-US"/>
        </w:rPr>
      </w:pPr>
      <w:r w:rsidRPr="00042743">
        <w:rPr>
          <w:rFonts w:eastAsiaTheme="minorHAnsi"/>
          <w:lang w:val="es-ES"/>
        </w:rPr>
        <w:t>22.</w:t>
      </w:r>
      <w:r w:rsidRPr="00042743">
        <w:rPr>
          <w:rFonts w:eastAsiaTheme="minorHAnsi"/>
          <w:lang w:val="es-ES"/>
        </w:rPr>
        <w:tab/>
        <w:t xml:space="preserve">El aire que respiramos: pasado, presente y futuro – Contaminación atmosférica por MP2,5 en el centro y sur de Chile. </w:t>
      </w:r>
      <w:r w:rsidRPr="00042743">
        <w:rPr>
          <w:rFonts w:eastAsiaTheme="minorHAnsi"/>
          <w:lang w:val="en-US"/>
        </w:rPr>
        <w:t>[Internet]. Vol. 1. Center for Climate and Resilience Research; 2020. p. 102. Available from: www.cr2.cl</w:t>
      </w:r>
    </w:p>
    <w:p w14:paraId="298B2B4C" w14:textId="77777777" w:rsidR="00042743" w:rsidRPr="00042743" w:rsidRDefault="00042743" w:rsidP="00042743">
      <w:pPr>
        <w:pStyle w:val="Bibliografa"/>
        <w:rPr>
          <w:rFonts w:eastAsiaTheme="minorHAnsi"/>
          <w:lang w:val="en-US"/>
        </w:rPr>
      </w:pPr>
      <w:r w:rsidRPr="00042743">
        <w:rPr>
          <w:rFonts w:eastAsiaTheme="minorHAnsi"/>
          <w:lang w:val="es-ES"/>
        </w:rPr>
        <w:t>23.</w:t>
      </w:r>
      <w:r w:rsidRPr="00042743">
        <w:rPr>
          <w:rFonts w:eastAsiaTheme="minorHAnsi"/>
          <w:lang w:val="es-ES"/>
        </w:rPr>
        <w:tab/>
        <w:t xml:space="preserve">Villalobos AM, Barraza F, Jorquera H, Schauer JJ. </w:t>
      </w:r>
      <w:r w:rsidRPr="00042743">
        <w:rPr>
          <w:rFonts w:eastAsiaTheme="minorHAnsi"/>
          <w:lang w:val="en-US"/>
        </w:rPr>
        <w:t>Wood burning pollution in southern Chile: PM 2.5 source apportionment using CMB and molecular markers. Environ Pollut. 2017;225:514–23. doi:10.1016/j.envpol.2017.02.069 PubMed PMID: 28318790.</w:t>
      </w:r>
    </w:p>
    <w:p w14:paraId="5B08C3F2" w14:textId="77777777" w:rsidR="00042743" w:rsidRPr="00042743" w:rsidRDefault="00042743" w:rsidP="00042743">
      <w:pPr>
        <w:pStyle w:val="Bibliografa"/>
        <w:rPr>
          <w:rFonts w:eastAsiaTheme="minorHAnsi"/>
          <w:lang w:val="es-ES"/>
        </w:rPr>
      </w:pPr>
      <w:r w:rsidRPr="00042743">
        <w:rPr>
          <w:rFonts w:eastAsiaTheme="minorHAnsi"/>
          <w:lang w:val="en-US"/>
        </w:rPr>
        <w:lastRenderedPageBreak/>
        <w:t>24.</w:t>
      </w:r>
      <w:r w:rsidRPr="00042743">
        <w:rPr>
          <w:rFonts w:eastAsiaTheme="minorHAnsi"/>
          <w:lang w:val="en-US"/>
        </w:rPr>
        <w:tab/>
        <w:t xml:space="preserve">Díaz-Robles L, Díaz-Robles L, Cortés S, Carlos Ortega J, Vergara-Fernández A. Short term health effects of particulate matter: A comparison between wood smoke and multi-source polluted urban areas in chile. </w:t>
      </w:r>
      <w:r w:rsidRPr="00042743">
        <w:rPr>
          <w:rFonts w:eastAsiaTheme="minorHAnsi"/>
          <w:lang w:val="es-ES"/>
        </w:rPr>
        <w:t>Aerosol Air Qual Res. 2015. doi:10.4209/aaqr.2013.10.0316</w:t>
      </w:r>
    </w:p>
    <w:p w14:paraId="7A52121F" w14:textId="77777777" w:rsidR="00042743" w:rsidRPr="00042743" w:rsidRDefault="00042743" w:rsidP="00042743">
      <w:pPr>
        <w:pStyle w:val="Bibliografa"/>
        <w:rPr>
          <w:rFonts w:eastAsiaTheme="minorHAnsi"/>
          <w:lang w:val="es-ES"/>
        </w:rPr>
      </w:pPr>
      <w:r w:rsidRPr="00042743">
        <w:rPr>
          <w:rFonts w:eastAsiaTheme="minorHAnsi"/>
          <w:lang w:val="es-ES"/>
        </w:rPr>
        <w:t>25.</w:t>
      </w:r>
      <w:r w:rsidRPr="00042743">
        <w:rPr>
          <w:rFonts w:eastAsiaTheme="minorHAnsi"/>
          <w:lang w:val="es-ES"/>
        </w:rPr>
        <w:tab/>
        <w:t xml:space="preserve">Blanco E, Rubilar F, Quinteros ME, Cayupi K, Ayala S, Lu S, et al. </w:t>
      </w:r>
      <w:r w:rsidRPr="00042743">
        <w:rPr>
          <w:rFonts w:eastAsiaTheme="minorHAnsi"/>
          <w:lang w:val="en-US"/>
        </w:rPr>
        <w:t xml:space="preserve">Spatial distribution of particulate matter on winter nights in Temuco, Chile: Studying the impact of residential wood-burning using mobile monitoring. </w:t>
      </w:r>
      <w:r w:rsidRPr="00042743">
        <w:rPr>
          <w:rFonts w:eastAsiaTheme="minorHAnsi"/>
          <w:lang w:val="es-ES"/>
        </w:rPr>
        <w:t>Atmos Environ. 2022 Oct;286:119255. doi:10.1016/j.atmosenv.2022.119255</w:t>
      </w:r>
    </w:p>
    <w:p w14:paraId="398E2F17" w14:textId="77777777" w:rsidR="00042743" w:rsidRPr="00042743" w:rsidRDefault="00042743" w:rsidP="00042743">
      <w:pPr>
        <w:pStyle w:val="Bibliografa"/>
        <w:rPr>
          <w:rFonts w:eastAsiaTheme="minorHAnsi"/>
          <w:lang w:val="es-ES"/>
        </w:rPr>
      </w:pPr>
      <w:r w:rsidRPr="00042743">
        <w:rPr>
          <w:rFonts w:eastAsiaTheme="minorHAnsi"/>
          <w:lang w:val="es-ES"/>
        </w:rPr>
        <w:t>26.</w:t>
      </w:r>
      <w:r w:rsidRPr="00042743">
        <w:rPr>
          <w:rFonts w:eastAsiaTheme="minorHAnsi"/>
          <w:lang w:val="es-ES"/>
        </w:rPr>
        <w:tab/>
        <w:t xml:space="preserve">Quinteros ME, Lu S, Blazquez C, Cárdenas-r JP, Ossa X, Delgado-saborit J maría, et al. </w:t>
      </w:r>
      <w:r w:rsidRPr="00042743">
        <w:rPr>
          <w:rFonts w:eastAsiaTheme="minorHAnsi"/>
          <w:lang w:val="en-US"/>
        </w:rPr>
        <w:t xml:space="preserve">Use of data imputation tools to reconstruct incomplete air quality datasets: A case-study in Temuco, Chile. </w:t>
      </w:r>
      <w:r w:rsidRPr="00042743">
        <w:rPr>
          <w:rFonts w:eastAsiaTheme="minorHAnsi"/>
          <w:lang w:val="es-ES"/>
        </w:rPr>
        <w:t>Atmos Environ. 2019;200(December 2018):40–9. doi:S1352231018308367</w:t>
      </w:r>
    </w:p>
    <w:p w14:paraId="1EB15A8D" w14:textId="77777777" w:rsidR="00042743" w:rsidRPr="00042743" w:rsidRDefault="00042743" w:rsidP="00042743">
      <w:pPr>
        <w:pStyle w:val="Bibliografa"/>
        <w:rPr>
          <w:rFonts w:eastAsiaTheme="minorHAnsi"/>
          <w:lang w:val="es-ES"/>
        </w:rPr>
      </w:pPr>
      <w:r w:rsidRPr="00042743">
        <w:rPr>
          <w:rFonts w:eastAsiaTheme="minorHAnsi"/>
          <w:lang w:val="es-ES"/>
        </w:rPr>
        <w:t>27.</w:t>
      </w:r>
      <w:r w:rsidRPr="00042743">
        <w:rPr>
          <w:rFonts w:eastAsiaTheme="minorHAnsi"/>
          <w:lang w:val="es-ES"/>
        </w:rPr>
        <w:tab/>
        <w:t>Cortés A, Ridley I. Efectos de La combustión a leña en la calidad del aire intradomiciliario. La ciudad de te Muco como caso de studio. Rev INVI. 2014. doi:10.4067/invi.v0i0.812</w:t>
      </w:r>
    </w:p>
    <w:p w14:paraId="14EB9ADB" w14:textId="77777777" w:rsidR="00042743" w:rsidRPr="00042743" w:rsidRDefault="00042743" w:rsidP="00042743">
      <w:pPr>
        <w:pStyle w:val="Bibliografa"/>
        <w:rPr>
          <w:rFonts w:eastAsiaTheme="minorHAnsi"/>
          <w:lang w:val="es-ES"/>
        </w:rPr>
      </w:pPr>
      <w:r w:rsidRPr="00042743">
        <w:rPr>
          <w:rFonts w:eastAsiaTheme="minorHAnsi"/>
          <w:lang w:val="en-US"/>
        </w:rPr>
        <w:t>28.</w:t>
      </w:r>
      <w:r w:rsidRPr="00042743">
        <w:rPr>
          <w:rFonts w:eastAsiaTheme="minorHAnsi"/>
          <w:lang w:val="en-US"/>
        </w:rPr>
        <w:tab/>
        <w:t xml:space="preserve">Schueftan A, Sommerhoff J, González AD. Firewood demand and energy policy in south-central Chile. </w:t>
      </w:r>
      <w:r w:rsidRPr="00042743">
        <w:rPr>
          <w:rFonts w:eastAsiaTheme="minorHAnsi"/>
          <w:lang w:val="es-ES"/>
        </w:rPr>
        <w:t>Energy Sustain Dev. 2016. doi:10.1016/j.esd.2016.04.004</w:t>
      </w:r>
    </w:p>
    <w:p w14:paraId="2DA08FE9" w14:textId="77777777" w:rsidR="00042743" w:rsidRPr="00042743" w:rsidRDefault="00042743" w:rsidP="00042743">
      <w:pPr>
        <w:pStyle w:val="Bibliografa"/>
        <w:rPr>
          <w:rFonts w:eastAsiaTheme="minorHAnsi"/>
          <w:lang w:val="es-ES"/>
        </w:rPr>
      </w:pPr>
      <w:r w:rsidRPr="00042743">
        <w:rPr>
          <w:rFonts w:eastAsiaTheme="minorHAnsi"/>
          <w:lang w:val="es-ES"/>
        </w:rPr>
        <w:t>29.</w:t>
      </w:r>
      <w:r w:rsidRPr="00042743">
        <w:rPr>
          <w:rFonts w:eastAsiaTheme="minorHAnsi"/>
          <w:lang w:val="es-ES"/>
        </w:rPr>
        <w:tab/>
        <w:t xml:space="preserve">Blanco E, Ruiz-Rudolph P, Yohannessen K, Ayala S, Quinteros ME, Delgado-Saborit JM, et al. </w:t>
      </w:r>
      <w:r w:rsidRPr="00042743">
        <w:rPr>
          <w:rFonts w:eastAsiaTheme="minorHAnsi"/>
          <w:lang w:val="en-US"/>
        </w:rPr>
        <w:t xml:space="preserve">Temporal and Spatial Trends of Adverse Pregnancy and Birth Outcomes in a Sample of Births from a Public Hospital in Chile. </w:t>
      </w:r>
      <w:r w:rsidRPr="00042743">
        <w:rPr>
          <w:rFonts w:eastAsiaTheme="minorHAnsi"/>
          <w:lang w:val="es-ES"/>
        </w:rPr>
        <w:t>J Urban Health. 2023 Jun;100(3):513–24. doi:10.1007/s11524-023-00733-y</w:t>
      </w:r>
    </w:p>
    <w:p w14:paraId="03BDBB02" w14:textId="77777777" w:rsidR="00042743" w:rsidRPr="00042743" w:rsidRDefault="00042743" w:rsidP="00042743">
      <w:pPr>
        <w:pStyle w:val="Bibliografa"/>
        <w:rPr>
          <w:rFonts w:eastAsiaTheme="minorHAnsi"/>
          <w:lang w:val="en-US"/>
        </w:rPr>
      </w:pPr>
      <w:r w:rsidRPr="00042743">
        <w:rPr>
          <w:rFonts w:eastAsiaTheme="minorHAnsi"/>
          <w:lang w:val="es-ES"/>
        </w:rPr>
        <w:t>30.</w:t>
      </w:r>
      <w:r w:rsidRPr="00042743">
        <w:rPr>
          <w:rFonts w:eastAsiaTheme="minorHAnsi"/>
          <w:lang w:val="es-ES"/>
        </w:rPr>
        <w:tab/>
        <w:t xml:space="preserve">Blanco, Estela; Marin, Marcela; Nuñez, Loreto; Retamal, Erika; Ossa, Ximena; Woolley, Katherine E.; Oludotun, Tosin; Bartington, Suzanne E.; Delgado-Saborit, Juana Maria; Harrison, Roy M.; Ruiz, Pablo; Quinteros MElisa. </w:t>
      </w:r>
      <w:r w:rsidRPr="00042743">
        <w:rPr>
          <w:rFonts w:eastAsiaTheme="minorHAnsi"/>
          <w:lang w:val="en-US"/>
        </w:rPr>
        <w:t>Adverse pregnancy and perinatal outcomes in Latin America and the Caribbean: systematic review and meta-analysis. Rev Panam Salud PúblicaPan Am J Public Health.</w:t>
      </w:r>
    </w:p>
    <w:p w14:paraId="20BBFBA5" w14:textId="77777777" w:rsidR="00042743" w:rsidRPr="00042743" w:rsidRDefault="00042743" w:rsidP="00042743">
      <w:pPr>
        <w:pStyle w:val="Bibliografa"/>
        <w:rPr>
          <w:rFonts w:eastAsiaTheme="minorHAnsi"/>
          <w:lang w:val="es-ES"/>
        </w:rPr>
      </w:pPr>
      <w:r w:rsidRPr="00042743">
        <w:rPr>
          <w:rFonts w:eastAsiaTheme="minorHAnsi"/>
          <w:lang w:val="en-US"/>
        </w:rPr>
        <w:t>31.</w:t>
      </w:r>
      <w:r w:rsidRPr="00042743">
        <w:rPr>
          <w:rFonts w:eastAsiaTheme="minorHAnsi"/>
          <w:lang w:val="en-US"/>
        </w:rPr>
        <w:tab/>
        <w:t xml:space="preserve">Blencowe H, Cousens S, Oestergaard MZ, Chou D, Moller AB, Narwal R, et al. National, regional, and worldwide estimates of preterm birth rates in the year 2010 with time trends since 1990 for selected countries: A systematic analysis and implications. </w:t>
      </w:r>
      <w:r w:rsidRPr="00042743">
        <w:rPr>
          <w:rFonts w:eastAsiaTheme="minorHAnsi"/>
          <w:lang w:val="es-ES"/>
        </w:rPr>
        <w:t>The Lancet. 2012. doi:10.1016/S0140-6736(12)60820-4 PubMed PMID: 22682464.</w:t>
      </w:r>
    </w:p>
    <w:p w14:paraId="66B19A18" w14:textId="77777777" w:rsidR="00042743" w:rsidRPr="00042743" w:rsidRDefault="00042743" w:rsidP="00042743">
      <w:pPr>
        <w:pStyle w:val="Bibliografa"/>
        <w:rPr>
          <w:rFonts w:eastAsiaTheme="minorHAnsi"/>
          <w:lang w:val="es-ES"/>
        </w:rPr>
      </w:pPr>
      <w:r w:rsidRPr="00042743">
        <w:rPr>
          <w:rFonts w:eastAsiaTheme="minorHAnsi"/>
          <w:lang w:val="es-ES"/>
        </w:rPr>
        <w:t>32.</w:t>
      </w:r>
      <w:r w:rsidRPr="00042743">
        <w:rPr>
          <w:rFonts w:eastAsiaTheme="minorHAnsi"/>
          <w:lang w:val="es-ES"/>
        </w:rPr>
        <w:tab/>
        <w:t>Muñoz M. M, Kilchemmann F. C, Román N. A, Baeza W. B. Prevalencia de malformaciones congénitas en recién nacidos de la región de la Araucanía. Andes Pediatr. 2022 Jun 10;93(3):383–91. doi:10.32641/andespediatr.v93i3.3854</w:t>
      </w:r>
    </w:p>
    <w:p w14:paraId="46716A8D" w14:textId="77777777" w:rsidR="00042743" w:rsidRPr="00042743" w:rsidRDefault="00042743" w:rsidP="00042743">
      <w:pPr>
        <w:pStyle w:val="Bibliografa"/>
        <w:rPr>
          <w:rFonts w:eastAsiaTheme="minorHAnsi"/>
          <w:lang w:val="es-ES"/>
        </w:rPr>
      </w:pPr>
      <w:r w:rsidRPr="00042743">
        <w:rPr>
          <w:rFonts w:eastAsiaTheme="minorHAnsi"/>
          <w:lang w:val="es-ES"/>
        </w:rPr>
        <w:t>33.</w:t>
      </w:r>
      <w:r w:rsidRPr="00042743">
        <w:rPr>
          <w:rFonts w:eastAsiaTheme="minorHAnsi"/>
          <w:lang w:val="es-ES"/>
        </w:rPr>
        <w:tab/>
        <w:t>Ministerio de Desarrollo Social. Casen 2017: Región de la Araucanía 1 Resumen de resultados Pobreza Multidimensional. 2017;1–12.</w:t>
      </w:r>
    </w:p>
    <w:p w14:paraId="08118947" w14:textId="77777777" w:rsidR="00042743" w:rsidRPr="00042743" w:rsidRDefault="00042743" w:rsidP="00042743">
      <w:pPr>
        <w:pStyle w:val="Bibliografa"/>
        <w:rPr>
          <w:rFonts w:eastAsiaTheme="minorHAnsi"/>
          <w:lang w:val="es-ES"/>
        </w:rPr>
      </w:pPr>
      <w:r w:rsidRPr="00042743">
        <w:rPr>
          <w:rFonts w:eastAsiaTheme="minorHAnsi"/>
          <w:lang w:val="es-ES"/>
        </w:rPr>
        <w:t>34.</w:t>
      </w:r>
      <w:r w:rsidRPr="00042743">
        <w:rPr>
          <w:rFonts w:eastAsiaTheme="minorHAnsi"/>
          <w:lang w:val="es-ES"/>
        </w:rPr>
        <w:tab/>
        <w:t xml:space="preserve">Molina C, Toro A R, Morales S RGE, Manzano C, Leiva-Guzmán MA. </w:t>
      </w:r>
      <w:r w:rsidRPr="00042743">
        <w:rPr>
          <w:rFonts w:eastAsiaTheme="minorHAnsi"/>
          <w:lang w:val="en-US"/>
        </w:rPr>
        <w:t xml:space="preserve">Particulate matter in urban areas of south-central Chile exceeds air quality standards. </w:t>
      </w:r>
      <w:r w:rsidRPr="00042743">
        <w:rPr>
          <w:rFonts w:eastAsiaTheme="minorHAnsi"/>
          <w:lang w:val="es-ES"/>
        </w:rPr>
        <w:t>Air Qual Atmos Health. 2017 Jun;10(5):653–67. doi:10.1007/s11869-017-0459-y</w:t>
      </w:r>
    </w:p>
    <w:p w14:paraId="23CC2B68" w14:textId="77777777" w:rsidR="00042743" w:rsidRPr="00042743" w:rsidRDefault="00042743" w:rsidP="00042743">
      <w:pPr>
        <w:pStyle w:val="Bibliografa"/>
        <w:rPr>
          <w:rFonts w:eastAsiaTheme="minorHAnsi"/>
          <w:lang w:val="en-US"/>
        </w:rPr>
      </w:pPr>
      <w:r w:rsidRPr="00042743">
        <w:rPr>
          <w:rFonts w:eastAsiaTheme="minorHAnsi"/>
          <w:lang w:val="es-ES"/>
        </w:rPr>
        <w:t>35.</w:t>
      </w:r>
      <w:r w:rsidRPr="00042743">
        <w:rPr>
          <w:rFonts w:eastAsiaTheme="minorHAnsi"/>
          <w:lang w:val="es-ES"/>
        </w:rPr>
        <w:tab/>
        <w:t xml:space="preserve">Rojo Mendoza F, Hidalgo Dattwyler R. Las clases sociales y el modelamiento socioespacial de Temuco, Chile, a finales del siglo XX. </w:t>
      </w:r>
      <w:r w:rsidRPr="00042743">
        <w:rPr>
          <w:rFonts w:eastAsiaTheme="minorHAnsi"/>
          <w:lang w:val="en-US"/>
        </w:rPr>
        <w:t>Estud Demográficos Urbanos. 2021 Sep 17;36(3):825–63. doi:10.24201/edu.v36i3.1919</w:t>
      </w:r>
    </w:p>
    <w:p w14:paraId="6AA9FA9D" w14:textId="77777777" w:rsidR="00042743" w:rsidRPr="00042743" w:rsidRDefault="00042743" w:rsidP="00042743">
      <w:pPr>
        <w:pStyle w:val="Bibliografa"/>
        <w:rPr>
          <w:rFonts w:eastAsiaTheme="minorHAnsi"/>
          <w:lang w:val="en-US"/>
        </w:rPr>
      </w:pPr>
      <w:r w:rsidRPr="00042743">
        <w:rPr>
          <w:rFonts w:eastAsiaTheme="minorHAnsi"/>
          <w:lang w:val="en-US"/>
        </w:rPr>
        <w:lastRenderedPageBreak/>
        <w:t>36.</w:t>
      </w:r>
      <w:r w:rsidRPr="00042743">
        <w:rPr>
          <w:rFonts w:eastAsiaTheme="minorHAnsi"/>
          <w:lang w:val="en-US"/>
        </w:rPr>
        <w:tab/>
        <w:t>Hofflinger Á, Boso À, Oltra C. The Home Halo Effect: how Air Quality Perception is Influenced by Place Attachment. Hum Ecol. 2019 Aug;47(4):589–600. doi:10.1007/s10745-019-00100-z</w:t>
      </w:r>
    </w:p>
    <w:p w14:paraId="16003DF7" w14:textId="77777777" w:rsidR="00042743" w:rsidRPr="00042743" w:rsidRDefault="00042743" w:rsidP="00042743">
      <w:pPr>
        <w:pStyle w:val="Bibliografa"/>
        <w:rPr>
          <w:rFonts w:eastAsiaTheme="minorHAnsi"/>
          <w:lang w:val="es-ES"/>
        </w:rPr>
      </w:pPr>
      <w:r w:rsidRPr="00042743">
        <w:rPr>
          <w:rFonts w:eastAsiaTheme="minorHAnsi"/>
          <w:lang w:val="en-US"/>
        </w:rPr>
        <w:t>37.</w:t>
      </w:r>
      <w:r w:rsidRPr="00042743">
        <w:rPr>
          <w:rFonts w:eastAsiaTheme="minorHAnsi"/>
          <w:lang w:val="en-US"/>
        </w:rPr>
        <w:tab/>
        <w:t xml:space="preserve">M QC, C B, F R, J C, X O, J D, et al. Development of Land-Use Regression Models for Particulate Matter due to residential wood burning in Temuco, Chile. </w:t>
      </w:r>
      <w:r w:rsidRPr="00042743">
        <w:rPr>
          <w:rFonts w:eastAsiaTheme="minorHAnsi"/>
          <w:lang w:val="es-ES"/>
        </w:rPr>
        <w:t>Environ Epidemiol. 2019. doi:10.1097/01.ee9.0000609512.80652.77</w:t>
      </w:r>
    </w:p>
    <w:p w14:paraId="2255F9E9" w14:textId="77777777" w:rsidR="00042743" w:rsidRPr="00042743" w:rsidRDefault="00042743" w:rsidP="00042743">
      <w:pPr>
        <w:pStyle w:val="Bibliografa"/>
        <w:rPr>
          <w:rFonts w:eastAsiaTheme="minorHAnsi"/>
          <w:lang w:val="en-US"/>
        </w:rPr>
      </w:pPr>
      <w:r w:rsidRPr="00042743">
        <w:rPr>
          <w:rFonts w:eastAsiaTheme="minorHAnsi"/>
          <w:lang w:val="es-ES"/>
        </w:rPr>
        <w:t>38.</w:t>
      </w:r>
      <w:r w:rsidRPr="00042743">
        <w:rPr>
          <w:rFonts w:eastAsiaTheme="minorHAnsi"/>
          <w:lang w:val="es-ES"/>
        </w:rPr>
        <w:tab/>
        <w:t xml:space="preserve">DEIS, Ministerio de Salud. Serie de Tasa Natalidad [Internet]. </w:t>
      </w:r>
      <w:r w:rsidRPr="00042743">
        <w:rPr>
          <w:rFonts w:eastAsiaTheme="minorHAnsi"/>
          <w:lang w:val="en-US"/>
        </w:rPr>
        <w:t>[cited 2026 Oct 26]. Available from: https://informesdeis.minsal.cl/SASVisualAnalytics/?reportUri=%2Freports%2Freports%2Fa39b6235-6172-4b09-a8b1-ab5f87c72ea0&amp;sectionIndex=1&amp;sso_guest=true&amp;reportViewOnly=true&amp;reportContextBar=false&amp;sas-welcome=false&amp;utm_source=chatgpt.com</w:t>
      </w:r>
    </w:p>
    <w:p w14:paraId="57611691" w14:textId="77777777" w:rsidR="00042743" w:rsidRPr="00042743" w:rsidRDefault="00042743" w:rsidP="00042743">
      <w:pPr>
        <w:pStyle w:val="Bibliografa"/>
        <w:rPr>
          <w:rFonts w:eastAsiaTheme="minorHAnsi"/>
          <w:lang w:val="es-ES"/>
        </w:rPr>
      </w:pPr>
      <w:r w:rsidRPr="00042743">
        <w:rPr>
          <w:rFonts w:eastAsiaTheme="minorHAnsi"/>
          <w:lang w:val="es-ES"/>
        </w:rPr>
        <w:t>39.</w:t>
      </w:r>
      <w:r w:rsidRPr="00042743">
        <w:rPr>
          <w:rFonts w:eastAsiaTheme="minorHAnsi"/>
          <w:lang w:val="es-ES"/>
        </w:rPr>
        <w:tab/>
        <w:t xml:space="preserve">Quinteros ME, Blanco E, Sanabria J, Rosas-Diaz F, Blazquez CA, Ayala S, et al. </w:t>
      </w:r>
      <w:r w:rsidRPr="00042743">
        <w:rPr>
          <w:rFonts w:eastAsiaTheme="minorHAnsi"/>
          <w:lang w:val="en-US"/>
        </w:rPr>
        <w:t xml:space="preserve">Spatio-temporal distribution of particulate matter and wood-smoke tracers in Temuco, Chile: A city heavily impacted by residential wood-burning. </w:t>
      </w:r>
      <w:r w:rsidRPr="00042743">
        <w:rPr>
          <w:rFonts w:eastAsiaTheme="minorHAnsi"/>
          <w:lang w:val="es-ES"/>
        </w:rPr>
        <w:t>Atmos Environ. 2023 Feb;294:119529. doi:10.1016/j.atmosenv.2022.119529</w:t>
      </w:r>
    </w:p>
    <w:p w14:paraId="42AB97FC" w14:textId="77777777" w:rsidR="00042743" w:rsidRPr="00042743" w:rsidRDefault="00042743" w:rsidP="00042743">
      <w:pPr>
        <w:pStyle w:val="Bibliografa"/>
        <w:rPr>
          <w:rFonts w:eastAsiaTheme="minorHAnsi"/>
          <w:lang w:val="en-US"/>
        </w:rPr>
      </w:pPr>
      <w:r w:rsidRPr="00042743">
        <w:rPr>
          <w:rFonts w:eastAsiaTheme="minorHAnsi"/>
          <w:lang w:val="es-ES"/>
        </w:rPr>
        <w:t>40.</w:t>
      </w:r>
      <w:r w:rsidRPr="00042743">
        <w:rPr>
          <w:rFonts w:eastAsiaTheme="minorHAnsi"/>
          <w:lang w:val="es-ES"/>
        </w:rPr>
        <w:tab/>
        <w:t xml:space="preserve">Quinteros ME, Blazquez C, Ayala S, Kilby D, Cárdenas-R JP, Ossa X, et al. </w:t>
      </w:r>
      <w:r w:rsidRPr="00042743">
        <w:rPr>
          <w:rFonts w:eastAsiaTheme="minorHAnsi"/>
          <w:lang w:val="en-US"/>
        </w:rPr>
        <w:t>Development of Spatio-Temporal Land Use Regression Models for Fine Particulate Matter and Wood-Burning Tracers in Temuco, Chile. Environ Sci Technol. 2023 Dec 5;57(48):19473–86. doi:10.1021/acs.est.3c00720</w:t>
      </w:r>
    </w:p>
    <w:p w14:paraId="4BF27A2F" w14:textId="77777777" w:rsidR="00042743" w:rsidRPr="00042743" w:rsidRDefault="00042743" w:rsidP="00042743">
      <w:pPr>
        <w:pStyle w:val="Bibliografa"/>
        <w:rPr>
          <w:rFonts w:eastAsiaTheme="minorHAnsi"/>
          <w:lang w:val="es-ES"/>
        </w:rPr>
      </w:pPr>
      <w:r w:rsidRPr="00042743">
        <w:rPr>
          <w:rFonts w:eastAsiaTheme="minorHAnsi"/>
          <w:lang w:val="en-US"/>
        </w:rPr>
        <w:t>41.</w:t>
      </w:r>
      <w:r w:rsidRPr="00042743">
        <w:rPr>
          <w:rFonts w:eastAsiaTheme="minorHAnsi"/>
          <w:lang w:val="en-US"/>
        </w:rPr>
        <w:tab/>
        <w:t xml:space="preserve">Schueftan A, González AD. Reduction of firewood consumption by households in south-central Chile associated with energy efficiency programs. </w:t>
      </w:r>
      <w:r w:rsidRPr="00042743">
        <w:rPr>
          <w:rFonts w:eastAsiaTheme="minorHAnsi"/>
          <w:lang w:val="es-ES"/>
        </w:rPr>
        <w:t>Energy Policy. 2013. doi:10.1016/j.enpol.2013.08.097</w:t>
      </w:r>
    </w:p>
    <w:p w14:paraId="30463C89" w14:textId="77777777" w:rsidR="00042743" w:rsidRPr="00042743" w:rsidRDefault="00042743" w:rsidP="00042743">
      <w:pPr>
        <w:pStyle w:val="Bibliografa"/>
        <w:rPr>
          <w:rFonts w:eastAsiaTheme="minorHAnsi"/>
          <w:lang w:val="es-ES"/>
        </w:rPr>
      </w:pPr>
      <w:r w:rsidRPr="00042743">
        <w:rPr>
          <w:rFonts w:eastAsiaTheme="minorHAnsi"/>
          <w:lang w:val="es-ES"/>
        </w:rPr>
        <w:t>42.</w:t>
      </w:r>
      <w:r w:rsidRPr="00042743">
        <w:rPr>
          <w:rFonts w:eastAsiaTheme="minorHAnsi"/>
          <w:lang w:val="es-ES"/>
        </w:rPr>
        <w:tab/>
        <w:t xml:space="preserve">Reyes F, Ahumada S, Rojas F, Oyola P, Vásquez Y, Aguilera C, et al. </w:t>
      </w:r>
      <w:r w:rsidRPr="00042743">
        <w:rPr>
          <w:rFonts w:eastAsiaTheme="minorHAnsi"/>
          <w:lang w:val="en-US"/>
        </w:rPr>
        <w:t xml:space="preserve">Impact of Biomass Burning on Air Quality in Temuco City, Chile. </w:t>
      </w:r>
      <w:r w:rsidRPr="00042743">
        <w:rPr>
          <w:rFonts w:eastAsiaTheme="minorHAnsi"/>
          <w:lang w:val="es-ES"/>
        </w:rPr>
        <w:t>Aerosol Air Qual Res. 2021;21(11):210110. doi:10.4209/aaqr.210110</w:t>
      </w:r>
    </w:p>
    <w:p w14:paraId="118D16FC" w14:textId="77777777" w:rsidR="00042743" w:rsidRPr="00042743" w:rsidRDefault="00042743" w:rsidP="00042743">
      <w:pPr>
        <w:pStyle w:val="Bibliografa"/>
        <w:rPr>
          <w:rFonts w:eastAsiaTheme="minorHAnsi"/>
          <w:lang w:val="en-US"/>
        </w:rPr>
      </w:pPr>
      <w:r w:rsidRPr="00042743">
        <w:rPr>
          <w:rFonts w:eastAsiaTheme="minorHAnsi"/>
          <w:lang w:val="es-ES"/>
        </w:rPr>
        <w:t>43.</w:t>
      </w:r>
      <w:r w:rsidRPr="00042743">
        <w:rPr>
          <w:rFonts w:eastAsiaTheme="minorHAnsi"/>
          <w:lang w:val="es-ES"/>
        </w:rPr>
        <w:tab/>
        <w:t xml:space="preserve">Quinteros ME, Blazquez C, Rosas F, Ayala S, Delgado-saborit JM, Harrison RM, et al. Quality of automatic geocoding tools : a study using addresses from hospital record files in Temuco , Chile geocodificación : un estudio usando direcciones de fichas de registro hospitalario en Temuco , Chile A qualidade das ferramentas de geocodificação. </w:t>
      </w:r>
      <w:r w:rsidRPr="00042743">
        <w:rPr>
          <w:rFonts w:eastAsiaTheme="minorHAnsi"/>
          <w:lang w:val="en-US"/>
        </w:rPr>
        <w:t>Vol. 38. 2022;38(1):1–15. doi:10.1590/0102-311X00288920</w:t>
      </w:r>
    </w:p>
    <w:p w14:paraId="6CB77266" w14:textId="77777777" w:rsidR="00042743" w:rsidRPr="00042743" w:rsidRDefault="00042743" w:rsidP="00042743">
      <w:pPr>
        <w:pStyle w:val="Bibliografa"/>
        <w:rPr>
          <w:rFonts w:eastAsiaTheme="minorHAnsi"/>
          <w:lang w:val="en-US"/>
        </w:rPr>
      </w:pPr>
      <w:r w:rsidRPr="00042743">
        <w:rPr>
          <w:rFonts w:eastAsiaTheme="minorHAnsi"/>
          <w:lang w:val="en-US"/>
        </w:rPr>
        <w:t>44.</w:t>
      </w:r>
      <w:r w:rsidRPr="00042743">
        <w:rPr>
          <w:rFonts w:eastAsiaTheme="minorHAnsi"/>
          <w:lang w:val="en-US"/>
        </w:rPr>
        <w:tab/>
        <w:t>Wilson A, Chiu YHM, Hsu HHL, Wright RO, Wright RJ, Coull BA. Potential for Bias When Estimating Critical Windows for Air Pollution in Children’s Health. Am J Epidemiol. 2017. doi:10.1093/aje/kwx184 PubMed PMID: 29206986.</w:t>
      </w:r>
    </w:p>
    <w:p w14:paraId="54AC9D61" w14:textId="77777777" w:rsidR="00042743" w:rsidRPr="00042743" w:rsidRDefault="00042743" w:rsidP="00042743">
      <w:pPr>
        <w:pStyle w:val="Bibliografa"/>
        <w:rPr>
          <w:rFonts w:eastAsiaTheme="minorHAnsi"/>
          <w:lang w:val="en-US"/>
        </w:rPr>
      </w:pPr>
      <w:r w:rsidRPr="00042743">
        <w:rPr>
          <w:rFonts w:eastAsiaTheme="minorHAnsi"/>
          <w:lang w:val="en-US"/>
        </w:rPr>
        <w:t>45.</w:t>
      </w:r>
      <w:r w:rsidRPr="00042743">
        <w:rPr>
          <w:rFonts w:eastAsiaTheme="minorHAnsi"/>
          <w:lang w:val="en-US"/>
        </w:rPr>
        <w:tab/>
        <w:t xml:space="preserve">Gasparrini A. Distributed Lag Linear and Non-Linear Models in </w:t>
      </w:r>
      <w:r w:rsidRPr="00042743">
        <w:rPr>
          <w:rFonts w:eastAsiaTheme="minorHAnsi"/>
          <w:i/>
          <w:iCs/>
          <w:lang w:val="en-US"/>
        </w:rPr>
        <w:t>R</w:t>
      </w:r>
      <w:r w:rsidRPr="00042743">
        <w:rPr>
          <w:rFonts w:eastAsiaTheme="minorHAnsi"/>
          <w:lang w:val="en-US"/>
        </w:rPr>
        <w:t xml:space="preserve"> : The Package </w:t>
      </w:r>
      <w:r w:rsidRPr="00042743">
        <w:rPr>
          <w:rFonts w:eastAsiaTheme="minorHAnsi"/>
          <w:b/>
          <w:bCs/>
          <w:lang w:val="en-US"/>
        </w:rPr>
        <w:t>dlnm</w:t>
      </w:r>
      <w:r w:rsidRPr="00042743">
        <w:rPr>
          <w:rFonts w:eastAsiaTheme="minorHAnsi"/>
          <w:lang w:val="en-US"/>
        </w:rPr>
        <w:t>. J Stat Softw. 2011;43(8). doi:10.18637/jss.v043.i08</w:t>
      </w:r>
    </w:p>
    <w:p w14:paraId="7D1E627C" w14:textId="77777777" w:rsidR="00042743" w:rsidRPr="00042743" w:rsidRDefault="00042743" w:rsidP="00042743">
      <w:pPr>
        <w:pStyle w:val="Bibliografa"/>
        <w:rPr>
          <w:rFonts w:eastAsiaTheme="minorHAnsi"/>
          <w:lang w:val="en-US"/>
        </w:rPr>
      </w:pPr>
      <w:r w:rsidRPr="00042743">
        <w:rPr>
          <w:rFonts w:eastAsiaTheme="minorHAnsi"/>
          <w:lang w:val="en-US"/>
        </w:rPr>
        <w:t>46.</w:t>
      </w:r>
      <w:r w:rsidRPr="00042743">
        <w:rPr>
          <w:rFonts w:eastAsiaTheme="minorHAnsi"/>
          <w:lang w:val="en-US"/>
        </w:rPr>
        <w:tab/>
        <w:t>Wilson A, Chiu YHM, Hsu HHL, Wright RO, Wright RJ, Coull BA. Bayesian distributed lag interaction models to identify perinatal windows of vulnerability in children’s health. Biostatistics. 2017 Jul 1;18(3):537–52. doi:10.1093/biostatistics/kxx002</w:t>
      </w:r>
    </w:p>
    <w:p w14:paraId="11B51D7F" w14:textId="77777777" w:rsidR="00042743" w:rsidRPr="00042743" w:rsidRDefault="00042743" w:rsidP="00042743">
      <w:pPr>
        <w:pStyle w:val="Bibliografa"/>
        <w:rPr>
          <w:rFonts w:eastAsiaTheme="minorHAnsi"/>
          <w:lang w:val="en-US"/>
        </w:rPr>
      </w:pPr>
      <w:r w:rsidRPr="00042743">
        <w:rPr>
          <w:rFonts w:eastAsiaTheme="minorHAnsi"/>
          <w:lang w:val="en-US"/>
        </w:rPr>
        <w:lastRenderedPageBreak/>
        <w:t>47.</w:t>
      </w:r>
      <w:r w:rsidRPr="00042743">
        <w:rPr>
          <w:rFonts w:eastAsiaTheme="minorHAnsi"/>
          <w:lang w:val="en-US"/>
        </w:rPr>
        <w:tab/>
        <w:t>Wilson A, Hsu HHL, Chiu YHM, Wright RO, Wright RJ, Coull BA. Kernel machine and distributed lag models for assessing windows of susceptibility to environmental mixtures in children’s health studies. Ann Appl Stat. 2022 Jun 1;16(2). doi:10.1214/21-AOAS1533</w:t>
      </w:r>
    </w:p>
    <w:p w14:paraId="6C393A92" w14:textId="77777777" w:rsidR="00042743" w:rsidRPr="00042743" w:rsidRDefault="00042743" w:rsidP="00042743">
      <w:pPr>
        <w:pStyle w:val="Bibliografa"/>
        <w:rPr>
          <w:rFonts w:eastAsiaTheme="minorHAnsi"/>
          <w:lang w:val="en-US"/>
        </w:rPr>
      </w:pPr>
      <w:r w:rsidRPr="00042743">
        <w:rPr>
          <w:rFonts w:eastAsiaTheme="minorHAnsi"/>
          <w:lang w:val="en-US"/>
        </w:rPr>
        <w:t>48.</w:t>
      </w:r>
      <w:r w:rsidRPr="00042743">
        <w:rPr>
          <w:rFonts w:eastAsiaTheme="minorHAnsi"/>
          <w:lang w:val="en-US"/>
        </w:rPr>
        <w:tab/>
        <w:t>R Core Team [Internet]. 2024. (R: A language and environment for statistical computing.). Available from: https://www.R-project.org/</w:t>
      </w:r>
    </w:p>
    <w:p w14:paraId="6A88DE09" w14:textId="77777777" w:rsidR="00042743" w:rsidRPr="007C66A0" w:rsidRDefault="00042743" w:rsidP="00042743">
      <w:pPr>
        <w:pStyle w:val="Bibliografa"/>
        <w:rPr>
          <w:rFonts w:eastAsiaTheme="minorHAnsi"/>
          <w:lang w:val="es-ES"/>
        </w:rPr>
      </w:pPr>
      <w:r w:rsidRPr="00042743">
        <w:rPr>
          <w:rFonts w:eastAsiaTheme="minorHAnsi"/>
          <w:lang w:val="en-US"/>
        </w:rPr>
        <w:t>49.</w:t>
      </w:r>
      <w:r w:rsidRPr="00042743">
        <w:rPr>
          <w:rFonts w:eastAsiaTheme="minorHAnsi"/>
          <w:lang w:val="en-US"/>
        </w:rPr>
        <w:tab/>
        <w:t xml:space="preserve">WHO. Update of WHO Global Air Quality Guidelines. </w:t>
      </w:r>
      <w:r w:rsidRPr="007C66A0">
        <w:rPr>
          <w:rFonts w:eastAsiaTheme="minorHAnsi"/>
          <w:lang w:val="es-ES"/>
        </w:rPr>
        <w:t>Regional Office for Europe. 2021.</w:t>
      </w:r>
    </w:p>
    <w:p w14:paraId="1FBAE7CC" w14:textId="77777777" w:rsidR="00042743" w:rsidRPr="00042743" w:rsidRDefault="00042743" w:rsidP="00042743">
      <w:pPr>
        <w:pStyle w:val="Bibliografa"/>
        <w:rPr>
          <w:rFonts w:eastAsiaTheme="minorHAnsi"/>
          <w:lang w:val="en-US"/>
        </w:rPr>
      </w:pPr>
      <w:r w:rsidRPr="007C66A0">
        <w:rPr>
          <w:rFonts w:eastAsiaTheme="minorHAnsi"/>
          <w:lang w:val="es-ES"/>
        </w:rPr>
        <w:t>50.</w:t>
      </w:r>
      <w:r w:rsidRPr="007C66A0">
        <w:rPr>
          <w:rFonts w:eastAsiaTheme="minorHAnsi"/>
          <w:lang w:val="es-ES"/>
        </w:rPr>
        <w:tab/>
        <w:t xml:space="preserve">SICAM I. Actualización del Inventario de Emisiones Atmosféricas para las comuncas de Temuco y Padre Las Casas, Año Base 2017. </w:t>
      </w:r>
      <w:r w:rsidRPr="00042743">
        <w:rPr>
          <w:rFonts w:eastAsiaTheme="minorHAnsi"/>
          <w:lang w:val="en-US"/>
        </w:rPr>
        <w:t>Temuco, Chile; 2018.</w:t>
      </w:r>
    </w:p>
    <w:p w14:paraId="605B3F7F" w14:textId="77777777" w:rsidR="00042743" w:rsidRPr="00042743" w:rsidRDefault="00042743" w:rsidP="00042743">
      <w:pPr>
        <w:pStyle w:val="Bibliografa"/>
        <w:rPr>
          <w:rFonts w:eastAsiaTheme="minorHAnsi"/>
          <w:lang w:val="en-US"/>
        </w:rPr>
      </w:pPr>
      <w:r w:rsidRPr="00042743">
        <w:rPr>
          <w:rFonts w:eastAsiaTheme="minorHAnsi"/>
          <w:lang w:val="en-US"/>
        </w:rPr>
        <w:t>51.</w:t>
      </w:r>
      <w:r w:rsidRPr="00042743">
        <w:rPr>
          <w:rFonts w:eastAsiaTheme="minorHAnsi"/>
          <w:lang w:val="en-US"/>
        </w:rPr>
        <w:tab/>
        <w:t>Salinas P, Ponce N, Del Sol M, Vásquez B. Impact of PM2.5 Exposure from Wood Combustion on Reproductive Health: Implications for Fertility, Ovarian Function, and Fetal Development. Toxics. 2025 Mar 24;13(4):238. doi:10.3390/toxics13040238</w:t>
      </w:r>
    </w:p>
    <w:p w14:paraId="279FC26E" w14:textId="77777777" w:rsidR="00042743" w:rsidRPr="00042743" w:rsidRDefault="00042743" w:rsidP="00042743">
      <w:pPr>
        <w:pStyle w:val="Bibliografa"/>
        <w:rPr>
          <w:rFonts w:eastAsiaTheme="minorHAnsi"/>
          <w:lang w:val="en-US"/>
        </w:rPr>
      </w:pPr>
      <w:r w:rsidRPr="00042743">
        <w:rPr>
          <w:rFonts w:eastAsiaTheme="minorHAnsi"/>
          <w:lang w:val="en-US"/>
        </w:rPr>
        <w:t>52.</w:t>
      </w:r>
      <w:r w:rsidRPr="00042743">
        <w:rPr>
          <w:rFonts w:eastAsiaTheme="minorHAnsi"/>
          <w:lang w:val="en-US"/>
        </w:rPr>
        <w:tab/>
        <w:t>Zhang Q, Sun S, Sui X, Ding L, Yang M, Li C, et al. Associations between weekly air pollution exposure and congenital heart disease. Sci Total Environ. 2021 Feb;757:143821. doi:10.1016/j.scitotenv.2020.143821</w:t>
      </w:r>
    </w:p>
    <w:p w14:paraId="36F2C0E4" w14:textId="77777777" w:rsidR="00042743" w:rsidRPr="00042743" w:rsidRDefault="00042743" w:rsidP="00042743">
      <w:pPr>
        <w:pStyle w:val="Bibliografa"/>
        <w:rPr>
          <w:rFonts w:eastAsiaTheme="minorHAnsi"/>
          <w:lang w:val="en-US"/>
        </w:rPr>
      </w:pPr>
      <w:r w:rsidRPr="00042743">
        <w:rPr>
          <w:rFonts w:eastAsiaTheme="minorHAnsi"/>
          <w:lang w:val="en-US"/>
        </w:rPr>
        <w:t>53.</w:t>
      </w:r>
      <w:r w:rsidRPr="00042743">
        <w:rPr>
          <w:rFonts w:eastAsiaTheme="minorHAnsi"/>
          <w:lang w:val="en-US"/>
        </w:rPr>
        <w:tab/>
        <w:t>Gorini F, Tonacci A. Ambient Air Pollution and Congenital Heart Disease: Updated Evidence and Future Challenges. Antioxidants. 2025 Jan 3;14(1):48. doi:10.3390/antiox14010048</w:t>
      </w:r>
    </w:p>
    <w:p w14:paraId="19DEB6E2" w14:textId="77777777" w:rsidR="00042743" w:rsidRPr="00042743" w:rsidRDefault="00042743" w:rsidP="00042743">
      <w:pPr>
        <w:pStyle w:val="Bibliografa"/>
        <w:rPr>
          <w:rFonts w:eastAsiaTheme="minorHAnsi"/>
          <w:lang w:val="en-US"/>
        </w:rPr>
      </w:pPr>
      <w:r w:rsidRPr="00042743">
        <w:rPr>
          <w:rFonts w:eastAsiaTheme="minorHAnsi"/>
          <w:lang w:val="en-US"/>
        </w:rPr>
        <w:t>54.</w:t>
      </w:r>
      <w:r w:rsidRPr="00042743">
        <w:rPr>
          <w:rFonts w:eastAsiaTheme="minorHAnsi"/>
          <w:lang w:val="en-US"/>
        </w:rPr>
        <w:tab/>
        <w:t>Fiolna M, McEwan A. Suspected fetal anomalies: an overview for general obstetricians and gynaecologists. Obstet Gynaecol Reprod Med. 2023 Apr;33(4):97–104. doi:10.1016/j.ogrm.2023.01.007</w:t>
      </w:r>
    </w:p>
    <w:p w14:paraId="101ABD98" w14:textId="77777777" w:rsidR="00042743" w:rsidRPr="007C66A0" w:rsidRDefault="00042743" w:rsidP="00042743">
      <w:pPr>
        <w:pStyle w:val="Bibliografa"/>
        <w:rPr>
          <w:rFonts w:eastAsiaTheme="minorHAnsi"/>
          <w:lang w:val="es-ES"/>
        </w:rPr>
      </w:pPr>
      <w:r w:rsidRPr="00042743">
        <w:rPr>
          <w:rFonts w:eastAsiaTheme="minorHAnsi"/>
          <w:lang w:val="en-US"/>
        </w:rPr>
        <w:t>55.</w:t>
      </w:r>
      <w:r w:rsidRPr="00042743">
        <w:rPr>
          <w:rFonts w:eastAsiaTheme="minorHAnsi"/>
          <w:lang w:val="en-US"/>
        </w:rPr>
        <w:tab/>
        <w:t xml:space="preserve">Verma PK, Devaprasad M, Dave J, Meena R, Bhowmik H, Tripathi SN, et al. Summertime oxidative potential of atmospheric PM2.5 over New Delhi: Effect of aerosol ageing. </w:t>
      </w:r>
      <w:r w:rsidRPr="007C66A0">
        <w:rPr>
          <w:rFonts w:eastAsiaTheme="minorHAnsi"/>
          <w:lang w:val="es-ES"/>
        </w:rPr>
        <w:t>Sci Total Environ. 2024 Apr;920:170984. doi:10.1016/j.scitotenv.2024.170984</w:t>
      </w:r>
    </w:p>
    <w:p w14:paraId="6CE81A40" w14:textId="77777777" w:rsidR="00042743" w:rsidRPr="00042743" w:rsidRDefault="00042743" w:rsidP="00042743">
      <w:pPr>
        <w:pStyle w:val="Bibliografa"/>
        <w:rPr>
          <w:rFonts w:eastAsiaTheme="minorHAnsi"/>
          <w:lang w:val="en-US"/>
        </w:rPr>
      </w:pPr>
      <w:r w:rsidRPr="007C66A0">
        <w:rPr>
          <w:rFonts w:eastAsiaTheme="minorHAnsi"/>
          <w:lang w:val="es-ES"/>
        </w:rPr>
        <w:t>56.</w:t>
      </w:r>
      <w:r w:rsidRPr="007C66A0">
        <w:rPr>
          <w:rFonts w:eastAsiaTheme="minorHAnsi"/>
          <w:lang w:val="es-ES"/>
        </w:rPr>
        <w:tab/>
        <w:t xml:space="preserve">Superintendencia de Salud. ¿Cómo se clasifican los beneficiarios de FONASA según su tramo? </w:t>
      </w:r>
      <w:r w:rsidRPr="00042743">
        <w:rPr>
          <w:rFonts w:eastAsiaTheme="minorHAnsi"/>
          <w:lang w:val="en-US"/>
        </w:rPr>
        <w:t>[Internet]. Available from: https://www.superdesalud.gob.cl/preguntas-frecuentes/como-se-clasifican-los-beneficiarios-de-fonasa-segun-su-tramo/</w:t>
      </w:r>
    </w:p>
    <w:p w14:paraId="1F4405A2" w14:textId="77777777" w:rsidR="00042743" w:rsidRPr="00042743" w:rsidRDefault="00042743" w:rsidP="00042743">
      <w:pPr>
        <w:pStyle w:val="Bibliografa"/>
        <w:rPr>
          <w:rFonts w:eastAsiaTheme="minorHAnsi"/>
          <w:lang w:val="en-US"/>
        </w:rPr>
      </w:pPr>
      <w:r w:rsidRPr="00042743">
        <w:rPr>
          <w:rFonts w:eastAsiaTheme="minorHAnsi"/>
          <w:lang w:val="en-US"/>
        </w:rPr>
        <w:t>57.</w:t>
      </w:r>
      <w:r w:rsidRPr="00042743">
        <w:rPr>
          <w:rFonts w:eastAsiaTheme="minorHAnsi"/>
          <w:lang w:val="en-US"/>
        </w:rPr>
        <w:tab/>
        <w:t>Crispi F, Cherla A, Vivaldi EA, Mossialos E. Rebuilding the broken health contract in Chile. The Lancet. 2020;395(10233):1342. doi:10.1016/S0140-6736(20)30228-2</w:t>
      </w:r>
    </w:p>
    <w:p w14:paraId="0F98DF69" w14:textId="77777777" w:rsidR="00042743" w:rsidRPr="00042743" w:rsidRDefault="00042743" w:rsidP="00042743">
      <w:pPr>
        <w:pStyle w:val="Bibliografa"/>
        <w:rPr>
          <w:rFonts w:eastAsiaTheme="minorHAnsi"/>
          <w:lang w:val="en-US"/>
        </w:rPr>
      </w:pPr>
      <w:r w:rsidRPr="00042743">
        <w:rPr>
          <w:rFonts w:eastAsiaTheme="minorHAnsi"/>
          <w:lang w:val="en-US"/>
        </w:rPr>
        <w:t>58.</w:t>
      </w:r>
      <w:r w:rsidRPr="00042743">
        <w:rPr>
          <w:rFonts w:eastAsiaTheme="minorHAnsi"/>
          <w:lang w:val="en-US"/>
        </w:rPr>
        <w:tab/>
        <w:t>Bossert TJ, Leisewitz T. Innovation and Change in the Chilean Health System. N Engl J Med. 2016;374(1):1–5. doi:10.1056/nejmp1514202 PubMed PMID: 26735989.</w:t>
      </w:r>
    </w:p>
    <w:p w14:paraId="76BF8486" w14:textId="77777777" w:rsidR="00042743" w:rsidRPr="007C66A0" w:rsidRDefault="00042743" w:rsidP="00042743">
      <w:pPr>
        <w:pStyle w:val="Bibliografa"/>
        <w:rPr>
          <w:rFonts w:eastAsiaTheme="minorHAnsi"/>
          <w:lang w:val="es-ES"/>
        </w:rPr>
      </w:pPr>
      <w:r w:rsidRPr="00042743">
        <w:rPr>
          <w:rFonts w:eastAsiaTheme="minorHAnsi"/>
          <w:lang w:val="en-US"/>
        </w:rPr>
        <w:t>59.</w:t>
      </w:r>
      <w:r w:rsidRPr="00042743">
        <w:rPr>
          <w:rFonts w:eastAsiaTheme="minorHAnsi"/>
          <w:lang w:val="en-US"/>
        </w:rPr>
        <w:tab/>
        <w:t xml:space="preserve">Bastias G, Pantoja T, Leisewitz T, Zarate V. Health care reform in Chile. </w:t>
      </w:r>
      <w:r w:rsidRPr="007C66A0">
        <w:rPr>
          <w:rFonts w:eastAsiaTheme="minorHAnsi"/>
          <w:lang w:val="es-ES"/>
        </w:rPr>
        <w:t>Can Med Assoc J. 2008 Dec 2;179(12):1289–92. doi:10.1503/cmaj.071843</w:t>
      </w:r>
    </w:p>
    <w:p w14:paraId="2C4C1087" w14:textId="77777777" w:rsidR="00042743" w:rsidRPr="00042743" w:rsidRDefault="00042743" w:rsidP="00042743">
      <w:pPr>
        <w:pStyle w:val="Bibliografa"/>
        <w:rPr>
          <w:rFonts w:eastAsiaTheme="minorHAnsi"/>
          <w:lang w:val="en-US"/>
        </w:rPr>
      </w:pPr>
      <w:r w:rsidRPr="007C66A0">
        <w:rPr>
          <w:rFonts w:eastAsiaTheme="minorHAnsi"/>
          <w:lang w:val="es-ES"/>
        </w:rPr>
        <w:t>60.</w:t>
      </w:r>
      <w:r w:rsidRPr="007C66A0">
        <w:rPr>
          <w:rFonts w:eastAsiaTheme="minorHAnsi"/>
          <w:lang w:val="es-ES"/>
        </w:rPr>
        <w:tab/>
        <w:t xml:space="preserve">Sampson EA. Progreso, retos y la equidad en Plan AUGE (Acceso Universal con Garantías Explícitas en Salud (2005-2020). </w:t>
      </w:r>
      <w:r w:rsidRPr="00042743">
        <w:rPr>
          <w:rFonts w:eastAsiaTheme="minorHAnsi"/>
          <w:lang w:val="en-US"/>
        </w:rPr>
        <w:t>Estudios. 2022 May 31;(44):88–126. doi:10.15517/re.v0i44.51191</w:t>
      </w:r>
    </w:p>
    <w:p w14:paraId="7D22CAA7" w14:textId="77777777" w:rsidR="00042743" w:rsidRPr="00042743" w:rsidRDefault="00042743" w:rsidP="00042743">
      <w:pPr>
        <w:pStyle w:val="Bibliografa"/>
        <w:rPr>
          <w:rFonts w:eastAsiaTheme="minorHAnsi"/>
          <w:lang w:val="en-US"/>
        </w:rPr>
      </w:pPr>
      <w:r w:rsidRPr="00042743">
        <w:rPr>
          <w:rFonts w:eastAsiaTheme="minorHAnsi"/>
          <w:lang w:val="en-US"/>
        </w:rPr>
        <w:lastRenderedPageBreak/>
        <w:t>61.</w:t>
      </w:r>
      <w:r w:rsidRPr="00042743">
        <w:rPr>
          <w:rFonts w:eastAsiaTheme="minorHAnsi"/>
          <w:lang w:val="en-US"/>
        </w:rPr>
        <w:tab/>
        <w:t>Reyes R, Schueftan A, Ruiz C, González AD. Controlling air pollution in a context of high energy poverty levels in southern Chile: Clean air but colder houses? Energy Policy. 2019. doi:10.1016/j.enpol.2018.10.022</w:t>
      </w:r>
    </w:p>
    <w:p w14:paraId="3AC5710A" w14:textId="77777777" w:rsidR="00042743" w:rsidRPr="00042743" w:rsidRDefault="00042743" w:rsidP="00042743">
      <w:pPr>
        <w:pStyle w:val="Bibliografa"/>
        <w:rPr>
          <w:rFonts w:eastAsiaTheme="minorHAnsi"/>
          <w:lang w:val="en-US"/>
        </w:rPr>
      </w:pPr>
      <w:r w:rsidRPr="00042743">
        <w:rPr>
          <w:rFonts w:eastAsiaTheme="minorHAnsi"/>
          <w:lang w:val="en-US"/>
        </w:rPr>
        <w:t>62.</w:t>
      </w:r>
      <w:r w:rsidRPr="00042743">
        <w:rPr>
          <w:rFonts w:eastAsiaTheme="minorHAnsi"/>
          <w:lang w:val="en-US"/>
        </w:rPr>
        <w:tab/>
        <w:t>Nobles J, Hamoudi A. Detecting the Effects of Early-Life Exposures: Why Fecundity Matters. Popul Res Policy Rev. 2019 Dec;38(6):783–809. doi:10.1007/s11113-019-09562-x</w:t>
      </w:r>
    </w:p>
    <w:p w14:paraId="438E5696" w14:textId="77777777" w:rsidR="00042743" w:rsidRPr="007C66A0" w:rsidRDefault="00042743" w:rsidP="00042743">
      <w:pPr>
        <w:pStyle w:val="Bibliografa"/>
        <w:rPr>
          <w:rFonts w:eastAsiaTheme="minorHAnsi"/>
          <w:lang w:val="es-ES"/>
        </w:rPr>
      </w:pPr>
      <w:r w:rsidRPr="00042743">
        <w:rPr>
          <w:rFonts w:eastAsiaTheme="minorHAnsi"/>
          <w:lang w:val="en-US"/>
        </w:rPr>
        <w:t>63.</w:t>
      </w:r>
      <w:r w:rsidRPr="00042743">
        <w:rPr>
          <w:rFonts w:eastAsiaTheme="minorHAnsi"/>
          <w:lang w:val="en-US"/>
        </w:rPr>
        <w:tab/>
        <w:t xml:space="preserve">Goin DE, Casey JA, Kioumourtzoglou MA, Cushing LJ, Morello-Frosch R. Environmental hazards, social inequality, and fetal loss: Implications of live-birth bias for estimation of disparities in birth outcomes. </w:t>
      </w:r>
      <w:r w:rsidRPr="007C66A0">
        <w:rPr>
          <w:rFonts w:eastAsiaTheme="minorHAnsi"/>
          <w:lang w:val="es-ES"/>
        </w:rPr>
        <w:t>Environ Epidemiol. 2021 Apr;5(2):e131. doi:10.1097/EE9.0000000000000131</w:t>
      </w:r>
    </w:p>
    <w:p w14:paraId="469C9D0C" w14:textId="77777777" w:rsidR="00042743" w:rsidRPr="00042743" w:rsidRDefault="00042743" w:rsidP="00042743">
      <w:pPr>
        <w:pStyle w:val="Bibliografa"/>
        <w:rPr>
          <w:rFonts w:eastAsiaTheme="minorHAnsi"/>
          <w:lang w:val="en-US"/>
        </w:rPr>
      </w:pPr>
      <w:r w:rsidRPr="007C66A0">
        <w:rPr>
          <w:rFonts w:eastAsiaTheme="minorHAnsi"/>
          <w:lang w:val="es-ES"/>
        </w:rPr>
        <w:t>64.</w:t>
      </w:r>
      <w:r w:rsidRPr="007C66A0">
        <w:rPr>
          <w:rFonts w:eastAsiaTheme="minorHAnsi"/>
          <w:lang w:val="es-ES"/>
        </w:rPr>
        <w:tab/>
        <w:t xml:space="preserve">Liew Z, Olsen J, Cui X, Ritz B, Arah OA. </w:t>
      </w:r>
      <w:r w:rsidRPr="00042743">
        <w:rPr>
          <w:rFonts w:eastAsiaTheme="minorHAnsi"/>
          <w:lang w:val="en-US"/>
        </w:rPr>
        <w:t>Bias from conditioning on live birth in pregnancy cohorts: An illustration based on neurodevelopment in children after prenatal exposure to organic pollutants. Int J Epidemiol. 2015. doi:10.1093/ije/dyu249 PubMed PMID: 25604449.</w:t>
      </w:r>
    </w:p>
    <w:p w14:paraId="0141A610" w14:textId="77777777" w:rsidR="00042743" w:rsidRPr="00042743" w:rsidRDefault="00042743" w:rsidP="00042743">
      <w:pPr>
        <w:pStyle w:val="Bibliografa"/>
        <w:rPr>
          <w:rFonts w:eastAsiaTheme="minorHAnsi"/>
          <w:lang w:val="en-US"/>
        </w:rPr>
      </w:pPr>
      <w:r w:rsidRPr="00042743">
        <w:rPr>
          <w:rFonts w:eastAsiaTheme="minorHAnsi"/>
          <w:lang w:val="en-US"/>
        </w:rPr>
        <w:t>65.</w:t>
      </w:r>
      <w:r w:rsidRPr="00042743">
        <w:rPr>
          <w:rFonts w:eastAsiaTheme="minorHAnsi"/>
          <w:lang w:val="en-US"/>
        </w:rPr>
        <w:tab/>
        <w:t>Fleming TP, Sun C, Denisenko O, Caetano L, Aljahdali A, Gould JM, et al. Environmental Exposures around Conception: Developmental Pathways Leading to Lifetime Disease Risk. Int J Environ Res Public Health. 2021 Sep 6;18(17):9380. doi:10.3390/ijerph18179380</w:t>
      </w:r>
    </w:p>
    <w:p w14:paraId="4E8C58FA" w14:textId="77777777" w:rsidR="00042743" w:rsidRPr="00042743" w:rsidRDefault="00042743" w:rsidP="00042743">
      <w:pPr>
        <w:pStyle w:val="Bibliografa"/>
        <w:rPr>
          <w:rFonts w:eastAsiaTheme="minorHAnsi"/>
          <w:lang w:val="en-US"/>
        </w:rPr>
      </w:pPr>
      <w:r w:rsidRPr="00042743">
        <w:rPr>
          <w:rFonts w:eastAsiaTheme="minorHAnsi"/>
          <w:lang w:val="en-US"/>
        </w:rPr>
        <w:t>66.</w:t>
      </w:r>
      <w:r w:rsidRPr="00042743">
        <w:rPr>
          <w:rFonts w:eastAsiaTheme="minorHAnsi"/>
          <w:lang w:val="en-US"/>
        </w:rPr>
        <w:tab/>
        <w:t>Alwan S, Chambers C. Identifying Human Teratogens: An Update. J Pediatr Genet. 2015 Jul 31;04(02):039–41. doi:10.1055/s-0035-1556745</w:t>
      </w:r>
    </w:p>
    <w:p w14:paraId="793E4C41" w14:textId="77777777" w:rsidR="00042743" w:rsidRPr="00042743" w:rsidRDefault="00042743" w:rsidP="00042743">
      <w:pPr>
        <w:pStyle w:val="Bibliografa"/>
        <w:rPr>
          <w:rFonts w:eastAsiaTheme="minorHAnsi"/>
          <w:lang w:val="en-US"/>
        </w:rPr>
      </w:pPr>
      <w:r w:rsidRPr="00042743">
        <w:rPr>
          <w:rFonts w:eastAsiaTheme="minorHAnsi"/>
          <w:lang w:val="en-US"/>
        </w:rPr>
        <w:t>67.</w:t>
      </w:r>
      <w:r w:rsidRPr="00042743">
        <w:rPr>
          <w:rFonts w:eastAsiaTheme="minorHAnsi"/>
          <w:lang w:val="en-US"/>
        </w:rPr>
        <w:tab/>
        <w:t>Velazquez MA, Fleming TP, Watkins AJ. Periconceptional environment and the developmental origins of disease. J Endocrinol. 2019 Jul;242(1):T33–49. doi:10.1530/JOE-18-0676</w:t>
      </w:r>
    </w:p>
    <w:p w14:paraId="66005252" w14:textId="77777777" w:rsidR="00042743" w:rsidRPr="00042743" w:rsidRDefault="00042743" w:rsidP="00042743">
      <w:pPr>
        <w:pStyle w:val="Bibliografa"/>
        <w:rPr>
          <w:rFonts w:eastAsiaTheme="minorHAnsi"/>
          <w:lang w:val="en-US"/>
        </w:rPr>
      </w:pPr>
      <w:r w:rsidRPr="00042743">
        <w:rPr>
          <w:rFonts w:eastAsiaTheme="minorHAnsi"/>
          <w:lang w:val="en-US"/>
        </w:rPr>
        <w:t>68.</w:t>
      </w:r>
      <w:r w:rsidRPr="00042743">
        <w:rPr>
          <w:rFonts w:eastAsiaTheme="minorHAnsi"/>
          <w:lang w:val="en-US"/>
        </w:rPr>
        <w:tab/>
        <w:t>Heinke D, Rich‐Edwards JW, Williams PL, Hernandez‐Diaz S, Anderka M, Fisher SC, et al. Quantification of selection bias in studies of risk factors for birth defects among livebirths. Paediatr Perinat Epidemiol. 2020 Nov;34(6):655–64. doi:10.1111/ppe.12650</w:t>
      </w:r>
    </w:p>
    <w:p w14:paraId="3563059B" w14:textId="77777777" w:rsidR="00042743" w:rsidRPr="00042743" w:rsidRDefault="00042743" w:rsidP="00042743">
      <w:pPr>
        <w:pStyle w:val="Bibliografa"/>
        <w:rPr>
          <w:rFonts w:eastAsiaTheme="minorHAnsi"/>
          <w:lang w:val="en-US"/>
        </w:rPr>
      </w:pPr>
      <w:r w:rsidRPr="00042743">
        <w:rPr>
          <w:rFonts w:eastAsiaTheme="minorHAnsi"/>
          <w:lang w:val="en-US"/>
        </w:rPr>
        <w:t>69.</w:t>
      </w:r>
      <w:r w:rsidRPr="00042743">
        <w:rPr>
          <w:rFonts w:eastAsiaTheme="minorHAnsi"/>
          <w:lang w:val="en-US"/>
        </w:rPr>
        <w:tab/>
        <w:t>Al-Dewik N, Samara M, Younes S, Al-jurf R, Nasrallah G, Al-Obaidly S, et al. Prevalence, predictors, and outcomes of major congenital anomalies: A population-based register study. Sci Rep. 2023 Feb 7;13(1):2198. doi:10.1038/s41598-023-27935-3</w:t>
      </w:r>
    </w:p>
    <w:p w14:paraId="32DAE1C7" w14:textId="77777777" w:rsidR="00042743" w:rsidRPr="00042743" w:rsidRDefault="00042743" w:rsidP="00042743">
      <w:pPr>
        <w:pStyle w:val="Bibliografa"/>
        <w:rPr>
          <w:rFonts w:eastAsiaTheme="minorHAnsi"/>
          <w:lang w:val="en-US"/>
        </w:rPr>
      </w:pPr>
      <w:r w:rsidRPr="00042743">
        <w:rPr>
          <w:rFonts w:eastAsiaTheme="minorHAnsi"/>
          <w:lang w:val="en-US"/>
        </w:rPr>
        <w:t>70.</w:t>
      </w:r>
      <w:r w:rsidRPr="00042743">
        <w:rPr>
          <w:rFonts w:eastAsiaTheme="minorHAnsi"/>
          <w:lang w:val="en-US"/>
        </w:rPr>
        <w:tab/>
        <w:t>Zubrzycki M, Schramm R, Costard-Jäckle A, Grohmann J, Gummert JF, Zubrzycka M. Cardiac Development and Factors Influencing the Development of Congenital Heart Defects (CHDs): Part I. Int J Mol Sci. 2024 Jun 28;25(13):7117. doi:10.3390/ijms25137117</w:t>
      </w:r>
    </w:p>
    <w:p w14:paraId="12145A4D" w14:textId="77777777" w:rsidR="00042743" w:rsidRPr="00042743" w:rsidRDefault="00042743" w:rsidP="00042743">
      <w:pPr>
        <w:pStyle w:val="Bibliografa"/>
        <w:rPr>
          <w:rFonts w:eastAsiaTheme="minorHAnsi"/>
          <w:lang w:val="en-US"/>
        </w:rPr>
      </w:pPr>
      <w:r w:rsidRPr="00042743">
        <w:rPr>
          <w:rFonts w:eastAsiaTheme="minorHAnsi"/>
          <w:lang w:val="en-US"/>
        </w:rPr>
        <w:t>71.</w:t>
      </w:r>
      <w:r w:rsidRPr="00042743">
        <w:rPr>
          <w:rFonts w:eastAsiaTheme="minorHAnsi"/>
          <w:lang w:val="en-US"/>
        </w:rPr>
        <w:tab/>
        <w:t>Leung M, Kioumourtzoglou MA, Raz R, Weisskopf MG. Bias due to Selection on Live Births in Studies of Environmental Exposures during Pregnancy: A Simulation Study. Environ Health Perspect. 2021 Apr;129(4):047001. doi:10.1289/EHP7961</w:t>
      </w:r>
    </w:p>
    <w:p w14:paraId="31D8E8A2" w14:textId="77777777" w:rsidR="00042743" w:rsidRPr="007C66A0" w:rsidRDefault="00042743" w:rsidP="00042743">
      <w:pPr>
        <w:pStyle w:val="Bibliografa"/>
        <w:rPr>
          <w:rFonts w:eastAsiaTheme="minorHAnsi"/>
          <w:lang w:val="es-ES"/>
        </w:rPr>
      </w:pPr>
      <w:r w:rsidRPr="00042743">
        <w:rPr>
          <w:rFonts w:eastAsiaTheme="minorHAnsi"/>
          <w:lang w:val="en-US"/>
        </w:rPr>
        <w:t>72.</w:t>
      </w:r>
      <w:r w:rsidRPr="00042743">
        <w:rPr>
          <w:rFonts w:eastAsiaTheme="minorHAnsi"/>
          <w:lang w:val="en-US"/>
        </w:rPr>
        <w:tab/>
        <w:t xml:space="preserve">Ritz B, Wilhelm M. Ambient Air Pollution and Adverse Birth Outcomes: Methodologic Issues in an Emerging Field. </w:t>
      </w:r>
      <w:r w:rsidRPr="007C66A0">
        <w:rPr>
          <w:rFonts w:eastAsiaTheme="minorHAnsi"/>
          <w:lang w:val="es-ES"/>
        </w:rPr>
        <w:t>Basic Clin Pharmacol Toxicol. 2008 Feb;102(2):182–90. doi:10.1111/j.1742-7843.2007.00161.x</w:t>
      </w:r>
    </w:p>
    <w:p w14:paraId="69614C37" w14:textId="77777777" w:rsidR="00042743" w:rsidRPr="007C66A0" w:rsidRDefault="00042743" w:rsidP="00042743">
      <w:pPr>
        <w:pStyle w:val="Bibliografa"/>
        <w:rPr>
          <w:rFonts w:eastAsiaTheme="minorHAnsi"/>
          <w:lang w:val="es-ES"/>
        </w:rPr>
      </w:pPr>
      <w:r w:rsidRPr="007C66A0">
        <w:rPr>
          <w:rFonts w:eastAsiaTheme="minorHAnsi"/>
          <w:lang w:val="es-ES"/>
        </w:rPr>
        <w:t>73.</w:t>
      </w:r>
      <w:r w:rsidRPr="007C66A0">
        <w:rPr>
          <w:rFonts w:eastAsiaTheme="minorHAnsi"/>
          <w:lang w:val="es-ES"/>
        </w:rPr>
        <w:tab/>
        <w:t>Álvarez B, Boso Á. Representaciones sociales de la contaminación del aire y las estufas de leña en diferentes niveles socioeconómicos de la ciudad de Temuco, Chile. Rev Int Contam Ambient. 2018;34(3):527–40. doi:10.20937/RICA.2018.34.03.14</w:t>
      </w:r>
    </w:p>
    <w:p w14:paraId="54B5D11E" w14:textId="77777777" w:rsidR="00042743" w:rsidRPr="00042743" w:rsidRDefault="00042743" w:rsidP="00042743">
      <w:pPr>
        <w:pStyle w:val="Bibliografa"/>
        <w:rPr>
          <w:rFonts w:eastAsiaTheme="minorHAnsi"/>
          <w:lang w:val="en-US"/>
        </w:rPr>
      </w:pPr>
      <w:r w:rsidRPr="007C66A0">
        <w:rPr>
          <w:rFonts w:eastAsiaTheme="minorHAnsi"/>
          <w:lang w:val="es-ES"/>
        </w:rPr>
        <w:lastRenderedPageBreak/>
        <w:t>74.</w:t>
      </w:r>
      <w:r w:rsidRPr="007C66A0">
        <w:rPr>
          <w:rFonts w:eastAsiaTheme="minorHAnsi"/>
          <w:lang w:val="es-ES"/>
        </w:rPr>
        <w:tab/>
        <w:t xml:space="preserve">Social M del D. Observatorio Social: Región de La Araucanía. </w:t>
      </w:r>
      <w:r w:rsidRPr="00042743">
        <w:rPr>
          <w:rFonts w:eastAsiaTheme="minorHAnsi"/>
          <w:lang w:val="en-US"/>
        </w:rPr>
        <w:t>2015.</w:t>
      </w:r>
    </w:p>
    <w:p w14:paraId="6A31C125" w14:textId="5E243E65" w:rsidR="00A643D9" w:rsidRPr="005A2BC1" w:rsidRDefault="00590857" w:rsidP="00042743">
      <w:pPr>
        <w:pStyle w:val="Bibliografa"/>
        <w:rPr>
          <w:rFonts w:ascii="Arial" w:hAnsi="Arial" w:cs="Arial"/>
          <w:lang w:val="en-US"/>
        </w:rPr>
      </w:pPr>
      <w:r w:rsidRPr="00ED2676">
        <w:rPr>
          <w:rFonts w:ascii="Arial" w:hAnsi="Arial" w:cs="Arial"/>
          <w:b/>
          <w:bCs/>
          <w:lang w:val="en-US"/>
        </w:rPr>
        <w:fldChar w:fldCharType="end"/>
      </w:r>
    </w:p>
    <w:sectPr w:rsidR="00A643D9" w:rsidRPr="005A2BC1" w:rsidSect="00914962">
      <w:headerReference w:type="even" r:id="rId8"/>
      <w:footerReference w:type="even" r:id="rId9"/>
      <w:headerReference w:type="first" r:id="rId10"/>
      <w:footerReference w:type="first" r:id="rId11"/>
      <w:pgSz w:w="12240" w:h="15840"/>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E95555" w14:textId="77777777" w:rsidR="00BA2687" w:rsidRDefault="00BA2687" w:rsidP="00A21B55">
      <w:pPr>
        <w:spacing w:after="0" w:line="240" w:lineRule="auto"/>
      </w:pPr>
      <w:r>
        <w:separator/>
      </w:r>
    </w:p>
  </w:endnote>
  <w:endnote w:type="continuationSeparator" w:id="0">
    <w:p w14:paraId="42EBB129" w14:textId="77777777" w:rsidR="00BA2687" w:rsidRDefault="00BA2687" w:rsidP="00A21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41C5F6" w14:textId="77777777" w:rsidR="005343CD" w:rsidRDefault="005343CD">
    <w:pPr>
      <w:pStyle w:val="Piedepgina"/>
    </w:pPr>
    <w:r>
      <w:rPr>
        <w:noProof/>
        <w14:ligatures w14:val="standardContextual"/>
      </w:rPr>
      <mc:AlternateContent>
        <mc:Choice Requires="wps">
          <w:drawing>
            <wp:anchor distT="0" distB="0" distL="0" distR="0" simplePos="0" relativeHeight="251658243" behindDoc="0" locked="0" layoutInCell="1" allowOverlap="1" wp14:anchorId="53F53734" wp14:editId="01539FF5">
              <wp:simplePos x="635" y="635"/>
              <wp:positionH relativeFrom="page">
                <wp:align>center</wp:align>
              </wp:positionH>
              <wp:positionV relativeFrom="page">
                <wp:align>bottom</wp:align>
              </wp:positionV>
              <wp:extent cx="3448050" cy="361950"/>
              <wp:effectExtent l="0" t="0" r="0" b="0"/>
              <wp:wrapNone/>
              <wp:docPr id="205253501" name="Cuadro de texto 5" descr="Solo para colaboradores autorizados. No distribuir externamente.">
                <a:extLst xmlns:a="http://schemas.openxmlformats.org/drawingml/2006/main">
                  <a:ext uri="{FF2B5EF4-FFF2-40B4-BE49-F238E27FC236}">
                    <a16:creationId xmlns:a16="http://schemas.microsoft.com/office/drawing/2014/main" id="{9D0391B5-763B-479A-819D-0625446561B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48050" cy="361950"/>
                      </a:xfrm>
                      <a:prstGeom prst="rect">
                        <a:avLst/>
                      </a:prstGeom>
                      <a:noFill/>
                      <a:ln>
                        <a:noFill/>
                      </a:ln>
                    </wps:spPr>
                    <wps:txbx>
                      <w:txbxContent>
                        <w:p w14:paraId="60806636" w14:textId="77777777" w:rsidR="005343CD" w:rsidRPr="00A21B55" w:rsidRDefault="005343CD" w:rsidP="00A21B55">
                          <w:pPr>
                            <w:spacing w:after="0"/>
                            <w:rPr>
                              <w:rFonts w:ascii="Aptos" w:eastAsia="Aptos" w:hAnsi="Aptos" w:cs="Aptos"/>
                              <w:noProof/>
                              <w:color w:val="000000"/>
                              <w:sz w:val="20"/>
                              <w:szCs w:val="20"/>
                            </w:rPr>
                          </w:pPr>
                          <w:r w:rsidRPr="00A21B55">
                            <w:rPr>
                              <w:rFonts w:ascii="Aptos" w:eastAsia="Aptos" w:hAnsi="Aptos" w:cs="Aptos"/>
                              <w:noProof/>
                              <w:color w:val="000000"/>
                              <w:sz w:val="20"/>
                              <w:szCs w:val="20"/>
                            </w:rPr>
                            <w:t>Solo para colaboradores autorizados. No distribuir externamente.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3E9249EF">
            <v:shapetype id="_x0000_t202" coordsize="21600,21600" o:spt="202" path="m,l,21600r21600,l21600,xe" w14:anchorId="53F53734">
              <v:stroke joinstyle="miter"/>
              <v:path gradientshapeok="t" o:connecttype="rect"/>
            </v:shapetype>
            <v:shape id="Cuadro de texto 5" style="position:absolute;margin-left:0;margin-top:0;width:271.5pt;height:28.5pt;z-index:251658243;visibility:visible;mso-wrap-style:none;mso-wrap-distance-left:0;mso-wrap-distance-top:0;mso-wrap-distance-right:0;mso-wrap-distance-bottom:0;mso-position-horizontal:center;mso-position-horizontal-relative:page;mso-position-vertical:bottom;mso-position-vertical-relative:page;v-text-anchor:bottom" alt="Solo para colaboradores autorizados. No distribuir externament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">
              <v:textbox style="mso-fit-shape-to-text:t" inset="0,0,0,15pt">
                <w:txbxContent>
                  <w:p w:rsidRPr="00A21B55" w:rsidR="005343CD" w:rsidP="00A21B55" w:rsidRDefault="005343CD" w14:paraId="1BD4AB17" w14:textId="77777777">
                    <w:pPr>
                      <w:spacing w:after="0"/>
                      <w:rPr>
                        <w:rFonts w:ascii="Aptos" w:hAnsi="Aptos" w:eastAsia="Aptos" w:cs="Aptos"/>
                        <w:noProof/>
                        <w:color w:val="000000"/>
                        <w:sz w:val="20"/>
                        <w:szCs w:val="20"/>
                      </w:rPr>
                    </w:pPr>
                    <w:r w:rsidRPr="00A21B55">
                      <w:rPr>
                        <w:rFonts w:ascii="Aptos" w:hAnsi="Aptos" w:eastAsia="Aptos" w:cs="Aptos"/>
                        <w:noProof/>
                        <w:color w:val="000000"/>
                        <w:sz w:val="20"/>
                        <w:szCs w:val="20"/>
                      </w:rPr>
                      <w:t>Solo para colaboradores autorizados. No distribuir externamente.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F8981" w14:textId="77777777" w:rsidR="005343CD" w:rsidRDefault="005343CD">
    <w:pPr>
      <w:pStyle w:val="Piedepgina"/>
    </w:pPr>
    <w:r>
      <w:rPr>
        <w:noProof/>
        <w14:ligatures w14:val="standardContextual"/>
      </w:rPr>
      <mc:AlternateContent>
        <mc:Choice Requires="wps">
          <w:drawing>
            <wp:anchor distT="0" distB="0" distL="0" distR="0" simplePos="0" relativeHeight="251658242" behindDoc="0" locked="0" layoutInCell="1" allowOverlap="1" wp14:anchorId="269F6E5D" wp14:editId="4D59A181">
              <wp:simplePos x="635" y="635"/>
              <wp:positionH relativeFrom="page">
                <wp:align>center</wp:align>
              </wp:positionH>
              <wp:positionV relativeFrom="page">
                <wp:align>bottom</wp:align>
              </wp:positionV>
              <wp:extent cx="3448050" cy="361950"/>
              <wp:effectExtent l="0" t="0" r="0" b="0"/>
              <wp:wrapNone/>
              <wp:docPr id="1265776727" name="Cuadro de texto 4" descr="Solo para colaboradores autorizados. No distribuir externamente.">
                <a:extLst xmlns:a="http://schemas.openxmlformats.org/drawingml/2006/main">
                  <a:ext uri="{FF2B5EF4-FFF2-40B4-BE49-F238E27FC236}">
                    <a16:creationId xmlns:a16="http://schemas.microsoft.com/office/drawing/2014/main" id="{8FCCEECF-3A38-472C-A91B-237B40E5A18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48050" cy="361950"/>
                      </a:xfrm>
                      <a:prstGeom prst="rect">
                        <a:avLst/>
                      </a:prstGeom>
                      <a:noFill/>
                      <a:ln>
                        <a:noFill/>
                      </a:ln>
                    </wps:spPr>
                    <wps:txbx>
                      <w:txbxContent>
                        <w:p w14:paraId="3C4407A3" w14:textId="77777777" w:rsidR="005343CD" w:rsidRPr="00A21B55" w:rsidRDefault="005343CD" w:rsidP="00A21B55">
                          <w:pPr>
                            <w:spacing w:after="0"/>
                            <w:rPr>
                              <w:rFonts w:ascii="Aptos" w:eastAsia="Aptos" w:hAnsi="Aptos" w:cs="Aptos"/>
                              <w:noProof/>
                              <w:color w:val="000000"/>
                              <w:sz w:val="20"/>
                              <w:szCs w:val="20"/>
                            </w:rPr>
                          </w:pPr>
                          <w:r w:rsidRPr="00A21B55">
                            <w:rPr>
                              <w:rFonts w:ascii="Aptos" w:eastAsia="Aptos" w:hAnsi="Aptos" w:cs="Aptos"/>
                              <w:noProof/>
                              <w:color w:val="000000"/>
                              <w:sz w:val="20"/>
                              <w:szCs w:val="20"/>
                            </w:rPr>
                            <w:t>Solo para colaboradores autorizados. No distribuir externamente.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0BF1BCAA">
            <v:shapetype id="_x0000_t202" coordsize="21600,21600" o:spt="202" path="m,l,21600r21600,l21600,xe" w14:anchorId="269F6E5D">
              <v:stroke joinstyle="miter"/>
              <v:path gradientshapeok="t" o:connecttype="rect"/>
            </v:shapetype>
            <v:shape id="Cuadro de texto 4" style="position:absolute;margin-left:0;margin-top:0;width:271.5pt;height:28.5pt;z-index:251658242;visibility:visible;mso-wrap-style:none;mso-wrap-distance-left:0;mso-wrap-distance-top:0;mso-wrap-distance-right:0;mso-wrap-distance-bottom:0;mso-position-horizontal:center;mso-position-horizontal-relative:page;mso-position-vertical:bottom;mso-position-vertical-relative:page;v-text-anchor:bottom" alt="Solo para colaboradores autorizados. No distribuir externamente."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">
              <v:textbox style="mso-fit-shape-to-text:t" inset="0,0,0,15pt">
                <w:txbxContent>
                  <w:p w:rsidRPr="00A21B55" w:rsidR="005343CD" w:rsidP="00A21B55" w:rsidRDefault="005343CD" w14:paraId="17399069" w14:textId="77777777">
                    <w:pPr>
                      <w:spacing w:after="0"/>
                      <w:rPr>
                        <w:rFonts w:ascii="Aptos" w:hAnsi="Aptos" w:eastAsia="Aptos" w:cs="Aptos"/>
                        <w:noProof/>
                        <w:color w:val="000000"/>
                        <w:sz w:val="20"/>
                        <w:szCs w:val="20"/>
                      </w:rPr>
                    </w:pPr>
                    <w:r w:rsidRPr="00A21B55">
                      <w:rPr>
                        <w:rFonts w:ascii="Aptos" w:hAnsi="Aptos" w:eastAsia="Aptos" w:cs="Aptos"/>
                        <w:noProof/>
                        <w:color w:val="000000"/>
                        <w:sz w:val="20"/>
                        <w:szCs w:val="20"/>
                      </w:rPr>
                      <w:t>Solo para colaboradores autorizados. No distribuir externamente.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1B71F2" w14:textId="77777777" w:rsidR="00BA2687" w:rsidRDefault="00BA2687" w:rsidP="00A21B55">
      <w:pPr>
        <w:spacing w:after="0" w:line="240" w:lineRule="auto"/>
      </w:pPr>
      <w:r>
        <w:separator/>
      </w:r>
    </w:p>
  </w:footnote>
  <w:footnote w:type="continuationSeparator" w:id="0">
    <w:p w14:paraId="07F19829" w14:textId="77777777" w:rsidR="00BA2687" w:rsidRDefault="00BA2687" w:rsidP="00A21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B6193" w14:textId="77777777" w:rsidR="005343CD" w:rsidRDefault="005343CD">
    <w:pPr>
      <w:pStyle w:val="Encabezado"/>
    </w:pPr>
    <w:r>
      <w:rPr>
        <w:noProof/>
        <w14:ligatures w14:val="standardContextual"/>
      </w:rPr>
      <mc:AlternateContent>
        <mc:Choice Requires="wps">
          <w:drawing>
            <wp:anchor distT="0" distB="0" distL="0" distR="0" simplePos="0" relativeHeight="251658241" behindDoc="0" locked="0" layoutInCell="1" allowOverlap="1" wp14:anchorId="606F40AD" wp14:editId="27110B8F">
              <wp:simplePos x="635" y="635"/>
              <wp:positionH relativeFrom="page">
                <wp:align>center</wp:align>
              </wp:positionH>
              <wp:positionV relativeFrom="page">
                <wp:align>top</wp:align>
              </wp:positionV>
              <wp:extent cx="1704975" cy="361950"/>
              <wp:effectExtent l="0" t="0" r="9525" b="0"/>
              <wp:wrapNone/>
              <wp:docPr id="1051007978" name="Cuadro de texto 2" descr="Universidad Mayor – Uso Interno">
                <a:extLst xmlns:a="http://schemas.openxmlformats.org/drawingml/2006/main">
                  <a:ext uri="{FF2B5EF4-FFF2-40B4-BE49-F238E27FC236}">
                    <a16:creationId xmlns:a16="http://schemas.microsoft.com/office/drawing/2014/main" id="{024B9408-2342-4DE0-A523-7C84A431A9F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4975" cy="361950"/>
                      </a:xfrm>
                      <a:prstGeom prst="rect">
                        <a:avLst/>
                      </a:prstGeom>
                      <a:noFill/>
                      <a:ln>
                        <a:noFill/>
                      </a:ln>
                    </wps:spPr>
                    <wps:txbx>
                      <w:txbxContent>
                        <w:p w14:paraId="3AF19225" w14:textId="77777777" w:rsidR="005343CD" w:rsidRPr="00A21B55" w:rsidRDefault="005343CD" w:rsidP="00A21B55">
                          <w:pPr>
                            <w:spacing w:after="0"/>
                            <w:rPr>
                              <w:rFonts w:ascii="Aptos" w:eastAsia="Aptos" w:hAnsi="Aptos" w:cs="Aptos"/>
                              <w:noProof/>
                              <w:color w:val="000000"/>
                              <w:sz w:val="20"/>
                              <w:szCs w:val="20"/>
                            </w:rPr>
                          </w:pPr>
                          <w:r w:rsidRPr="00A21B55">
                            <w:rPr>
                              <w:rFonts w:ascii="Aptos" w:eastAsia="Aptos" w:hAnsi="Aptos" w:cs="Aptos"/>
                              <w:noProof/>
                              <w:color w:val="000000"/>
                              <w:sz w:val="20"/>
                              <w:szCs w:val="20"/>
                            </w:rPr>
                            <w:t>Universidad Mayor – Uso Interno</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78D33CDD">
            <v:shapetype id="_x0000_t202" coordsize="21600,21600" o:spt="202" path="m,l,21600r21600,l21600,xe" w14:anchorId="606F40AD">
              <v:stroke joinstyle="miter"/>
              <v:path gradientshapeok="t" o:connecttype="rect"/>
            </v:shapetype>
            <v:shape id="Cuadro de texto 2" style="position:absolute;margin-left:0;margin-top:0;width:134.25pt;height:28.5pt;z-index:251658241;visibility:visible;mso-wrap-style:none;mso-wrap-distance-left:0;mso-wrap-distance-top:0;mso-wrap-distance-right:0;mso-wrap-distance-bottom:0;mso-position-horizontal:center;mso-position-horizontal-relative:page;mso-position-vertical:top;mso-position-vertical-relative:page;v-text-anchor:top" alt="Universidad Mayor – Uso 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">
              <v:textbox style="mso-fit-shape-to-text:t" inset="0,15pt,0,0">
                <w:txbxContent>
                  <w:p w:rsidRPr="00A21B55" w:rsidR="005343CD" w:rsidP="00A21B55" w:rsidRDefault="005343CD" w14:paraId="491C0995" w14:textId="77777777">
                    <w:pPr>
                      <w:spacing w:after="0"/>
                      <w:rPr>
                        <w:rFonts w:ascii="Aptos" w:hAnsi="Aptos" w:eastAsia="Aptos" w:cs="Aptos"/>
                        <w:noProof/>
                        <w:color w:val="000000"/>
                        <w:sz w:val="20"/>
                        <w:szCs w:val="20"/>
                      </w:rPr>
                    </w:pPr>
                    <w:r w:rsidRPr="00A21B55">
                      <w:rPr>
                        <w:rFonts w:ascii="Aptos" w:hAnsi="Aptos" w:eastAsia="Aptos" w:cs="Aptos"/>
                        <w:noProof/>
                        <w:color w:val="000000"/>
                        <w:sz w:val="20"/>
                        <w:szCs w:val="20"/>
                      </w:rPr>
                      <w:t>Universidad Mayor – Uso 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B188F" w14:textId="77777777" w:rsidR="005343CD" w:rsidRDefault="005343CD">
    <w:pPr>
      <w:pStyle w:val="Encabezado"/>
    </w:pPr>
    <w:r>
      <w:rPr>
        <w:noProof/>
        <w14:ligatures w14:val="standardContextual"/>
      </w:rPr>
      <mc:AlternateContent>
        <mc:Choice Requires="wps">
          <w:drawing>
            <wp:anchor distT="0" distB="0" distL="0" distR="0" simplePos="0" relativeHeight="251658240" behindDoc="0" locked="0" layoutInCell="1" allowOverlap="1" wp14:anchorId="002C3A39" wp14:editId="3BC2435F">
              <wp:simplePos x="635" y="635"/>
              <wp:positionH relativeFrom="page">
                <wp:align>center</wp:align>
              </wp:positionH>
              <wp:positionV relativeFrom="page">
                <wp:align>top</wp:align>
              </wp:positionV>
              <wp:extent cx="1704975" cy="361950"/>
              <wp:effectExtent l="0" t="0" r="9525" b="0"/>
              <wp:wrapNone/>
              <wp:docPr id="338266231" name="Cuadro de texto 1" descr="Universidad Mayor – Uso Interno">
                <a:extLst xmlns:a="http://schemas.openxmlformats.org/drawingml/2006/main">
                  <a:ext uri="{FF2B5EF4-FFF2-40B4-BE49-F238E27FC236}">
                    <a16:creationId xmlns:a16="http://schemas.microsoft.com/office/drawing/2014/main" id="{4306809B-7CBE-4FB5-AB8C-1E9379C2F04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4975" cy="361950"/>
                      </a:xfrm>
                      <a:prstGeom prst="rect">
                        <a:avLst/>
                      </a:prstGeom>
                      <a:noFill/>
                      <a:ln>
                        <a:noFill/>
                      </a:ln>
                    </wps:spPr>
                    <wps:txbx>
                      <w:txbxContent>
                        <w:p w14:paraId="38DE1E7A" w14:textId="77777777" w:rsidR="005343CD" w:rsidRPr="00A21B55" w:rsidRDefault="005343CD" w:rsidP="00A21B55">
                          <w:pPr>
                            <w:spacing w:after="0"/>
                            <w:rPr>
                              <w:rFonts w:ascii="Aptos" w:eastAsia="Aptos" w:hAnsi="Aptos" w:cs="Aptos"/>
                              <w:noProof/>
                              <w:color w:val="000000"/>
                              <w:sz w:val="20"/>
                              <w:szCs w:val="20"/>
                            </w:rPr>
                          </w:pPr>
                          <w:r w:rsidRPr="00A21B55">
                            <w:rPr>
                              <w:rFonts w:ascii="Aptos" w:eastAsia="Aptos" w:hAnsi="Aptos" w:cs="Aptos"/>
                              <w:noProof/>
                              <w:color w:val="000000"/>
                              <w:sz w:val="20"/>
                              <w:szCs w:val="20"/>
                            </w:rPr>
                            <w:t>Universidad Mayor – Uso Interno</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34E10AE0">
            <v:shapetype id="_x0000_t202" coordsize="21600,21600" o:spt="202" path="m,l,21600r21600,l21600,xe" w14:anchorId="002C3A39">
              <v:stroke joinstyle="miter"/>
              <v:path gradientshapeok="t" o:connecttype="rect"/>
            </v:shapetype>
            <v:shape id="Cuadro de texto 1" style="position:absolute;margin-left:0;margin-top:0;width:134.25pt;height:28.5pt;z-index:251658240;visibility:visible;mso-wrap-style:none;mso-wrap-distance-left:0;mso-wrap-distance-top:0;mso-wrap-distance-right:0;mso-wrap-distance-bottom:0;mso-position-horizontal:center;mso-position-horizontal-relative:page;mso-position-vertical:top;mso-position-vertical-relative:page;v-text-anchor:top" alt="Universidad Mayor – Uso Interno"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">
              <v:textbox style="mso-fit-shape-to-text:t" inset="0,15pt,0,0">
                <w:txbxContent>
                  <w:p w:rsidRPr="00A21B55" w:rsidR="005343CD" w:rsidP="00A21B55" w:rsidRDefault="005343CD" w14:paraId="321D6816" w14:textId="77777777">
                    <w:pPr>
                      <w:spacing w:after="0"/>
                      <w:rPr>
                        <w:rFonts w:ascii="Aptos" w:hAnsi="Aptos" w:eastAsia="Aptos" w:cs="Aptos"/>
                        <w:noProof/>
                        <w:color w:val="000000"/>
                        <w:sz w:val="20"/>
                        <w:szCs w:val="20"/>
                      </w:rPr>
                    </w:pPr>
                    <w:r w:rsidRPr="00A21B55">
                      <w:rPr>
                        <w:rFonts w:ascii="Aptos" w:hAnsi="Aptos" w:eastAsia="Aptos" w:cs="Aptos"/>
                        <w:noProof/>
                        <w:color w:val="000000"/>
                        <w:sz w:val="20"/>
                        <w:szCs w:val="20"/>
                      </w:rPr>
                      <w:t>Universidad Mayor – Uso 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D23B4"/>
    <w:multiLevelType w:val="multilevel"/>
    <w:tmpl w:val="C03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4579E"/>
    <w:multiLevelType w:val="multilevel"/>
    <w:tmpl w:val="1B2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B39E9"/>
    <w:multiLevelType w:val="hybridMultilevel"/>
    <w:tmpl w:val="7172BC2E"/>
    <w:lvl w:ilvl="0" w:tplc="C1C64312">
      <w:start w:val="20"/>
      <w:numFmt w:val="bullet"/>
      <w:lvlText w:val="-"/>
      <w:lvlJc w:val="left"/>
      <w:pPr>
        <w:ind w:left="720" w:hanging="360"/>
      </w:pPr>
      <w:rPr>
        <w:rFonts w:ascii="Calibri" w:eastAsia="Times New Roman" w:hAnsi="Calibri" w:cs="Calibri"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7DE6FD6"/>
    <w:multiLevelType w:val="hybridMultilevel"/>
    <w:tmpl w:val="32E0232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98141304">
    <w:abstractNumId w:val="0"/>
  </w:num>
  <w:num w:numId="2" w16cid:durableId="880899545">
    <w:abstractNumId w:val="2"/>
  </w:num>
  <w:num w:numId="3" w16cid:durableId="929967540">
    <w:abstractNumId w:val="1"/>
  </w:num>
  <w:num w:numId="4" w16cid:durableId="2714005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sé Conejeros">
    <w15:presenceInfo w15:providerId="None" w15:userId="José Conejeros"/>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8B"/>
    <w:rsid w:val="000018AD"/>
    <w:rsid w:val="00002B18"/>
    <w:rsid w:val="00002F24"/>
    <w:rsid w:val="00003233"/>
    <w:rsid w:val="00003B38"/>
    <w:rsid w:val="00007D39"/>
    <w:rsid w:val="00010459"/>
    <w:rsid w:val="000110AE"/>
    <w:rsid w:val="00011FDC"/>
    <w:rsid w:val="000124FD"/>
    <w:rsid w:val="00013203"/>
    <w:rsid w:val="00013640"/>
    <w:rsid w:val="00013A95"/>
    <w:rsid w:val="00017669"/>
    <w:rsid w:val="00017B6B"/>
    <w:rsid w:val="000200D3"/>
    <w:rsid w:val="00022D0E"/>
    <w:rsid w:val="000230D5"/>
    <w:rsid w:val="00023319"/>
    <w:rsid w:val="00023A2D"/>
    <w:rsid w:val="00023DFA"/>
    <w:rsid w:val="00024217"/>
    <w:rsid w:val="000258EA"/>
    <w:rsid w:val="00025E72"/>
    <w:rsid w:val="0002789E"/>
    <w:rsid w:val="00027FDB"/>
    <w:rsid w:val="00030D42"/>
    <w:rsid w:val="00031211"/>
    <w:rsid w:val="00032E20"/>
    <w:rsid w:val="000330B0"/>
    <w:rsid w:val="000336F0"/>
    <w:rsid w:val="00034361"/>
    <w:rsid w:val="00040147"/>
    <w:rsid w:val="000408B3"/>
    <w:rsid w:val="0004097D"/>
    <w:rsid w:val="000409D4"/>
    <w:rsid w:val="00040D39"/>
    <w:rsid w:val="00041360"/>
    <w:rsid w:val="0004141D"/>
    <w:rsid w:val="000414DD"/>
    <w:rsid w:val="000415BF"/>
    <w:rsid w:val="0004191A"/>
    <w:rsid w:val="00041CE7"/>
    <w:rsid w:val="000424FB"/>
    <w:rsid w:val="00042743"/>
    <w:rsid w:val="00043570"/>
    <w:rsid w:val="000439ED"/>
    <w:rsid w:val="00043B39"/>
    <w:rsid w:val="0004431B"/>
    <w:rsid w:val="0004662C"/>
    <w:rsid w:val="000467AB"/>
    <w:rsid w:val="00047BB3"/>
    <w:rsid w:val="00047CB0"/>
    <w:rsid w:val="00050305"/>
    <w:rsid w:val="00054A57"/>
    <w:rsid w:val="00055B33"/>
    <w:rsid w:val="000560DE"/>
    <w:rsid w:val="00056FA8"/>
    <w:rsid w:val="00057C2D"/>
    <w:rsid w:val="0006257D"/>
    <w:rsid w:val="000650FE"/>
    <w:rsid w:val="0006549D"/>
    <w:rsid w:val="0006563E"/>
    <w:rsid w:val="00066F07"/>
    <w:rsid w:val="000679FE"/>
    <w:rsid w:val="00067A4F"/>
    <w:rsid w:val="00067DB0"/>
    <w:rsid w:val="00067E0F"/>
    <w:rsid w:val="0007012A"/>
    <w:rsid w:val="00070426"/>
    <w:rsid w:val="00070FA3"/>
    <w:rsid w:val="00071289"/>
    <w:rsid w:val="000720F3"/>
    <w:rsid w:val="0007217D"/>
    <w:rsid w:val="000728B2"/>
    <w:rsid w:val="00074669"/>
    <w:rsid w:val="000747A5"/>
    <w:rsid w:val="0007604C"/>
    <w:rsid w:val="00076EA1"/>
    <w:rsid w:val="000776C1"/>
    <w:rsid w:val="00077B0B"/>
    <w:rsid w:val="0008006D"/>
    <w:rsid w:val="00080E9F"/>
    <w:rsid w:val="000810DA"/>
    <w:rsid w:val="00081737"/>
    <w:rsid w:val="000818F3"/>
    <w:rsid w:val="00081982"/>
    <w:rsid w:val="00081EC6"/>
    <w:rsid w:val="0008285D"/>
    <w:rsid w:val="00082AC4"/>
    <w:rsid w:val="000841F7"/>
    <w:rsid w:val="00085130"/>
    <w:rsid w:val="000866AE"/>
    <w:rsid w:val="00086873"/>
    <w:rsid w:val="00086AD1"/>
    <w:rsid w:val="00087941"/>
    <w:rsid w:val="0009079F"/>
    <w:rsid w:val="0009169F"/>
    <w:rsid w:val="00095A4F"/>
    <w:rsid w:val="000976DF"/>
    <w:rsid w:val="000977FF"/>
    <w:rsid w:val="00097FF6"/>
    <w:rsid w:val="000A032C"/>
    <w:rsid w:val="000A0E77"/>
    <w:rsid w:val="000A13A6"/>
    <w:rsid w:val="000A3417"/>
    <w:rsid w:val="000A39CC"/>
    <w:rsid w:val="000A410C"/>
    <w:rsid w:val="000A4ACE"/>
    <w:rsid w:val="000A56C1"/>
    <w:rsid w:val="000A653D"/>
    <w:rsid w:val="000A67E0"/>
    <w:rsid w:val="000B06E7"/>
    <w:rsid w:val="000B1537"/>
    <w:rsid w:val="000B2AAB"/>
    <w:rsid w:val="000B3242"/>
    <w:rsid w:val="000B5C8C"/>
    <w:rsid w:val="000C01DB"/>
    <w:rsid w:val="000C03CB"/>
    <w:rsid w:val="000C180E"/>
    <w:rsid w:val="000C1F52"/>
    <w:rsid w:val="000C21A2"/>
    <w:rsid w:val="000C278A"/>
    <w:rsid w:val="000C295C"/>
    <w:rsid w:val="000C3265"/>
    <w:rsid w:val="000C464C"/>
    <w:rsid w:val="000C4C71"/>
    <w:rsid w:val="000C5901"/>
    <w:rsid w:val="000C79DA"/>
    <w:rsid w:val="000D0B93"/>
    <w:rsid w:val="000D19B3"/>
    <w:rsid w:val="000D21DE"/>
    <w:rsid w:val="000D2471"/>
    <w:rsid w:val="000D3AD2"/>
    <w:rsid w:val="000D546F"/>
    <w:rsid w:val="000D5DB8"/>
    <w:rsid w:val="000D75D6"/>
    <w:rsid w:val="000E1E3B"/>
    <w:rsid w:val="000E3A11"/>
    <w:rsid w:val="000E408B"/>
    <w:rsid w:val="000E40ED"/>
    <w:rsid w:val="000E4206"/>
    <w:rsid w:val="000E5877"/>
    <w:rsid w:val="000E675F"/>
    <w:rsid w:val="000E715E"/>
    <w:rsid w:val="000E7743"/>
    <w:rsid w:val="000E7DB3"/>
    <w:rsid w:val="000E7DCB"/>
    <w:rsid w:val="000F1F6B"/>
    <w:rsid w:val="000F22C7"/>
    <w:rsid w:val="000F2B46"/>
    <w:rsid w:val="000F3585"/>
    <w:rsid w:val="000F450A"/>
    <w:rsid w:val="000F49B9"/>
    <w:rsid w:val="000F63AF"/>
    <w:rsid w:val="000F6FF4"/>
    <w:rsid w:val="001012FC"/>
    <w:rsid w:val="00104CA5"/>
    <w:rsid w:val="001057B2"/>
    <w:rsid w:val="00106346"/>
    <w:rsid w:val="00106AF6"/>
    <w:rsid w:val="00106FBC"/>
    <w:rsid w:val="00107799"/>
    <w:rsid w:val="00107B1A"/>
    <w:rsid w:val="001101E6"/>
    <w:rsid w:val="00110B36"/>
    <w:rsid w:val="001114CE"/>
    <w:rsid w:val="0011219B"/>
    <w:rsid w:val="00112A2E"/>
    <w:rsid w:val="00112D80"/>
    <w:rsid w:val="00113239"/>
    <w:rsid w:val="00113504"/>
    <w:rsid w:val="00113D3E"/>
    <w:rsid w:val="001153BB"/>
    <w:rsid w:val="001154A7"/>
    <w:rsid w:val="00115B1D"/>
    <w:rsid w:val="00116649"/>
    <w:rsid w:val="00116652"/>
    <w:rsid w:val="00117111"/>
    <w:rsid w:val="00121687"/>
    <w:rsid w:val="00121CA0"/>
    <w:rsid w:val="00122121"/>
    <w:rsid w:val="00122E91"/>
    <w:rsid w:val="001231A0"/>
    <w:rsid w:val="00123D6B"/>
    <w:rsid w:val="00123EBD"/>
    <w:rsid w:val="00124565"/>
    <w:rsid w:val="0012595B"/>
    <w:rsid w:val="00127931"/>
    <w:rsid w:val="001303ED"/>
    <w:rsid w:val="00130DE9"/>
    <w:rsid w:val="00131F6E"/>
    <w:rsid w:val="0013784C"/>
    <w:rsid w:val="00137970"/>
    <w:rsid w:val="00140B63"/>
    <w:rsid w:val="00140F41"/>
    <w:rsid w:val="00141587"/>
    <w:rsid w:val="00141CE7"/>
    <w:rsid w:val="00141F23"/>
    <w:rsid w:val="00142127"/>
    <w:rsid w:val="001423D9"/>
    <w:rsid w:val="0014344D"/>
    <w:rsid w:val="00143AF2"/>
    <w:rsid w:val="00144723"/>
    <w:rsid w:val="00144CFF"/>
    <w:rsid w:val="0014579D"/>
    <w:rsid w:val="001457ED"/>
    <w:rsid w:val="00145E41"/>
    <w:rsid w:val="00146923"/>
    <w:rsid w:val="0014788D"/>
    <w:rsid w:val="001515EA"/>
    <w:rsid w:val="00151C21"/>
    <w:rsid w:val="00152296"/>
    <w:rsid w:val="00153054"/>
    <w:rsid w:val="00153097"/>
    <w:rsid w:val="00153148"/>
    <w:rsid w:val="001536A6"/>
    <w:rsid w:val="00153E1E"/>
    <w:rsid w:val="001546F4"/>
    <w:rsid w:val="001551BF"/>
    <w:rsid w:val="00156AF2"/>
    <w:rsid w:val="00156FC9"/>
    <w:rsid w:val="0015721C"/>
    <w:rsid w:val="00161041"/>
    <w:rsid w:val="001614DE"/>
    <w:rsid w:val="00161557"/>
    <w:rsid w:val="00161AD2"/>
    <w:rsid w:val="0016222A"/>
    <w:rsid w:val="00162DCF"/>
    <w:rsid w:val="001635DD"/>
    <w:rsid w:val="0016490E"/>
    <w:rsid w:val="00164B99"/>
    <w:rsid w:val="00165865"/>
    <w:rsid w:val="0016589E"/>
    <w:rsid w:val="00166A63"/>
    <w:rsid w:val="00170502"/>
    <w:rsid w:val="00170776"/>
    <w:rsid w:val="00171305"/>
    <w:rsid w:val="001721A6"/>
    <w:rsid w:val="001740B6"/>
    <w:rsid w:val="00174B0B"/>
    <w:rsid w:val="00175787"/>
    <w:rsid w:val="00175ED4"/>
    <w:rsid w:val="00176849"/>
    <w:rsid w:val="00176E6F"/>
    <w:rsid w:val="00182A40"/>
    <w:rsid w:val="001835B8"/>
    <w:rsid w:val="00185C8B"/>
    <w:rsid w:val="00185FB2"/>
    <w:rsid w:val="00186166"/>
    <w:rsid w:val="00186BD8"/>
    <w:rsid w:val="001876C2"/>
    <w:rsid w:val="00187873"/>
    <w:rsid w:val="00187C17"/>
    <w:rsid w:val="001906D0"/>
    <w:rsid w:val="00190B99"/>
    <w:rsid w:val="00194912"/>
    <w:rsid w:val="00194F8C"/>
    <w:rsid w:val="0019583E"/>
    <w:rsid w:val="00195FF5"/>
    <w:rsid w:val="00196084"/>
    <w:rsid w:val="0019690B"/>
    <w:rsid w:val="00196AE2"/>
    <w:rsid w:val="001974A4"/>
    <w:rsid w:val="001A03F5"/>
    <w:rsid w:val="001A1B17"/>
    <w:rsid w:val="001A5D17"/>
    <w:rsid w:val="001A60D3"/>
    <w:rsid w:val="001A6A06"/>
    <w:rsid w:val="001A76F1"/>
    <w:rsid w:val="001A7F5A"/>
    <w:rsid w:val="001B0060"/>
    <w:rsid w:val="001B041B"/>
    <w:rsid w:val="001B0892"/>
    <w:rsid w:val="001B0B2C"/>
    <w:rsid w:val="001B0C01"/>
    <w:rsid w:val="001B0D0B"/>
    <w:rsid w:val="001B0DD1"/>
    <w:rsid w:val="001B1B27"/>
    <w:rsid w:val="001B2425"/>
    <w:rsid w:val="001B25AB"/>
    <w:rsid w:val="001B2835"/>
    <w:rsid w:val="001B337A"/>
    <w:rsid w:val="001B5EA7"/>
    <w:rsid w:val="001B6C93"/>
    <w:rsid w:val="001C061E"/>
    <w:rsid w:val="001C15E6"/>
    <w:rsid w:val="001C2F29"/>
    <w:rsid w:val="001C54E2"/>
    <w:rsid w:val="001C566A"/>
    <w:rsid w:val="001C6821"/>
    <w:rsid w:val="001C69C9"/>
    <w:rsid w:val="001C6ED1"/>
    <w:rsid w:val="001D1CFF"/>
    <w:rsid w:val="001D253C"/>
    <w:rsid w:val="001D2ED2"/>
    <w:rsid w:val="001D367E"/>
    <w:rsid w:val="001D40B7"/>
    <w:rsid w:val="001D5C43"/>
    <w:rsid w:val="001D6B41"/>
    <w:rsid w:val="001D7B03"/>
    <w:rsid w:val="001E0635"/>
    <w:rsid w:val="001E28A8"/>
    <w:rsid w:val="001E2FE6"/>
    <w:rsid w:val="001E5A6A"/>
    <w:rsid w:val="001E5B73"/>
    <w:rsid w:val="001E705B"/>
    <w:rsid w:val="001E70EB"/>
    <w:rsid w:val="001E7771"/>
    <w:rsid w:val="001E7D15"/>
    <w:rsid w:val="001F2A09"/>
    <w:rsid w:val="001F3037"/>
    <w:rsid w:val="001F3D71"/>
    <w:rsid w:val="001F45AD"/>
    <w:rsid w:val="001F51E0"/>
    <w:rsid w:val="001F536B"/>
    <w:rsid w:val="001F53A2"/>
    <w:rsid w:val="001F5872"/>
    <w:rsid w:val="001F6768"/>
    <w:rsid w:val="002006D6"/>
    <w:rsid w:val="002010A4"/>
    <w:rsid w:val="002013BE"/>
    <w:rsid w:val="00201713"/>
    <w:rsid w:val="002028B1"/>
    <w:rsid w:val="00202C8B"/>
    <w:rsid w:val="0020328C"/>
    <w:rsid w:val="00205A55"/>
    <w:rsid w:val="002068F2"/>
    <w:rsid w:val="002070A4"/>
    <w:rsid w:val="002071F9"/>
    <w:rsid w:val="0020757B"/>
    <w:rsid w:val="00210AE8"/>
    <w:rsid w:val="002122A7"/>
    <w:rsid w:val="0021247E"/>
    <w:rsid w:val="00213AEE"/>
    <w:rsid w:val="00213C12"/>
    <w:rsid w:val="00214286"/>
    <w:rsid w:val="00215E09"/>
    <w:rsid w:val="002164B0"/>
    <w:rsid w:val="00217147"/>
    <w:rsid w:val="0021744D"/>
    <w:rsid w:val="00217D97"/>
    <w:rsid w:val="00217E58"/>
    <w:rsid w:val="00220073"/>
    <w:rsid w:val="0022014B"/>
    <w:rsid w:val="002204E2"/>
    <w:rsid w:val="00221014"/>
    <w:rsid w:val="00222464"/>
    <w:rsid w:val="002225FB"/>
    <w:rsid w:val="00222B20"/>
    <w:rsid w:val="0022335A"/>
    <w:rsid w:val="0022355A"/>
    <w:rsid w:val="00224503"/>
    <w:rsid w:val="0022479B"/>
    <w:rsid w:val="00226199"/>
    <w:rsid w:val="00226696"/>
    <w:rsid w:val="002307FF"/>
    <w:rsid w:val="00230B5E"/>
    <w:rsid w:val="00230C25"/>
    <w:rsid w:val="00230D7C"/>
    <w:rsid w:val="002310BE"/>
    <w:rsid w:val="00231EBF"/>
    <w:rsid w:val="002336B9"/>
    <w:rsid w:val="00233A67"/>
    <w:rsid w:val="00233BCA"/>
    <w:rsid w:val="0023415A"/>
    <w:rsid w:val="002356E6"/>
    <w:rsid w:val="0023619F"/>
    <w:rsid w:val="002366E7"/>
    <w:rsid w:val="00236926"/>
    <w:rsid w:val="00236941"/>
    <w:rsid w:val="00236DD5"/>
    <w:rsid w:val="00237699"/>
    <w:rsid w:val="00240034"/>
    <w:rsid w:val="0024043A"/>
    <w:rsid w:val="00240574"/>
    <w:rsid w:val="00241B7E"/>
    <w:rsid w:val="0024223D"/>
    <w:rsid w:val="002424FA"/>
    <w:rsid w:val="00242E1E"/>
    <w:rsid w:val="00242FB4"/>
    <w:rsid w:val="0024626E"/>
    <w:rsid w:val="00246BA8"/>
    <w:rsid w:val="0024796A"/>
    <w:rsid w:val="0025033C"/>
    <w:rsid w:val="00250AFC"/>
    <w:rsid w:val="00250C08"/>
    <w:rsid w:val="00251137"/>
    <w:rsid w:val="00251184"/>
    <w:rsid w:val="0025357F"/>
    <w:rsid w:val="00254B39"/>
    <w:rsid w:val="0025780F"/>
    <w:rsid w:val="00257B0B"/>
    <w:rsid w:val="00260182"/>
    <w:rsid w:val="00261852"/>
    <w:rsid w:val="00261B6F"/>
    <w:rsid w:val="002621A8"/>
    <w:rsid w:val="0026485C"/>
    <w:rsid w:val="002659CB"/>
    <w:rsid w:val="00265BCD"/>
    <w:rsid w:val="00270BC2"/>
    <w:rsid w:val="00270F3E"/>
    <w:rsid w:val="0027336C"/>
    <w:rsid w:val="00273902"/>
    <w:rsid w:val="00273E9C"/>
    <w:rsid w:val="0027453C"/>
    <w:rsid w:val="002745C4"/>
    <w:rsid w:val="00274ECD"/>
    <w:rsid w:val="00276AAF"/>
    <w:rsid w:val="002810D8"/>
    <w:rsid w:val="00281559"/>
    <w:rsid w:val="00282644"/>
    <w:rsid w:val="0028370E"/>
    <w:rsid w:val="00284032"/>
    <w:rsid w:val="002846ED"/>
    <w:rsid w:val="00284F8D"/>
    <w:rsid w:val="00286047"/>
    <w:rsid w:val="0028638F"/>
    <w:rsid w:val="00286951"/>
    <w:rsid w:val="00287550"/>
    <w:rsid w:val="00287992"/>
    <w:rsid w:val="002903CB"/>
    <w:rsid w:val="00290CCB"/>
    <w:rsid w:val="00293A44"/>
    <w:rsid w:val="002941C9"/>
    <w:rsid w:val="00294214"/>
    <w:rsid w:val="00294AC2"/>
    <w:rsid w:val="00294C8B"/>
    <w:rsid w:val="00296DA7"/>
    <w:rsid w:val="0029722E"/>
    <w:rsid w:val="002A13E9"/>
    <w:rsid w:val="002A1826"/>
    <w:rsid w:val="002A2C03"/>
    <w:rsid w:val="002A30CC"/>
    <w:rsid w:val="002A3665"/>
    <w:rsid w:val="002A50A7"/>
    <w:rsid w:val="002A5213"/>
    <w:rsid w:val="002A679D"/>
    <w:rsid w:val="002A6DF5"/>
    <w:rsid w:val="002A6E78"/>
    <w:rsid w:val="002B0B8D"/>
    <w:rsid w:val="002B0CB6"/>
    <w:rsid w:val="002B1B50"/>
    <w:rsid w:val="002B2E59"/>
    <w:rsid w:val="002B3E05"/>
    <w:rsid w:val="002B5461"/>
    <w:rsid w:val="002B5743"/>
    <w:rsid w:val="002B5852"/>
    <w:rsid w:val="002B5988"/>
    <w:rsid w:val="002B791B"/>
    <w:rsid w:val="002C090F"/>
    <w:rsid w:val="002C1011"/>
    <w:rsid w:val="002C12DE"/>
    <w:rsid w:val="002C1C75"/>
    <w:rsid w:val="002C1E2C"/>
    <w:rsid w:val="002C21C4"/>
    <w:rsid w:val="002C2C21"/>
    <w:rsid w:val="002C36C8"/>
    <w:rsid w:val="002C3853"/>
    <w:rsid w:val="002C3B87"/>
    <w:rsid w:val="002C43FF"/>
    <w:rsid w:val="002C5A9F"/>
    <w:rsid w:val="002C5FC2"/>
    <w:rsid w:val="002C6197"/>
    <w:rsid w:val="002C62E5"/>
    <w:rsid w:val="002C655C"/>
    <w:rsid w:val="002C67F9"/>
    <w:rsid w:val="002C6A7B"/>
    <w:rsid w:val="002C72EE"/>
    <w:rsid w:val="002C7721"/>
    <w:rsid w:val="002D1883"/>
    <w:rsid w:val="002D313F"/>
    <w:rsid w:val="002D35BB"/>
    <w:rsid w:val="002D4C52"/>
    <w:rsid w:val="002E0110"/>
    <w:rsid w:val="002E1180"/>
    <w:rsid w:val="002E14BE"/>
    <w:rsid w:val="002E2E17"/>
    <w:rsid w:val="002E2E99"/>
    <w:rsid w:val="002E39F3"/>
    <w:rsid w:val="002E41FD"/>
    <w:rsid w:val="002E44BC"/>
    <w:rsid w:val="002E496F"/>
    <w:rsid w:val="002E52E4"/>
    <w:rsid w:val="002E56F4"/>
    <w:rsid w:val="002E6264"/>
    <w:rsid w:val="002E6C6D"/>
    <w:rsid w:val="002E738B"/>
    <w:rsid w:val="002E7D06"/>
    <w:rsid w:val="002F0375"/>
    <w:rsid w:val="002F09A7"/>
    <w:rsid w:val="002F24D6"/>
    <w:rsid w:val="002F282A"/>
    <w:rsid w:val="002F2FF5"/>
    <w:rsid w:val="002F364E"/>
    <w:rsid w:val="002F40C3"/>
    <w:rsid w:val="003008E6"/>
    <w:rsid w:val="00300A23"/>
    <w:rsid w:val="003014A1"/>
    <w:rsid w:val="0030221A"/>
    <w:rsid w:val="00303734"/>
    <w:rsid w:val="003038CA"/>
    <w:rsid w:val="00303957"/>
    <w:rsid w:val="00304F1B"/>
    <w:rsid w:val="0030583F"/>
    <w:rsid w:val="00306090"/>
    <w:rsid w:val="00306456"/>
    <w:rsid w:val="00307C93"/>
    <w:rsid w:val="00310C1B"/>
    <w:rsid w:val="00310D16"/>
    <w:rsid w:val="003119AF"/>
    <w:rsid w:val="00311FE1"/>
    <w:rsid w:val="003132BF"/>
    <w:rsid w:val="00313CE2"/>
    <w:rsid w:val="00315606"/>
    <w:rsid w:val="003177CC"/>
    <w:rsid w:val="00321A19"/>
    <w:rsid w:val="003222F6"/>
    <w:rsid w:val="00323133"/>
    <w:rsid w:val="00323F8B"/>
    <w:rsid w:val="00324D44"/>
    <w:rsid w:val="00327678"/>
    <w:rsid w:val="00330B23"/>
    <w:rsid w:val="003328E4"/>
    <w:rsid w:val="00333432"/>
    <w:rsid w:val="0033364D"/>
    <w:rsid w:val="00334045"/>
    <w:rsid w:val="00334672"/>
    <w:rsid w:val="0033505A"/>
    <w:rsid w:val="00335EA4"/>
    <w:rsid w:val="0033603E"/>
    <w:rsid w:val="003363E7"/>
    <w:rsid w:val="003403E5"/>
    <w:rsid w:val="0034095D"/>
    <w:rsid w:val="00341ACD"/>
    <w:rsid w:val="00342DE1"/>
    <w:rsid w:val="00344361"/>
    <w:rsid w:val="003450DC"/>
    <w:rsid w:val="003454A4"/>
    <w:rsid w:val="0035066B"/>
    <w:rsid w:val="00350F7E"/>
    <w:rsid w:val="0035129D"/>
    <w:rsid w:val="00351AD3"/>
    <w:rsid w:val="003529F8"/>
    <w:rsid w:val="003534C6"/>
    <w:rsid w:val="0035786C"/>
    <w:rsid w:val="00357F9C"/>
    <w:rsid w:val="00362057"/>
    <w:rsid w:val="00363D73"/>
    <w:rsid w:val="00364167"/>
    <w:rsid w:val="00365520"/>
    <w:rsid w:val="00367B9C"/>
    <w:rsid w:val="0037074F"/>
    <w:rsid w:val="00371643"/>
    <w:rsid w:val="003717A4"/>
    <w:rsid w:val="003718EE"/>
    <w:rsid w:val="00372659"/>
    <w:rsid w:val="003731C7"/>
    <w:rsid w:val="00373DF3"/>
    <w:rsid w:val="0037449E"/>
    <w:rsid w:val="00374A59"/>
    <w:rsid w:val="003755A6"/>
    <w:rsid w:val="003807D5"/>
    <w:rsid w:val="00380CEC"/>
    <w:rsid w:val="00381F06"/>
    <w:rsid w:val="0038403C"/>
    <w:rsid w:val="00384828"/>
    <w:rsid w:val="0038525B"/>
    <w:rsid w:val="00385403"/>
    <w:rsid w:val="00385574"/>
    <w:rsid w:val="00385659"/>
    <w:rsid w:val="00385BD7"/>
    <w:rsid w:val="00386A3A"/>
    <w:rsid w:val="003875E1"/>
    <w:rsid w:val="00387E1A"/>
    <w:rsid w:val="003910AC"/>
    <w:rsid w:val="003948E5"/>
    <w:rsid w:val="00396BE9"/>
    <w:rsid w:val="00396F88"/>
    <w:rsid w:val="0039741B"/>
    <w:rsid w:val="003977F7"/>
    <w:rsid w:val="00397DE7"/>
    <w:rsid w:val="003A095C"/>
    <w:rsid w:val="003A2491"/>
    <w:rsid w:val="003A2715"/>
    <w:rsid w:val="003A37F4"/>
    <w:rsid w:val="003A4010"/>
    <w:rsid w:val="003A4AFD"/>
    <w:rsid w:val="003A594A"/>
    <w:rsid w:val="003A5E2C"/>
    <w:rsid w:val="003A652B"/>
    <w:rsid w:val="003A743E"/>
    <w:rsid w:val="003B0B8A"/>
    <w:rsid w:val="003B136A"/>
    <w:rsid w:val="003B3262"/>
    <w:rsid w:val="003B6EA0"/>
    <w:rsid w:val="003B712B"/>
    <w:rsid w:val="003B7FC0"/>
    <w:rsid w:val="003C0B88"/>
    <w:rsid w:val="003C1B21"/>
    <w:rsid w:val="003C24F9"/>
    <w:rsid w:val="003C2D1A"/>
    <w:rsid w:val="003C3725"/>
    <w:rsid w:val="003C3DF3"/>
    <w:rsid w:val="003C42FD"/>
    <w:rsid w:val="003C49A1"/>
    <w:rsid w:val="003C4FFB"/>
    <w:rsid w:val="003C6A81"/>
    <w:rsid w:val="003C7455"/>
    <w:rsid w:val="003D058C"/>
    <w:rsid w:val="003D13F5"/>
    <w:rsid w:val="003D19D8"/>
    <w:rsid w:val="003D39FF"/>
    <w:rsid w:val="003D3A53"/>
    <w:rsid w:val="003D3AF6"/>
    <w:rsid w:val="003D419C"/>
    <w:rsid w:val="003D5A69"/>
    <w:rsid w:val="003D7430"/>
    <w:rsid w:val="003E069B"/>
    <w:rsid w:val="003E1086"/>
    <w:rsid w:val="003E1187"/>
    <w:rsid w:val="003E2CBF"/>
    <w:rsid w:val="003E434E"/>
    <w:rsid w:val="003E5259"/>
    <w:rsid w:val="003E63E0"/>
    <w:rsid w:val="003E6463"/>
    <w:rsid w:val="003E6B89"/>
    <w:rsid w:val="003F0248"/>
    <w:rsid w:val="003F12DF"/>
    <w:rsid w:val="003F1497"/>
    <w:rsid w:val="003F1620"/>
    <w:rsid w:val="003F1863"/>
    <w:rsid w:val="003F3AEA"/>
    <w:rsid w:val="003F5890"/>
    <w:rsid w:val="003F6C4E"/>
    <w:rsid w:val="003F6FA6"/>
    <w:rsid w:val="003F7508"/>
    <w:rsid w:val="003F78E5"/>
    <w:rsid w:val="0040001C"/>
    <w:rsid w:val="00402170"/>
    <w:rsid w:val="00402BCA"/>
    <w:rsid w:val="004036A4"/>
    <w:rsid w:val="004049F2"/>
    <w:rsid w:val="00406541"/>
    <w:rsid w:val="00407595"/>
    <w:rsid w:val="00407F64"/>
    <w:rsid w:val="004110CB"/>
    <w:rsid w:val="004110EF"/>
    <w:rsid w:val="00411B33"/>
    <w:rsid w:val="00413B15"/>
    <w:rsid w:val="004145EB"/>
    <w:rsid w:val="004165BB"/>
    <w:rsid w:val="004173C2"/>
    <w:rsid w:val="004200B1"/>
    <w:rsid w:val="00420411"/>
    <w:rsid w:val="00420513"/>
    <w:rsid w:val="00424F7C"/>
    <w:rsid w:val="00427069"/>
    <w:rsid w:val="00430FD8"/>
    <w:rsid w:val="00432E60"/>
    <w:rsid w:val="00433D6A"/>
    <w:rsid w:val="00433EEE"/>
    <w:rsid w:val="004356BD"/>
    <w:rsid w:val="0043648D"/>
    <w:rsid w:val="0043685E"/>
    <w:rsid w:val="00440474"/>
    <w:rsid w:val="00440D60"/>
    <w:rsid w:val="00441051"/>
    <w:rsid w:val="00441AA4"/>
    <w:rsid w:val="00441B48"/>
    <w:rsid w:val="0044263C"/>
    <w:rsid w:val="00442C96"/>
    <w:rsid w:val="00443152"/>
    <w:rsid w:val="00443398"/>
    <w:rsid w:val="00443ACB"/>
    <w:rsid w:val="00445970"/>
    <w:rsid w:val="00447B59"/>
    <w:rsid w:val="00447E4E"/>
    <w:rsid w:val="00451621"/>
    <w:rsid w:val="004566E6"/>
    <w:rsid w:val="00456B88"/>
    <w:rsid w:val="00456EDA"/>
    <w:rsid w:val="00456EE3"/>
    <w:rsid w:val="00457F2B"/>
    <w:rsid w:val="004607B8"/>
    <w:rsid w:val="00460DB7"/>
    <w:rsid w:val="004615DC"/>
    <w:rsid w:val="004617E2"/>
    <w:rsid w:val="00462098"/>
    <w:rsid w:val="00462CF9"/>
    <w:rsid w:val="00463814"/>
    <w:rsid w:val="0046554E"/>
    <w:rsid w:val="0046590B"/>
    <w:rsid w:val="00465AE7"/>
    <w:rsid w:val="00467366"/>
    <w:rsid w:val="0046780F"/>
    <w:rsid w:val="004679A1"/>
    <w:rsid w:val="00470916"/>
    <w:rsid w:val="0047183B"/>
    <w:rsid w:val="00471BB7"/>
    <w:rsid w:val="00471D62"/>
    <w:rsid w:val="0047202A"/>
    <w:rsid w:val="0047341D"/>
    <w:rsid w:val="0047388D"/>
    <w:rsid w:val="00473F47"/>
    <w:rsid w:val="00475254"/>
    <w:rsid w:val="0047565F"/>
    <w:rsid w:val="004760F8"/>
    <w:rsid w:val="00476D16"/>
    <w:rsid w:val="00476D81"/>
    <w:rsid w:val="004775BA"/>
    <w:rsid w:val="004802BC"/>
    <w:rsid w:val="00480EC5"/>
    <w:rsid w:val="00480F92"/>
    <w:rsid w:val="004835B1"/>
    <w:rsid w:val="00483A5C"/>
    <w:rsid w:val="004841FB"/>
    <w:rsid w:val="004845C8"/>
    <w:rsid w:val="00487429"/>
    <w:rsid w:val="00487491"/>
    <w:rsid w:val="00487BB3"/>
    <w:rsid w:val="00490754"/>
    <w:rsid w:val="00490FC8"/>
    <w:rsid w:val="004920EF"/>
    <w:rsid w:val="004922ED"/>
    <w:rsid w:val="00492BC6"/>
    <w:rsid w:val="00492FA0"/>
    <w:rsid w:val="00493F0D"/>
    <w:rsid w:val="00494294"/>
    <w:rsid w:val="00495450"/>
    <w:rsid w:val="00496191"/>
    <w:rsid w:val="00497B9D"/>
    <w:rsid w:val="004A12FF"/>
    <w:rsid w:val="004A1A18"/>
    <w:rsid w:val="004A1CE5"/>
    <w:rsid w:val="004A4FAA"/>
    <w:rsid w:val="004A53CD"/>
    <w:rsid w:val="004A64AC"/>
    <w:rsid w:val="004A77A2"/>
    <w:rsid w:val="004A7D18"/>
    <w:rsid w:val="004B08A6"/>
    <w:rsid w:val="004B1EDF"/>
    <w:rsid w:val="004B3224"/>
    <w:rsid w:val="004B3807"/>
    <w:rsid w:val="004B38A5"/>
    <w:rsid w:val="004B38D9"/>
    <w:rsid w:val="004B7447"/>
    <w:rsid w:val="004B7CB4"/>
    <w:rsid w:val="004C068D"/>
    <w:rsid w:val="004C1E0A"/>
    <w:rsid w:val="004C22A1"/>
    <w:rsid w:val="004C2B5F"/>
    <w:rsid w:val="004C3087"/>
    <w:rsid w:val="004C3F57"/>
    <w:rsid w:val="004C4926"/>
    <w:rsid w:val="004C4E9E"/>
    <w:rsid w:val="004C603E"/>
    <w:rsid w:val="004C6904"/>
    <w:rsid w:val="004C762B"/>
    <w:rsid w:val="004C770D"/>
    <w:rsid w:val="004C7FD9"/>
    <w:rsid w:val="004D1044"/>
    <w:rsid w:val="004D1DC3"/>
    <w:rsid w:val="004D4401"/>
    <w:rsid w:val="004D4AAD"/>
    <w:rsid w:val="004D5A22"/>
    <w:rsid w:val="004D643B"/>
    <w:rsid w:val="004D777D"/>
    <w:rsid w:val="004D7C55"/>
    <w:rsid w:val="004D7D74"/>
    <w:rsid w:val="004D7F5F"/>
    <w:rsid w:val="004E10F4"/>
    <w:rsid w:val="004E375E"/>
    <w:rsid w:val="004E3A21"/>
    <w:rsid w:val="004E3F89"/>
    <w:rsid w:val="004E46B9"/>
    <w:rsid w:val="004E48F5"/>
    <w:rsid w:val="004E4DAC"/>
    <w:rsid w:val="004E5454"/>
    <w:rsid w:val="004E5BCA"/>
    <w:rsid w:val="004E637D"/>
    <w:rsid w:val="004E6D8D"/>
    <w:rsid w:val="004E6E17"/>
    <w:rsid w:val="004E73A4"/>
    <w:rsid w:val="004E73C6"/>
    <w:rsid w:val="004F2AA6"/>
    <w:rsid w:val="004F4C2C"/>
    <w:rsid w:val="004F50C2"/>
    <w:rsid w:val="004F6095"/>
    <w:rsid w:val="004F648F"/>
    <w:rsid w:val="004F67B2"/>
    <w:rsid w:val="005005AA"/>
    <w:rsid w:val="00500966"/>
    <w:rsid w:val="005009C1"/>
    <w:rsid w:val="005029D4"/>
    <w:rsid w:val="00502F2C"/>
    <w:rsid w:val="00503C0E"/>
    <w:rsid w:val="00503FF2"/>
    <w:rsid w:val="00504C78"/>
    <w:rsid w:val="005072C8"/>
    <w:rsid w:val="00510651"/>
    <w:rsid w:val="00511768"/>
    <w:rsid w:val="00512946"/>
    <w:rsid w:val="00514147"/>
    <w:rsid w:val="00514580"/>
    <w:rsid w:val="005146A3"/>
    <w:rsid w:val="005151D8"/>
    <w:rsid w:val="00515C6A"/>
    <w:rsid w:val="0051692A"/>
    <w:rsid w:val="00520128"/>
    <w:rsid w:val="00520A88"/>
    <w:rsid w:val="00521B61"/>
    <w:rsid w:val="00522278"/>
    <w:rsid w:val="0052298F"/>
    <w:rsid w:val="0052396B"/>
    <w:rsid w:val="00524274"/>
    <w:rsid w:val="0052725C"/>
    <w:rsid w:val="005273F9"/>
    <w:rsid w:val="00530901"/>
    <w:rsid w:val="005318FA"/>
    <w:rsid w:val="005319CC"/>
    <w:rsid w:val="0053211A"/>
    <w:rsid w:val="005328AB"/>
    <w:rsid w:val="005329C0"/>
    <w:rsid w:val="00533C7D"/>
    <w:rsid w:val="005343CD"/>
    <w:rsid w:val="0053452D"/>
    <w:rsid w:val="005354F0"/>
    <w:rsid w:val="00537C67"/>
    <w:rsid w:val="00541755"/>
    <w:rsid w:val="00543E4B"/>
    <w:rsid w:val="005448EE"/>
    <w:rsid w:val="00544CA5"/>
    <w:rsid w:val="00544ED3"/>
    <w:rsid w:val="00545B96"/>
    <w:rsid w:val="00546E7B"/>
    <w:rsid w:val="0054709D"/>
    <w:rsid w:val="00547C9C"/>
    <w:rsid w:val="005521E0"/>
    <w:rsid w:val="005529E7"/>
    <w:rsid w:val="005535B7"/>
    <w:rsid w:val="005538AC"/>
    <w:rsid w:val="00553CCB"/>
    <w:rsid w:val="00554780"/>
    <w:rsid w:val="00554CCA"/>
    <w:rsid w:val="005553BC"/>
    <w:rsid w:val="00556F1C"/>
    <w:rsid w:val="00557A88"/>
    <w:rsid w:val="005608A6"/>
    <w:rsid w:val="00560DCE"/>
    <w:rsid w:val="0056191C"/>
    <w:rsid w:val="005622D1"/>
    <w:rsid w:val="0056303B"/>
    <w:rsid w:val="0056374E"/>
    <w:rsid w:val="00563EE6"/>
    <w:rsid w:val="005645A9"/>
    <w:rsid w:val="00564EDB"/>
    <w:rsid w:val="0056533A"/>
    <w:rsid w:val="00566B09"/>
    <w:rsid w:val="0056769E"/>
    <w:rsid w:val="00567C23"/>
    <w:rsid w:val="00570AC9"/>
    <w:rsid w:val="00570D85"/>
    <w:rsid w:val="00571766"/>
    <w:rsid w:val="00572E7E"/>
    <w:rsid w:val="00575146"/>
    <w:rsid w:val="00577553"/>
    <w:rsid w:val="0057776B"/>
    <w:rsid w:val="005777A2"/>
    <w:rsid w:val="00581710"/>
    <w:rsid w:val="00581EF2"/>
    <w:rsid w:val="00585500"/>
    <w:rsid w:val="0058646A"/>
    <w:rsid w:val="005867B3"/>
    <w:rsid w:val="00587091"/>
    <w:rsid w:val="005870DC"/>
    <w:rsid w:val="005872BA"/>
    <w:rsid w:val="00587ECA"/>
    <w:rsid w:val="005905C5"/>
    <w:rsid w:val="00590857"/>
    <w:rsid w:val="0059157C"/>
    <w:rsid w:val="00591992"/>
    <w:rsid w:val="00591CB8"/>
    <w:rsid w:val="00592419"/>
    <w:rsid w:val="00592AA9"/>
    <w:rsid w:val="00594722"/>
    <w:rsid w:val="00594C25"/>
    <w:rsid w:val="005950DD"/>
    <w:rsid w:val="0059683F"/>
    <w:rsid w:val="0059764F"/>
    <w:rsid w:val="005A00C8"/>
    <w:rsid w:val="005A03FA"/>
    <w:rsid w:val="005A080A"/>
    <w:rsid w:val="005A0FE9"/>
    <w:rsid w:val="005A1149"/>
    <w:rsid w:val="005A15AC"/>
    <w:rsid w:val="005A1A09"/>
    <w:rsid w:val="005A2168"/>
    <w:rsid w:val="005A2A7C"/>
    <w:rsid w:val="005A2BC1"/>
    <w:rsid w:val="005A2E2C"/>
    <w:rsid w:val="005A368F"/>
    <w:rsid w:val="005A40FE"/>
    <w:rsid w:val="005A44FC"/>
    <w:rsid w:val="005A50D9"/>
    <w:rsid w:val="005A6838"/>
    <w:rsid w:val="005A7CB4"/>
    <w:rsid w:val="005A7D4B"/>
    <w:rsid w:val="005B02B1"/>
    <w:rsid w:val="005B065A"/>
    <w:rsid w:val="005B08C6"/>
    <w:rsid w:val="005B1F7F"/>
    <w:rsid w:val="005B3BD4"/>
    <w:rsid w:val="005B507E"/>
    <w:rsid w:val="005B5291"/>
    <w:rsid w:val="005B6593"/>
    <w:rsid w:val="005B69A2"/>
    <w:rsid w:val="005B7CDC"/>
    <w:rsid w:val="005B7F70"/>
    <w:rsid w:val="005C198E"/>
    <w:rsid w:val="005C1D39"/>
    <w:rsid w:val="005C200C"/>
    <w:rsid w:val="005C32EE"/>
    <w:rsid w:val="005C3769"/>
    <w:rsid w:val="005C5DBB"/>
    <w:rsid w:val="005C6346"/>
    <w:rsid w:val="005C7692"/>
    <w:rsid w:val="005C7FFB"/>
    <w:rsid w:val="005D0A60"/>
    <w:rsid w:val="005D0CF2"/>
    <w:rsid w:val="005D24B6"/>
    <w:rsid w:val="005D321F"/>
    <w:rsid w:val="005D3F55"/>
    <w:rsid w:val="005D418B"/>
    <w:rsid w:val="005D443C"/>
    <w:rsid w:val="005D5305"/>
    <w:rsid w:val="005D5315"/>
    <w:rsid w:val="005D53BB"/>
    <w:rsid w:val="005E079D"/>
    <w:rsid w:val="005E17F0"/>
    <w:rsid w:val="005E1A2B"/>
    <w:rsid w:val="005E1D20"/>
    <w:rsid w:val="005E2F9C"/>
    <w:rsid w:val="005E355A"/>
    <w:rsid w:val="005E37BB"/>
    <w:rsid w:val="005E3A37"/>
    <w:rsid w:val="005E42BE"/>
    <w:rsid w:val="005E5838"/>
    <w:rsid w:val="005E5C62"/>
    <w:rsid w:val="005E74D6"/>
    <w:rsid w:val="005F026D"/>
    <w:rsid w:val="005F04E8"/>
    <w:rsid w:val="005F0788"/>
    <w:rsid w:val="005F092B"/>
    <w:rsid w:val="005F1754"/>
    <w:rsid w:val="005F1C38"/>
    <w:rsid w:val="005F45FE"/>
    <w:rsid w:val="005F534C"/>
    <w:rsid w:val="005F6F6D"/>
    <w:rsid w:val="005F6F90"/>
    <w:rsid w:val="005F71BA"/>
    <w:rsid w:val="005F7A30"/>
    <w:rsid w:val="005F7A75"/>
    <w:rsid w:val="006000C5"/>
    <w:rsid w:val="00600B50"/>
    <w:rsid w:val="006017EA"/>
    <w:rsid w:val="0060333F"/>
    <w:rsid w:val="006039B3"/>
    <w:rsid w:val="0060626D"/>
    <w:rsid w:val="006064BB"/>
    <w:rsid w:val="0060780B"/>
    <w:rsid w:val="00607A53"/>
    <w:rsid w:val="006105A8"/>
    <w:rsid w:val="0061064F"/>
    <w:rsid w:val="0061121B"/>
    <w:rsid w:val="00611E1B"/>
    <w:rsid w:val="0061293C"/>
    <w:rsid w:val="006139B6"/>
    <w:rsid w:val="00614843"/>
    <w:rsid w:val="00615D49"/>
    <w:rsid w:val="00615F72"/>
    <w:rsid w:val="0061629B"/>
    <w:rsid w:val="006202C8"/>
    <w:rsid w:val="006205A7"/>
    <w:rsid w:val="006209B6"/>
    <w:rsid w:val="00620A6B"/>
    <w:rsid w:val="00620B77"/>
    <w:rsid w:val="006214DC"/>
    <w:rsid w:val="0062166F"/>
    <w:rsid w:val="00622E4F"/>
    <w:rsid w:val="00623A35"/>
    <w:rsid w:val="0062466A"/>
    <w:rsid w:val="006247D3"/>
    <w:rsid w:val="0062553C"/>
    <w:rsid w:val="0062664C"/>
    <w:rsid w:val="00626C78"/>
    <w:rsid w:val="006313C6"/>
    <w:rsid w:val="006342D8"/>
    <w:rsid w:val="00635269"/>
    <w:rsid w:val="00635357"/>
    <w:rsid w:val="00636A08"/>
    <w:rsid w:val="006371F3"/>
    <w:rsid w:val="00640326"/>
    <w:rsid w:val="00641C6C"/>
    <w:rsid w:val="006423EE"/>
    <w:rsid w:val="00643F35"/>
    <w:rsid w:val="00646699"/>
    <w:rsid w:val="006473C5"/>
    <w:rsid w:val="006505B6"/>
    <w:rsid w:val="00650B8B"/>
    <w:rsid w:val="00651D3C"/>
    <w:rsid w:val="00652F94"/>
    <w:rsid w:val="00653D00"/>
    <w:rsid w:val="006545C2"/>
    <w:rsid w:val="0065474D"/>
    <w:rsid w:val="00654D91"/>
    <w:rsid w:val="00656773"/>
    <w:rsid w:val="00656965"/>
    <w:rsid w:val="006572CB"/>
    <w:rsid w:val="006575F2"/>
    <w:rsid w:val="00660DD2"/>
    <w:rsid w:val="00661817"/>
    <w:rsid w:val="006625CD"/>
    <w:rsid w:val="00665232"/>
    <w:rsid w:val="006663D0"/>
    <w:rsid w:val="00666BFC"/>
    <w:rsid w:val="00670430"/>
    <w:rsid w:val="00670FC2"/>
    <w:rsid w:val="006711EA"/>
    <w:rsid w:val="00672EA4"/>
    <w:rsid w:val="00673934"/>
    <w:rsid w:val="00674418"/>
    <w:rsid w:val="00674625"/>
    <w:rsid w:val="00675222"/>
    <w:rsid w:val="00677334"/>
    <w:rsid w:val="00680413"/>
    <w:rsid w:val="006806DE"/>
    <w:rsid w:val="00680C29"/>
    <w:rsid w:val="0068171A"/>
    <w:rsid w:val="006818D0"/>
    <w:rsid w:val="006828C3"/>
    <w:rsid w:val="00682BCE"/>
    <w:rsid w:val="00682ED8"/>
    <w:rsid w:val="00682F06"/>
    <w:rsid w:val="00684936"/>
    <w:rsid w:val="00684CB7"/>
    <w:rsid w:val="00686E88"/>
    <w:rsid w:val="00690191"/>
    <w:rsid w:val="00690EB4"/>
    <w:rsid w:val="00690F0D"/>
    <w:rsid w:val="00692691"/>
    <w:rsid w:val="006940D8"/>
    <w:rsid w:val="00695C8D"/>
    <w:rsid w:val="00696B5E"/>
    <w:rsid w:val="0069747F"/>
    <w:rsid w:val="006A0ADB"/>
    <w:rsid w:val="006A0DB3"/>
    <w:rsid w:val="006A1500"/>
    <w:rsid w:val="006A1AA7"/>
    <w:rsid w:val="006A2D58"/>
    <w:rsid w:val="006A3358"/>
    <w:rsid w:val="006A3442"/>
    <w:rsid w:val="006A7255"/>
    <w:rsid w:val="006B0B2E"/>
    <w:rsid w:val="006B0D54"/>
    <w:rsid w:val="006B3128"/>
    <w:rsid w:val="006B4172"/>
    <w:rsid w:val="006B4692"/>
    <w:rsid w:val="006B586A"/>
    <w:rsid w:val="006B5F44"/>
    <w:rsid w:val="006B6671"/>
    <w:rsid w:val="006B6733"/>
    <w:rsid w:val="006B733F"/>
    <w:rsid w:val="006B7423"/>
    <w:rsid w:val="006C050D"/>
    <w:rsid w:val="006C1269"/>
    <w:rsid w:val="006C1F1C"/>
    <w:rsid w:val="006C2428"/>
    <w:rsid w:val="006C4F77"/>
    <w:rsid w:val="006C4FBE"/>
    <w:rsid w:val="006C59B9"/>
    <w:rsid w:val="006C6788"/>
    <w:rsid w:val="006C72A2"/>
    <w:rsid w:val="006C7DFE"/>
    <w:rsid w:val="006D0F98"/>
    <w:rsid w:val="006D27BA"/>
    <w:rsid w:val="006D3468"/>
    <w:rsid w:val="006D36D3"/>
    <w:rsid w:val="006D39AE"/>
    <w:rsid w:val="006D3E8C"/>
    <w:rsid w:val="006D6E44"/>
    <w:rsid w:val="006D7870"/>
    <w:rsid w:val="006E1623"/>
    <w:rsid w:val="006E2429"/>
    <w:rsid w:val="006E26BC"/>
    <w:rsid w:val="006E27FE"/>
    <w:rsid w:val="006E3439"/>
    <w:rsid w:val="006E3534"/>
    <w:rsid w:val="006E41DA"/>
    <w:rsid w:val="006E56A3"/>
    <w:rsid w:val="006E6904"/>
    <w:rsid w:val="006E711F"/>
    <w:rsid w:val="006F146C"/>
    <w:rsid w:val="006F159E"/>
    <w:rsid w:val="006F361F"/>
    <w:rsid w:val="006F4541"/>
    <w:rsid w:val="006F543B"/>
    <w:rsid w:val="006F5F02"/>
    <w:rsid w:val="006F6499"/>
    <w:rsid w:val="006F7971"/>
    <w:rsid w:val="0070034D"/>
    <w:rsid w:val="00700B2F"/>
    <w:rsid w:val="00702862"/>
    <w:rsid w:val="0070407E"/>
    <w:rsid w:val="007062A0"/>
    <w:rsid w:val="0070644E"/>
    <w:rsid w:val="00706F1F"/>
    <w:rsid w:val="00707417"/>
    <w:rsid w:val="007106A1"/>
    <w:rsid w:val="00711825"/>
    <w:rsid w:val="00711C67"/>
    <w:rsid w:val="00711ED3"/>
    <w:rsid w:val="007127CA"/>
    <w:rsid w:val="0071284B"/>
    <w:rsid w:val="00713B25"/>
    <w:rsid w:val="00714F59"/>
    <w:rsid w:val="00716F7D"/>
    <w:rsid w:val="00717F28"/>
    <w:rsid w:val="00720A86"/>
    <w:rsid w:val="00720F98"/>
    <w:rsid w:val="00722DD8"/>
    <w:rsid w:val="00722FE2"/>
    <w:rsid w:val="007233A7"/>
    <w:rsid w:val="007233E7"/>
    <w:rsid w:val="00723B6D"/>
    <w:rsid w:val="00723C0A"/>
    <w:rsid w:val="007248CC"/>
    <w:rsid w:val="0072516D"/>
    <w:rsid w:val="00726183"/>
    <w:rsid w:val="007271FE"/>
    <w:rsid w:val="007272F6"/>
    <w:rsid w:val="007277E3"/>
    <w:rsid w:val="00727BB3"/>
    <w:rsid w:val="00730B03"/>
    <w:rsid w:val="00730BBE"/>
    <w:rsid w:val="00732275"/>
    <w:rsid w:val="0073367E"/>
    <w:rsid w:val="00735694"/>
    <w:rsid w:val="007364F1"/>
    <w:rsid w:val="00736DF4"/>
    <w:rsid w:val="00737354"/>
    <w:rsid w:val="007375A0"/>
    <w:rsid w:val="00737940"/>
    <w:rsid w:val="00740CE7"/>
    <w:rsid w:val="007410CE"/>
    <w:rsid w:val="00741CA3"/>
    <w:rsid w:val="00741EC3"/>
    <w:rsid w:val="007431F0"/>
    <w:rsid w:val="0074344F"/>
    <w:rsid w:val="007443DE"/>
    <w:rsid w:val="00744A1E"/>
    <w:rsid w:val="00744DA0"/>
    <w:rsid w:val="007454BC"/>
    <w:rsid w:val="007454FD"/>
    <w:rsid w:val="00745B40"/>
    <w:rsid w:val="0074674A"/>
    <w:rsid w:val="007475A8"/>
    <w:rsid w:val="00747A68"/>
    <w:rsid w:val="0075047B"/>
    <w:rsid w:val="007526BD"/>
    <w:rsid w:val="007527B2"/>
    <w:rsid w:val="00752AEE"/>
    <w:rsid w:val="007536ED"/>
    <w:rsid w:val="0075414B"/>
    <w:rsid w:val="00756143"/>
    <w:rsid w:val="0076050E"/>
    <w:rsid w:val="00760968"/>
    <w:rsid w:val="0076103F"/>
    <w:rsid w:val="007625F1"/>
    <w:rsid w:val="0076475B"/>
    <w:rsid w:val="00765000"/>
    <w:rsid w:val="00766A3A"/>
    <w:rsid w:val="00766C22"/>
    <w:rsid w:val="0076734E"/>
    <w:rsid w:val="00767E16"/>
    <w:rsid w:val="00770804"/>
    <w:rsid w:val="00770D85"/>
    <w:rsid w:val="0077120A"/>
    <w:rsid w:val="007715BD"/>
    <w:rsid w:val="00771A5A"/>
    <w:rsid w:val="00772715"/>
    <w:rsid w:val="007749C5"/>
    <w:rsid w:val="007764CD"/>
    <w:rsid w:val="00776AEC"/>
    <w:rsid w:val="0077759D"/>
    <w:rsid w:val="00777AC1"/>
    <w:rsid w:val="00777ED8"/>
    <w:rsid w:val="00783579"/>
    <w:rsid w:val="007844C6"/>
    <w:rsid w:val="0078514C"/>
    <w:rsid w:val="00785E42"/>
    <w:rsid w:val="007900DC"/>
    <w:rsid w:val="007906CA"/>
    <w:rsid w:val="00790B44"/>
    <w:rsid w:val="00791017"/>
    <w:rsid w:val="0079106E"/>
    <w:rsid w:val="00791561"/>
    <w:rsid w:val="0079279C"/>
    <w:rsid w:val="0079285C"/>
    <w:rsid w:val="00792DC8"/>
    <w:rsid w:val="00796131"/>
    <w:rsid w:val="00796D23"/>
    <w:rsid w:val="007A037C"/>
    <w:rsid w:val="007A0452"/>
    <w:rsid w:val="007A0836"/>
    <w:rsid w:val="007A11FB"/>
    <w:rsid w:val="007A179A"/>
    <w:rsid w:val="007A18E5"/>
    <w:rsid w:val="007A2749"/>
    <w:rsid w:val="007A32AD"/>
    <w:rsid w:val="007A3BA1"/>
    <w:rsid w:val="007A3C33"/>
    <w:rsid w:val="007A58A3"/>
    <w:rsid w:val="007A6273"/>
    <w:rsid w:val="007A68FC"/>
    <w:rsid w:val="007A7533"/>
    <w:rsid w:val="007A7B87"/>
    <w:rsid w:val="007B004E"/>
    <w:rsid w:val="007B041A"/>
    <w:rsid w:val="007B04D9"/>
    <w:rsid w:val="007B129E"/>
    <w:rsid w:val="007B194C"/>
    <w:rsid w:val="007B1F79"/>
    <w:rsid w:val="007B37DC"/>
    <w:rsid w:val="007B3E92"/>
    <w:rsid w:val="007B4051"/>
    <w:rsid w:val="007B5DC8"/>
    <w:rsid w:val="007B60FB"/>
    <w:rsid w:val="007B65BE"/>
    <w:rsid w:val="007B68EB"/>
    <w:rsid w:val="007B70C7"/>
    <w:rsid w:val="007B711C"/>
    <w:rsid w:val="007B737B"/>
    <w:rsid w:val="007C0067"/>
    <w:rsid w:val="007C01CF"/>
    <w:rsid w:val="007C6383"/>
    <w:rsid w:val="007C66A0"/>
    <w:rsid w:val="007C7DD4"/>
    <w:rsid w:val="007D0911"/>
    <w:rsid w:val="007D0FF8"/>
    <w:rsid w:val="007D147C"/>
    <w:rsid w:val="007D195E"/>
    <w:rsid w:val="007D244D"/>
    <w:rsid w:val="007D2556"/>
    <w:rsid w:val="007D2EB5"/>
    <w:rsid w:val="007D4039"/>
    <w:rsid w:val="007D5A63"/>
    <w:rsid w:val="007D5B1D"/>
    <w:rsid w:val="007D61CD"/>
    <w:rsid w:val="007D6F0F"/>
    <w:rsid w:val="007D78B3"/>
    <w:rsid w:val="007E021D"/>
    <w:rsid w:val="007E06D1"/>
    <w:rsid w:val="007E0E4E"/>
    <w:rsid w:val="007E1553"/>
    <w:rsid w:val="007E2CDD"/>
    <w:rsid w:val="007E4170"/>
    <w:rsid w:val="007E4C38"/>
    <w:rsid w:val="007E5098"/>
    <w:rsid w:val="007E550E"/>
    <w:rsid w:val="007E5B0A"/>
    <w:rsid w:val="007E7481"/>
    <w:rsid w:val="007E74BD"/>
    <w:rsid w:val="007E7571"/>
    <w:rsid w:val="007E7579"/>
    <w:rsid w:val="007F13D8"/>
    <w:rsid w:val="007F3A31"/>
    <w:rsid w:val="007F401D"/>
    <w:rsid w:val="007F441E"/>
    <w:rsid w:val="007F5A10"/>
    <w:rsid w:val="007F5C1C"/>
    <w:rsid w:val="007F602B"/>
    <w:rsid w:val="007F6FCF"/>
    <w:rsid w:val="007F72B9"/>
    <w:rsid w:val="007F76A9"/>
    <w:rsid w:val="007F7970"/>
    <w:rsid w:val="008002A4"/>
    <w:rsid w:val="00800372"/>
    <w:rsid w:val="008006D2"/>
    <w:rsid w:val="00800A2E"/>
    <w:rsid w:val="00802132"/>
    <w:rsid w:val="0080446D"/>
    <w:rsid w:val="00804C5D"/>
    <w:rsid w:val="008055B0"/>
    <w:rsid w:val="0080690E"/>
    <w:rsid w:val="008100F0"/>
    <w:rsid w:val="0081054D"/>
    <w:rsid w:val="00810AAC"/>
    <w:rsid w:val="00811968"/>
    <w:rsid w:val="00811FCB"/>
    <w:rsid w:val="0081256C"/>
    <w:rsid w:val="00814B5B"/>
    <w:rsid w:val="00814DB2"/>
    <w:rsid w:val="00814EA0"/>
    <w:rsid w:val="00815F1C"/>
    <w:rsid w:val="00815F45"/>
    <w:rsid w:val="008161EA"/>
    <w:rsid w:val="00816A68"/>
    <w:rsid w:val="00816FEE"/>
    <w:rsid w:val="00820EFD"/>
    <w:rsid w:val="0082107F"/>
    <w:rsid w:val="00821114"/>
    <w:rsid w:val="00821AEA"/>
    <w:rsid w:val="00824F67"/>
    <w:rsid w:val="008252B2"/>
    <w:rsid w:val="00825C35"/>
    <w:rsid w:val="00826EB7"/>
    <w:rsid w:val="008272D3"/>
    <w:rsid w:val="00827DD2"/>
    <w:rsid w:val="00830401"/>
    <w:rsid w:val="00830AEA"/>
    <w:rsid w:val="00830CC2"/>
    <w:rsid w:val="00831120"/>
    <w:rsid w:val="00834F9C"/>
    <w:rsid w:val="0083711B"/>
    <w:rsid w:val="00837F36"/>
    <w:rsid w:val="008402B4"/>
    <w:rsid w:val="008421D4"/>
    <w:rsid w:val="0084305C"/>
    <w:rsid w:val="008503CA"/>
    <w:rsid w:val="0085169D"/>
    <w:rsid w:val="0085218C"/>
    <w:rsid w:val="00852403"/>
    <w:rsid w:val="008531B8"/>
    <w:rsid w:val="008537B0"/>
    <w:rsid w:val="0085389D"/>
    <w:rsid w:val="008544D8"/>
    <w:rsid w:val="008546C7"/>
    <w:rsid w:val="00854D9C"/>
    <w:rsid w:val="00854DE3"/>
    <w:rsid w:val="00855737"/>
    <w:rsid w:val="00856735"/>
    <w:rsid w:val="00856F5C"/>
    <w:rsid w:val="0085708C"/>
    <w:rsid w:val="00857A75"/>
    <w:rsid w:val="00860F59"/>
    <w:rsid w:val="0086199E"/>
    <w:rsid w:val="00863771"/>
    <w:rsid w:val="008646E3"/>
    <w:rsid w:val="008665D4"/>
    <w:rsid w:val="00870416"/>
    <w:rsid w:val="0087138D"/>
    <w:rsid w:val="00871E2C"/>
    <w:rsid w:val="008726AA"/>
    <w:rsid w:val="00874B2C"/>
    <w:rsid w:val="00874DC4"/>
    <w:rsid w:val="00876FE3"/>
    <w:rsid w:val="00877C67"/>
    <w:rsid w:val="00880ED3"/>
    <w:rsid w:val="0088171C"/>
    <w:rsid w:val="0088380C"/>
    <w:rsid w:val="00883DCD"/>
    <w:rsid w:val="00883DD6"/>
    <w:rsid w:val="00884999"/>
    <w:rsid w:val="00885AC3"/>
    <w:rsid w:val="0088645F"/>
    <w:rsid w:val="008867A6"/>
    <w:rsid w:val="00886A0F"/>
    <w:rsid w:val="00886A4D"/>
    <w:rsid w:val="00890139"/>
    <w:rsid w:val="00890189"/>
    <w:rsid w:val="008908D2"/>
    <w:rsid w:val="00890AAC"/>
    <w:rsid w:val="00895780"/>
    <w:rsid w:val="008A00F5"/>
    <w:rsid w:val="008A0124"/>
    <w:rsid w:val="008A0FBE"/>
    <w:rsid w:val="008A19F2"/>
    <w:rsid w:val="008A1B00"/>
    <w:rsid w:val="008A2011"/>
    <w:rsid w:val="008A2C00"/>
    <w:rsid w:val="008A39ED"/>
    <w:rsid w:val="008A3AAD"/>
    <w:rsid w:val="008A48CA"/>
    <w:rsid w:val="008A4CE7"/>
    <w:rsid w:val="008A538F"/>
    <w:rsid w:val="008A6EF7"/>
    <w:rsid w:val="008A7167"/>
    <w:rsid w:val="008B14E4"/>
    <w:rsid w:val="008B276C"/>
    <w:rsid w:val="008B3278"/>
    <w:rsid w:val="008B43B7"/>
    <w:rsid w:val="008B5630"/>
    <w:rsid w:val="008B63F3"/>
    <w:rsid w:val="008B6B90"/>
    <w:rsid w:val="008B6C01"/>
    <w:rsid w:val="008C005F"/>
    <w:rsid w:val="008C284A"/>
    <w:rsid w:val="008C300D"/>
    <w:rsid w:val="008C3DBF"/>
    <w:rsid w:val="008C4EAC"/>
    <w:rsid w:val="008C590D"/>
    <w:rsid w:val="008C5D90"/>
    <w:rsid w:val="008C68C4"/>
    <w:rsid w:val="008C75E9"/>
    <w:rsid w:val="008D1408"/>
    <w:rsid w:val="008D26F1"/>
    <w:rsid w:val="008D2951"/>
    <w:rsid w:val="008D2ABB"/>
    <w:rsid w:val="008D3F9C"/>
    <w:rsid w:val="008D41FF"/>
    <w:rsid w:val="008D60D7"/>
    <w:rsid w:val="008D630D"/>
    <w:rsid w:val="008D6693"/>
    <w:rsid w:val="008D73E7"/>
    <w:rsid w:val="008D7DFE"/>
    <w:rsid w:val="008E0351"/>
    <w:rsid w:val="008E0575"/>
    <w:rsid w:val="008E1D27"/>
    <w:rsid w:val="008E3543"/>
    <w:rsid w:val="008E449D"/>
    <w:rsid w:val="008E4E93"/>
    <w:rsid w:val="008E500A"/>
    <w:rsid w:val="008E5036"/>
    <w:rsid w:val="008E5546"/>
    <w:rsid w:val="008E6076"/>
    <w:rsid w:val="008E6080"/>
    <w:rsid w:val="008E6FB9"/>
    <w:rsid w:val="008F0A4B"/>
    <w:rsid w:val="008F231B"/>
    <w:rsid w:val="008F3760"/>
    <w:rsid w:val="008F3787"/>
    <w:rsid w:val="008F5340"/>
    <w:rsid w:val="008F667D"/>
    <w:rsid w:val="00900966"/>
    <w:rsid w:val="00904B75"/>
    <w:rsid w:val="009051D7"/>
    <w:rsid w:val="0090605F"/>
    <w:rsid w:val="00906641"/>
    <w:rsid w:val="00907B3F"/>
    <w:rsid w:val="009125AA"/>
    <w:rsid w:val="009128EE"/>
    <w:rsid w:val="009144FA"/>
    <w:rsid w:val="00914962"/>
    <w:rsid w:val="00914FFD"/>
    <w:rsid w:val="0091533F"/>
    <w:rsid w:val="009174A9"/>
    <w:rsid w:val="00917AE7"/>
    <w:rsid w:val="00917F90"/>
    <w:rsid w:val="00920731"/>
    <w:rsid w:val="00922A5C"/>
    <w:rsid w:val="00923E98"/>
    <w:rsid w:val="009243A6"/>
    <w:rsid w:val="00924DD7"/>
    <w:rsid w:val="00925C95"/>
    <w:rsid w:val="00926D88"/>
    <w:rsid w:val="00927717"/>
    <w:rsid w:val="0093175B"/>
    <w:rsid w:val="00931916"/>
    <w:rsid w:val="00933BDA"/>
    <w:rsid w:val="009361CB"/>
    <w:rsid w:val="00937EC2"/>
    <w:rsid w:val="009404A7"/>
    <w:rsid w:val="0094181C"/>
    <w:rsid w:val="009439DC"/>
    <w:rsid w:val="00943B6E"/>
    <w:rsid w:val="00943D12"/>
    <w:rsid w:val="00944AA0"/>
    <w:rsid w:val="00945066"/>
    <w:rsid w:val="0094561D"/>
    <w:rsid w:val="00945CA6"/>
    <w:rsid w:val="009465A7"/>
    <w:rsid w:val="00946A26"/>
    <w:rsid w:val="00946A5E"/>
    <w:rsid w:val="00951B76"/>
    <w:rsid w:val="00952334"/>
    <w:rsid w:val="009524A5"/>
    <w:rsid w:val="00954729"/>
    <w:rsid w:val="00954C07"/>
    <w:rsid w:val="00956437"/>
    <w:rsid w:val="009567E9"/>
    <w:rsid w:val="00956F8F"/>
    <w:rsid w:val="009571F8"/>
    <w:rsid w:val="009573F0"/>
    <w:rsid w:val="00960671"/>
    <w:rsid w:val="00960A15"/>
    <w:rsid w:val="00960FBF"/>
    <w:rsid w:val="0096160D"/>
    <w:rsid w:val="00965099"/>
    <w:rsid w:val="00966536"/>
    <w:rsid w:val="009676B7"/>
    <w:rsid w:val="00967799"/>
    <w:rsid w:val="00967F95"/>
    <w:rsid w:val="0097126F"/>
    <w:rsid w:val="00971A74"/>
    <w:rsid w:val="00972CC0"/>
    <w:rsid w:val="0097385D"/>
    <w:rsid w:val="00975CEE"/>
    <w:rsid w:val="009760E1"/>
    <w:rsid w:val="00976284"/>
    <w:rsid w:val="009769E8"/>
    <w:rsid w:val="0097732A"/>
    <w:rsid w:val="00981742"/>
    <w:rsid w:val="00981F2A"/>
    <w:rsid w:val="00981FCC"/>
    <w:rsid w:val="00982FC8"/>
    <w:rsid w:val="0098372F"/>
    <w:rsid w:val="00985358"/>
    <w:rsid w:val="00985C8A"/>
    <w:rsid w:val="009864BD"/>
    <w:rsid w:val="00986A3F"/>
    <w:rsid w:val="00986D51"/>
    <w:rsid w:val="00986FC7"/>
    <w:rsid w:val="009903AF"/>
    <w:rsid w:val="00990B06"/>
    <w:rsid w:val="00991278"/>
    <w:rsid w:val="00991DAB"/>
    <w:rsid w:val="00994DE3"/>
    <w:rsid w:val="00994FF5"/>
    <w:rsid w:val="00996D6E"/>
    <w:rsid w:val="009A2403"/>
    <w:rsid w:val="009A2DD8"/>
    <w:rsid w:val="009A37E5"/>
    <w:rsid w:val="009A4362"/>
    <w:rsid w:val="009A5EE3"/>
    <w:rsid w:val="009A7FE9"/>
    <w:rsid w:val="009B18CF"/>
    <w:rsid w:val="009B2CD9"/>
    <w:rsid w:val="009B3010"/>
    <w:rsid w:val="009B379A"/>
    <w:rsid w:val="009B46E1"/>
    <w:rsid w:val="009B5CC9"/>
    <w:rsid w:val="009C0DA2"/>
    <w:rsid w:val="009C0EAD"/>
    <w:rsid w:val="009C0FA0"/>
    <w:rsid w:val="009C16FC"/>
    <w:rsid w:val="009C1E00"/>
    <w:rsid w:val="009C2476"/>
    <w:rsid w:val="009C287C"/>
    <w:rsid w:val="009C310C"/>
    <w:rsid w:val="009C3E0C"/>
    <w:rsid w:val="009C59B9"/>
    <w:rsid w:val="009C6FE3"/>
    <w:rsid w:val="009C6FFA"/>
    <w:rsid w:val="009C70C2"/>
    <w:rsid w:val="009C76D5"/>
    <w:rsid w:val="009D2161"/>
    <w:rsid w:val="009D2437"/>
    <w:rsid w:val="009D24C2"/>
    <w:rsid w:val="009D3A6A"/>
    <w:rsid w:val="009D51F1"/>
    <w:rsid w:val="009D5EF3"/>
    <w:rsid w:val="009D65CF"/>
    <w:rsid w:val="009D6BE5"/>
    <w:rsid w:val="009D6FDD"/>
    <w:rsid w:val="009E08CD"/>
    <w:rsid w:val="009E2EAF"/>
    <w:rsid w:val="009E30E3"/>
    <w:rsid w:val="009E34B1"/>
    <w:rsid w:val="009E3B05"/>
    <w:rsid w:val="009E5E0D"/>
    <w:rsid w:val="009E6197"/>
    <w:rsid w:val="009E68A5"/>
    <w:rsid w:val="009E70B9"/>
    <w:rsid w:val="009E781B"/>
    <w:rsid w:val="009F0035"/>
    <w:rsid w:val="009F01E4"/>
    <w:rsid w:val="009F0ECA"/>
    <w:rsid w:val="009F10F6"/>
    <w:rsid w:val="009F1135"/>
    <w:rsid w:val="009F11BF"/>
    <w:rsid w:val="009F15E3"/>
    <w:rsid w:val="009F3146"/>
    <w:rsid w:val="009F3603"/>
    <w:rsid w:val="009F5E3C"/>
    <w:rsid w:val="009F6042"/>
    <w:rsid w:val="009F6659"/>
    <w:rsid w:val="009F6D99"/>
    <w:rsid w:val="009F716E"/>
    <w:rsid w:val="00A02152"/>
    <w:rsid w:val="00A026A7"/>
    <w:rsid w:val="00A03A93"/>
    <w:rsid w:val="00A03E41"/>
    <w:rsid w:val="00A049BF"/>
    <w:rsid w:val="00A05064"/>
    <w:rsid w:val="00A06BB4"/>
    <w:rsid w:val="00A06FBD"/>
    <w:rsid w:val="00A0773D"/>
    <w:rsid w:val="00A0798A"/>
    <w:rsid w:val="00A1021F"/>
    <w:rsid w:val="00A10517"/>
    <w:rsid w:val="00A10723"/>
    <w:rsid w:val="00A1100D"/>
    <w:rsid w:val="00A1155B"/>
    <w:rsid w:val="00A11647"/>
    <w:rsid w:val="00A11CAC"/>
    <w:rsid w:val="00A120FC"/>
    <w:rsid w:val="00A147A3"/>
    <w:rsid w:val="00A15C46"/>
    <w:rsid w:val="00A161EC"/>
    <w:rsid w:val="00A20DEE"/>
    <w:rsid w:val="00A21350"/>
    <w:rsid w:val="00A21B10"/>
    <w:rsid w:val="00A21B55"/>
    <w:rsid w:val="00A21CE9"/>
    <w:rsid w:val="00A26597"/>
    <w:rsid w:val="00A2743B"/>
    <w:rsid w:val="00A27C98"/>
    <w:rsid w:val="00A30255"/>
    <w:rsid w:val="00A3137A"/>
    <w:rsid w:val="00A31B6E"/>
    <w:rsid w:val="00A32B3F"/>
    <w:rsid w:val="00A33C39"/>
    <w:rsid w:val="00A33F2B"/>
    <w:rsid w:val="00A35944"/>
    <w:rsid w:val="00A35D48"/>
    <w:rsid w:val="00A365B5"/>
    <w:rsid w:val="00A37915"/>
    <w:rsid w:val="00A3796E"/>
    <w:rsid w:val="00A4008C"/>
    <w:rsid w:val="00A40967"/>
    <w:rsid w:val="00A409DC"/>
    <w:rsid w:val="00A4158D"/>
    <w:rsid w:val="00A41C41"/>
    <w:rsid w:val="00A4272A"/>
    <w:rsid w:val="00A429C7"/>
    <w:rsid w:val="00A42C90"/>
    <w:rsid w:val="00A430C3"/>
    <w:rsid w:val="00A43400"/>
    <w:rsid w:val="00A434B8"/>
    <w:rsid w:val="00A43C7F"/>
    <w:rsid w:val="00A44972"/>
    <w:rsid w:val="00A44EE0"/>
    <w:rsid w:val="00A46244"/>
    <w:rsid w:val="00A46704"/>
    <w:rsid w:val="00A46ED7"/>
    <w:rsid w:val="00A50365"/>
    <w:rsid w:val="00A504A6"/>
    <w:rsid w:val="00A51174"/>
    <w:rsid w:val="00A515A2"/>
    <w:rsid w:val="00A52922"/>
    <w:rsid w:val="00A53275"/>
    <w:rsid w:val="00A55657"/>
    <w:rsid w:val="00A56509"/>
    <w:rsid w:val="00A565AD"/>
    <w:rsid w:val="00A574D3"/>
    <w:rsid w:val="00A60067"/>
    <w:rsid w:val="00A60641"/>
    <w:rsid w:val="00A610A0"/>
    <w:rsid w:val="00A6147D"/>
    <w:rsid w:val="00A62AFE"/>
    <w:rsid w:val="00A62ED1"/>
    <w:rsid w:val="00A63543"/>
    <w:rsid w:val="00A643D9"/>
    <w:rsid w:val="00A65017"/>
    <w:rsid w:val="00A6552F"/>
    <w:rsid w:val="00A6562C"/>
    <w:rsid w:val="00A66C9E"/>
    <w:rsid w:val="00A66CC1"/>
    <w:rsid w:val="00A67101"/>
    <w:rsid w:val="00A67215"/>
    <w:rsid w:val="00A71DC8"/>
    <w:rsid w:val="00A72391"/>
    <w:rsid w:val="00A72EF7"/>
    <w:rsid w:val="00A73AB3"/>
    <w:rsid w:val="00A73E1D"/>
    <w:rsid w:val="00A754E8"/>
    <w:rsid w:val="00A77192"/>
    <w:rsid w:val="00A77C93"/>
    <w:rsid w:val="00A806D0"/>
    <w:rsid w:val="00A816D0"/>
    <w:rsid w:val="00A81718"/>
    <w:rsid w:val="00A8255A"/>
    <w:rsid w:val="00A8401B"/>
    <w:rsid w:val="00A8559B"/>
    <w:rsid w:val="00A868CD"/>
    <w:rsid w:val="00A870A7"/>
    <w:rsid w:val="00A87AD3"/>
    <w:rsid w:val="00A90833"/>
    <w:rsid w:val="00A90E2B"/>
    <w:rsid w:val="00A91D0F"/>
    <w:rsid w:val="00A93D57"/>
    <w:rsid w:val="00A93D5C"/>
    <w:rsid w:val="00A9567D"/>
    <w:rsid w:val="00A9585C"/>
    <w:rsid w:val="00A95D48"/>
    <w:rsid w:val="00AA072B"/>
    <w:rsid w:val="00AA2023"/>
    <w:rsid w:val="00AA3164"/>
    <w:rsid w:val="00AA5117"/>
    <w:rsid w:val="00AA6353"/>
    <w:rsid w:val="00AB0188"/>
    <w:rsid w:val="00AB122F"/>
    <w:rsid w:val="00AB235E"/>
    <w:rsid w:val="00AB2488"/>
    <w:rsid w:val="00AB2F4F"/>
    <w:rsid w:val="00AB37F4"/>
    <w:rsid w:val="00AB3A99"/>
    <w:rsid w:val="00AB4015"/>
    <w:rsid w:val="00AB4463"/>
    <w:rsid w:val="00AB4A3E"/>
    <w:rsid w:val="00AB51F5"/>
    <w:rsid w:val="00AB5F99"/>
    <w:rsid w:val="00AB79CA"/>
    <w:rsid w:val="00AB7A63"/>
    <w:rsid w:val="00AC06F2"/>
    <w:rsid w:val="00AC1396"/>
    <w:rsid w:val="00AC1C40"/>
    <w:rsid w:val="00AC274A"/>
    <w:rsid w:val="00AC2AE5"/>
    <w:rsid w:val="00AC2E5F"/>
    <w:rsid w:val="00AC3065"/>
    <w:rsid w:val="00AC492C"/>
    <w:rsid w:val="00AC7653"/>
    <w:rsid w:val="00AD0938"/>
    <w:rsid w:val="00AD29D2"/>
    <w:rsid w:val="00AD3CFA"/>
    <w:rsid w:val="00AD43EC"/>
    <w:rsid w:val="00AD490A"/>
    <w:rsid w:val="00AD4ABE"/>
    <w:rsid w:val="00AD6446"/>
    <w:rsid w:val="00AD7040"/>
    <w:rsid w:val="00AE02DD"/>
    <w:rsid w:val="00AE1103"/>
    <w:rsid w:val="00AE134F"/>
    <w:rsid w:val="00AE14C0"/>
    <w:rsid w:val="00AE1E09"/>
    <w:rsid w:val="00AE33E9"/>
    <w:rsid w:val="00AE34AB"/>
    <w:rsid w:val="00AE3767"/>
    <w:rsid w:val="00AE3EAB"/>
    <w:rsid w:val="00AE443F"/>
    <w:rsid w:val="00AE469D"/>
    <w:rsid w:val="00AE553E"/>
    <w:rsid w:val="00AE61AB"/>
    <w:rsid w:val="00AE6C48"/>
    <w:rsid w:val="00AE7F6E"/>
    <w:rsid w:val="00AF0450"/>
    <w:rsid w:val="00AF169C"/>
    <w:rsid w:val="00AF3844"/>
    <w:rsid w:val="00AF4079"/>
    <w:rsid w:val="00AF47FC"/>
    <w:rsid w:val="00AF5186"/>
    <w:rsid w:val="00AF5C06"/>
    <w:rsid w:val="00AF6495"/>
    <w:rsid w:val="00AF67E1"/>
    <w:rsid w:val="00AF6E64"/>
    <w:rsid w:val="00B02E2B"/>
    <w:rsid w:val="00B03FA6"/>
    <w:rsid w:val="00B03FF7"/>
    <w:rsid w:val="00B04130"/>
    <w:rsid w:val="00B04C9F"/>
    <w:rsid w:val="00B06411"/>
    <w:rsid w:val="00B07013"/>
    <w:rsid w:val="00B07A36"/>
    <w:rsid w:val="00B07B06"/>
    <w:rsid w:val="00B07E08"/>
    <w:rsid w:val="00B10F52"/>
    <w:rsid w:val="00B11013"/>
    <w:rsid w:val="00B12059"/>
    <w:rsid w:val="00B12468"/>
    <w:rsid w:val="00B12A56"/>
    <w:rsid w:val="00B14358"/>
    <w:rsid w:val="00B14376"/>
    <w:rsid w:val="00B143AE"/>
    <w:rsid w:val="00B16859"/>
    <w:rsid w:val="00B20415"/>
    <w:rsid w:val="00B20D9C"/>
    <w:rsid w:val="00B212B8"/>
    <w:rsid w:val="00B213B9"/>
    <w:rsid w:val="00B217FA"/>
    <w:rsid w:val="00B21F5D"/>
    <w:rsid w:val="00B2214C"/>
    <w:rsid w:val="00B2284C"/>
    <w:rsid w:val="00B22C4E"/>
    <w:rsid w:val="00B22DC7"/>
    <w:rsid w:val="00B236CD"/>
    <w:rsid w:val="00B238CB"/>
    <w:rsid w:val="00B23D69"/>
    <w:rsid w:val="00B25A5E"/>
    <w:rsid w:val="00B25CA8"/>
    <w:rsid w:val="00B2686B"/>
    <w:rsid w:val="00B26ADC"/>
    <w:rsid w:val="00B26E09"/>
    <w:rsid w:val="00B2705A"/>
    <w:rsid w:val="00B30063"/>
    <w:rsid w:val="00B30E1D"/>
    <w:rsid w:val="00B32621"/>
    <w:rsid w:val="00B32D76"/>
    <w:rsid w:val="00B33073"/>
    <w:rsid w:val="00B33312"/>
    <w:rsid w:val="00B337A3"/>
    <w:rsid w:val="00B342C3"/>
    <w:rsid w:val="00B35D73"/>
    <w:rsid w:val="00B36053"/>
    <w:rsid w:val="00B3730E"/>
    <w:rsid w:val="00B37FE8"/>
    <w:rsid w:val="00B40154"/>
    <w:rsid w:val="00B4059B"/>
    <w:rsid w:val="00B40B17"/>
    <w:rsid w:val="00B40F95"/>
    <w:rsid w:val="00B41D3A"/>
    <w:rsid w:val="00B44948"/>
    <w:rsid w:val="00B4620F"/>
    <w:rsid w:val="00B4675A"/>
    <w:rsid w:val="00B506DE"/>
    <w:rsid w:val="00B507E0"/>
    <w:rsid w:val="00B508C0"/>
    <w:rsid w:val="00B50F31"/>
    <w:rsid w:val="00B51322"/>
    <w:rsid w:val="00B51407"/>
    <w:rsid w:val="00B52630"/>
    <w:rsid w:val="00B60637"/>
    <w:rsid w:val="00B6072A"/>
    <w:rsid w:val="00B60A3C"/>
    <w:rsid w:val="00B61023"/>
    <w:rsid w:val="00B61EEB"/>
    <w:rsid w:val="00B636A0"/>
    <w:rsid w:val="00B636C5"/>
    <w:rsid w:val="00B63F4F"/>
    <w:rsid w:val="00B64958"/>
    <w:rsid w:val="00B6533E"/>
    <w:rsid w:val="00B65B32"/>
    <w:rsid w:val="00B65BDA"/>
    <w:rsid w:val="00B6620B"/>
    <w:rsid w:val="00B669DB"/>
    <w:rsid w:val="00B66FBF"/>
    <w:rsid w:val="00B67423"/>
    <w:rsid w:val="00B70C12"/>
    <w:rsid w:val="00B715FF"/>
    <w:rsid w:val="00B7350C"/>
    <w:rsid w:val="00B73914"/>
    <w:rsid w:val="00B743DB"/>
    <w:rsid w:val="00B74F6A"/>
    <w:rsid w:val="00B77B45"/>
    <w:rsid w:val="00B8074C"/>
    <w:rsid w:val="00B81C06"/>
    <w:rsid w:val="00B82CAD"/>
    <w:rsid w:val="00B82FC0"/>
    <w:rsid w:val="00B83189"/>
    <w:rsid w:val="00B83588"/>
    <w:rsid w:val="00B83D57"/>
    <w:rsid w:val="00B84732"/>
    <w:rsid w:val="00B85683"/>
    <w:rsid w:val="00B85B15"/>
    <w:rsid w:val="00B87575"/>
    <w:rsid w:val="00B91437"/>
    <w:rsid w:val="00B91A58"/>
    <w:rsid w:val="00B946D2"/>
    <w:rsid w:val="00B953C4"/>
    <w:rsid w:val="00B95D6B"/>
    <w:rsid w:val="00B95F3E"/>
    <w:rsid w:val="00B961DA"/>
    <w:rsid w:val="00B96D2A"/>
    <w:rsid w:val="00BA056C"/>
    <w:rsid w:val="00BA145B"/>
    <w:rsid w:val="00BA25D2"/>
    <w:rsid w:val="00BA2687"/>
    <w:rsid w:val="00BA2FB7"/>
    <w:rsid w:val="00BA36A8"/>
    <w:rsid w:val="00BA4570"/>
    <w:rsid w:val="00BA4BCD"/>
    <w:rsid w:val="00BA58C0"/>
    <w:rsid w:val="00BA5B80"/>
    <w:rsid w:val="00BA5F09"/>
    <w:rsid w:val="00BA6E6F"/>
    <w:rsid w:val="00BA6EF5"/>
    <w:rsid w:val="00BA7D30"/>
    <w:rsid w:val="00BA7E62"/>
    <w:rsid w:val="00BB1268"/>
    <w:rsid w:val="00BB2362"/>
    <w:rsid w:val="00BB2E2B"/>
    <w:rsid w:val="00BB3044"/>
    <w:rsid w:val="00BB31F9"/>
    <w:rsid w:val="00BB35F7"/>
    <w:rsid w:val="00BB44F3"/>
    <w:rsid w:val="00BB490D"/>
    <w:rsid w:val="00BB4AC8"/>
    <w:rsid w:val="00BB57F7"/>
    <w:rsid w:val="00BB722A"/>
    <w:rsid w:val="00BB79CF"/>
    <w:rsid w:val="00BC08A1"/>
    <w:rsid w:val="00BC0F80"/>
    <w:rsid w:val="00BC24B3"/>
    <w:rsid w:val="00BC3503"/>
    <w:rsid w:val="00BC381D"/>
    <w:rsid w:val="00BC3F81"/>
    <w:rsid w:val="00BC40E1"/>
    <w:rsid w:val="00BC43DE"/>
    <w:rsid w:val="00BC4760"/>
    <w:rsid w:val="00BC754F"/>
    <w:rsid w:val="00BC7AA4"/>
    <w:rsid w:val="00BD0718"/>
    <w:rsid w:val="00BD0A28"/>
    <w:rsid w:val="00BD18D6"/>
    <w:rsid w:val="00BD1FAB"/>
    <w:rsid w:val="00BD22D7"/>
    <w:rsid w:val="00BD2559"/>
    <w:rsid w:val="00BD2BC3"/>
    <w:rsid w:val="00BD367E"/>
    <w:rsid w:val="00BD4793"/>
    <w:rsid w:val="00BD4EF8"/>
    <w:rsid w:val="00BD5F68"/>
    <w:rsid w:val="00BD6585"/>
    <w:rsid w:val="00BD663F"/>
    <w:rsid w:val="00BD6DC7"/>
    <w:rsid w:val="00BD7102"/>
    <w:rsid w:val="00BD792D"/>
    <w:rsid w:val="00BD7BB6"/>
    <w:rsid w:val="00BE1040"/>
    <w:rsid w:val="00BE2EAC"/>
    <w:rsid w:val="00BE3286"/>
    <w:rsid w:val="00BE357E"/>
    <w:rsid w:val="00BE35C8"/>
    <w:rsid w:val="00BE420B"/>
    <w:rsid w:val="00BE497C"/>
    <w:rsid w:val="00BE5E0A"/>
    <w:rsid w:val="00BF06A9"/>
    <w:rsid w:val="00BF0797"/>
    <w:rsid w:val="00BF260D"/>
    <w:rsid w:val="00BF328B"/>
    <w:rsid w:val="00BF45C5"/>
    <w:rsid w:val="00BF4CEC"/>
    <w:rsid w:val="00BF6083"/>
    <w:rsid w:val="00BF6CF6"/>
    <w:rsid w:val="00BF76DF"/>
    <w:rsid w:val="00BF7F9F"/>
    <w:rsid w:val="00C006D1"/>
    <w:rsid w:val="00C011F4"/>
    <w:rsid w:val="00C02353"/>
    <w:rsid w:val="00C04EFC"/>
    <w:rsid w:val="00C04F32"/>
    <w:rsid w:val="00C063B5"/>
    <w:rsid w:val="00C07955"/>
    <w:rsid w:val="00C07DED"/>
    <w:rsid w:val="00C1248D"/>
    <w:rsid w:val="00C12781"/>
    <w:rsid w:val="00C128BA"/>
    <w:rsid w:val="00C12E56"/>
    <w:rsid w:val="00C137BF"/>
    <w:rsid w:val="00C15B8A"/>
    <w:rsid w:val="00C16171"/>
    <w:rsid w:val="00C176C3"/>
    <w:rsid w:val="00C20EAA"/>
    <w:rsid w:val="00C2305E"/>
    <w:rsid w:val="00C23250"/>
    <w:rsid w:val="00C235D6"/>
    <w:rsid w:val="00C237CA"/>
    <w:rsid w:val="00C23A60"/>
    <w:rsid w:val="00C2545C"/>
    <w:rsid w:val="00C268DE"/>
    <w:rsid w:val="00C26ACB"/>
    <w:rsid w:val="00C27235"/>
    <w:rsid w:val="00C2765A"/>
    <w:rsid w:val="00C31A0B"/>
    <w:rsid w:val="00C33F50"/>
    <w:rsid w:val="00C35693"/>
    <w:rsid w:val="00C3686D"/>
    <w:rsid w:val="00C401C2"/>
    <w:rsid w:val="00C405ED"/>
    <w:rsid w:val="00C40C78"/>
    <w:rsid w:val="00C42231"/>
    <w:rsid w:val="00C43785"/>
    <w:rsid w:val="00C44069"/>
    <w:rsid w:val="00C4430D"/>
    <w:rsid w:val="00C445C9"/>
    <w:rsid w:val="00C44BE8"/>
    <w:rsid w:val="00C451C7"/>
    <w:rsid w:val="00C462FE"/>
    <w:rsid w:val="00C47012"/>
    <w:rsid w:val="00C474C3"/>
    <w:rsid w:val="00C47E32"/>
    <w:rsid w:val="00C525B2"/>
    <w:rsid w:val="00C527BF"/>
    <w:rsid w:val="00C52A99"/>
    <w:rsid w:val="00C53A27"/>
    <w:rsid w:val="00C53DB2"/>
    <w:rsid w:val="00C53FEA"/>
    <w:rsid w:val="00C544A7"/>
    <w:rsid w:val="00C548C1"/>
    <w:rsid w:val="00C55A7A"/>
    <w:rsid w:val="00C60219"/>
    <w:rsid w:val="00C614C6"/>
    <w:rsid w:val="00C61672"/>
    <w:rsid w:val="00C626AF"/>
    <w:rsid w:val="00C628EB"/>
    <w:rsid w:val="00C62CDA"/>
    <w:rsid w:val="00C63405"/>
    <w:rsid w:val="00C640F8"/>
    <w:rsid w:val="00C6429B"/>
    <w:rsid w:val="00C64ABD"/>
    <w:rsid w:val="00C64B47"/>
    <w:rsid w:val="00C64DA7"/>
    <w:rsid w:val="00C64E71"/>
    <w:rsid w:val="00C65F03"/>
    <w:rsid w:val="00C66F59"/>
    <w:rsid w:val="00C671E6"/>
    <w:rsid w:val="00C70F69"/>
    <w:rsid w:val="00C71889"/>
    <w:rsid w:val="00C71E5D"/>
    <w:rsid w:val="00C73586"/>
    <w:rsid w:val="00C74BA2"/>
    <w:rsid w:val="00C751FD"/>
    <w:rsid w:val="00C75314"/>
    <w:rsid w:val="00C77311"/>
    <w:rsid w:val="00C77C13"/>
    <w:rsid w:val="00C8035D"/>
    <w:rsid w:val="00C8043F"/>
    <w:rsid w:val="00C80A1F"/>
    <w:rsid w:val="00C81D4B"/>
    <w:rsid w:val="00C81DEA"/>
    <w:rsid w:val="00C81E80"/>
    <w:rsid w:val="00C83D18"/>
    <w:rsid w:val="00C83DDB"/>
    <w:rsid w:val="00C84A08"/>
    <w:rsid w:val="00C85964"/>
    <w:rsid w:val="00C908CC"/>
    <w:rsid w:val="00C919D5"/>
    <w:rsid w:val="00C91D3A"/>
    <w:rsid w:val="00C924C1"/>
    <w:rsid w:val="00C93A1B"/>
    <w:rsid w:val="00C93AAA"/>
    <w:rsid w:val="00C93CFC"/>
    <w:rsid w:val="00C940A2"/>
    <w:rsid w:val="00C945A9"/>
    <w:rsid w:val="00C94D99"/>
    <w:rsid w:val="00C954AF"/>
    <w:rsid w:val="00C9602D"/>
    <w:rsid w:val="00C96C2C"/>
    <w:rsid w:val="00C96C2D"/>
    <w:rsid w:val="00CA242A"/>
    <w:rsid w:val="00CA40CE"/>
    <w:rsid w:val="00CA4620"/>
    <w:rsid w:val="00CA4F3D"/>
    <w:rsid w:val="00CA618F"/>
    <w:rsid w:val="00CB0ACD"/>
    <w:rsid w:val="00CB30E4"/>
    <w:rsid w:val="00CB487E"/>
    <w:rsid w:val="00CB4DC1"/>
    <w:rsid w:val="00CB59DD"/>
    <w:rsid w:val="00CB612E"/>
    <w:rsid w:val="00CB693D"/>
    <w:rsid w:val="00CB6CED"/>
    <w:rsid w:val="00CB72AF"/>
    <w:rsid w:val="00CB7A7C"/>
    <w:rsid w:val="00CC02C1"/>
    <w:rsid w:val="00CC050A"/>
    <w:rsid w:val="00CC13E9"/>
    <w:rsid w:val="00CC1B68"/>
    <w:rsid w:val="00CC1DE5"/>
    <w:rsid w:val="00CC34BF"/>
    <w:rsid w:val="00CC4856"/>
    <w:rsid w:val="00CC4CE8"/>
    <w:rsid w:val="00CC588B"/>
    <w:rsid w:val="00CC5A85"/>
    <w:rsid w:val="00CD0B2C"/>
    <w:rsid w:val="00CD1F69"/>
    <w:rsid w:val="00CD33C7"/>
    <w:rsid w:val="00CD548C"/>
    <w:rsid w:val="00CD55F8"/>
    <w:rsid w:val="00CD66D7"/>
    <w:rsid w:val="00CD799B"/>
    <w:rsid w:val="00CE21AC"/>
    <w:rsid w:val="00CE2C5E"/>
    <w:rsid w:val="00CE309A"/>
    <w:rsid w:val="00CE396A"/>
    <w:rsid w:val="00CE459E"/>
    <w:rsid w:val="00CE4CAB"/>
    <w:rsid w:val="00CE70DD"/>
    <w:rsid w:val="00CF19A9"/>
    <w:rsid w:val="00CF286B"/>
    <w:rsid w:val="00CF29E4"/>
    <w:rsid w:val="00CF2D80"/>
    <w:rsid w:val="00CF39F3"/>
    <w:rsid w:val="00CF3E1C"/>
    <w:rsid w:val="00CF46F2"/>
    <w:rsid w:val="00CF4AAC"/>
    <w:rsid w:val="00CF4B23"/>
    <w:rsid w:val="00CF4BE2"/>
    <w:rsid w:val="00D00147"/>
    <w:rsid w:val="00D01293"/>
    <w:rsid w:val="00D01A59"/>
    <w:rsid w:val="00D0206A"/>
    <w:rsid w:val="00D02C8A"/>
    <w:rsid w:val="00D036A7"/>
    <w:rsid w:val="00D06598"/>
    <w:rsid w:val="00D06D8F"/>
    <w:rsid w:val="00D07658"/>
    <w:rsid w:val="00D07A3A"/>
    <w:rsid w:val="00D07DFA"/>
    <w:rsid w:val="00D103A7"/>
    <w:rsid w:val="00D12199"/>
    <w:rsid w:val="00D12DFE"/>
    <w:rsid w:val="00D12F41"/>
    <w:rsid w:val="00D14247"/>
    <w:rsid w:val="00D154E3"/>
    <w:rsid w:val="00D165DD"/>
    <w:rsid w:val="00D17484"/>
    <w:rsid w:val="00D207CD"/>
    <w:rsid w:val="00D20EFA"/>
    <w:rsid w:val="00D222B4"/>
    <w:rsid w:val="00D2579F"/>
    <w:rsid w:val="00D26E8C"/>
    <w:rsid w:val="00D2733B"/>
    <w:rsid w:val="00D27651"/>
    <w:rsid w:val="00D27BC3"/>
    <w:rsid w:val="00D27CF4"/>
    <w:rsid w:val="00D30026"/>
    <w:rsid w:val="00D300DA"/>
    <w:rsid w:val="00D304C8"/>
    <w:rsid w:val="00D30A82"/>
    <w:rsid w:val="00D318B6"/>
    <w:rsid w:val="00D32BC1"/>
    <w:rsid w:val="00D33226"/>
    <w:rsid w:val="00D33A40"/>
    <w:rsid w:val="00D33CD2"/>
    <w:rsid w:val="00D34D4B"/>
    <w:rsid w:val="00D36116"/>
    <w:rsid w:val="00D36220"/>
    <w:rsid w:val="00D43558"/>
    <w:rsid w:val="00D440ED"/>
    <w:rsid w:val="00D44166"/>
    <w:rsid w:val="00D447EB"/>
    <w:rsid w:val="00D45B9D"/>
    <w:rsid w:val="00D46D84"/>
    <w:rsid w:val="00D46E9A"/>
    <w:rsid w:val="00D46F02"/>
    <w:rsid w:val="00D471B1"/>
    <w:rsid w:val="00D52198"/>
    <w:rsid w:val="00D539F0"/>
    <w:rsid w:val="00D55BEF"/>
    <w:rsid w:val="00D56167"/>
    <w:rsid w:val="00D56353"/>
    <w:rsid w:val="00D56B02"/>
    <w:rsid w:val="00D57049"/>
    <w:rsid w:val="00D5779C"/>
    <w:rsid w:val="00D5790F"/>
    <w:rsid w:val="00D60F6E"/>
    <w:rsid w:val="00D622AC"/>
    <w:rsid w:val="00D62F95"/>
    <w:rsid w:val="00D631C9"/>
    <w:rsid w:val="00D63AE4"/>
    <w:rsid w:val="00D651A0"/>
    <w:rsid w:val="00D67A57"/>
    <w:rsid w:val="00D67CA9"/>
    <w:rsid w:val="00D70257"/>
    <w:rsid w:val="00D70B57"/>
    <w:rsid w:val="00D72F30"/>
    <w:rsid w:val="00D74526"/>
    <w:rsid w:val="00D745DE"/>
    <w:rsid w:val="00D75047"/>
    <w:rsid w:val="00D75ACB"/>
    <w:rsid w:val="00D771CE"/>
    <w:rsid w:val="00D77A0C"/>
    <w:rsid w:val="00D82D26"/>
    <w:rsid w:val="00D83583"/>
    <w:rsid w:val="00D83845"/>
    <w:rsid w:val="00D840F3"/>
    <w:rsid w:val="00D84746"/>
    <w:rsid w:val="00D84B70"/>
    <w:rsid w:val="00D85B25"/>
    <w:rsid w:val="00D86449"/>
    <w:rsid w:val="00D86DFE"/>
    <w:rsid w:val="00D86E9D"/>
    <w:rsid w:val="00D8732F"/>
    <w:rsid w:val="00D87B94"/>
    <w:rsid w:val="00D90780"/>
    <w:rsid w:val="00D909B4"/>
    <w:rsid w:val="00D9121F"/>
    <w:rsid w:val="00D9172B"/>
    <w:rsid w:val="00D91799"/>
    <w:rsid w:val="00D93011"/>
    <w:rsid w:val="00D940A1"/>
    <w:rsid w:val="00D94980"/>
    <w:rsid w:val="00D959AF"/>
    <w:rsid w:val="00D95E20"/>
    <w:rsid w:val="00D9607A"/>
    <w:rsid w:val="00D967A4"/>
    <w:rsid w:val="00D96D7E"/>
    <w:rsid w:val="00D979BC"/>
    <w:rsid w:val="00DA1DD0"/>
    <w:rsid w:val="00DA266D"/>
    <w:rsid w:val="00DA2933"/>
    <w:rsid w:val="00DA4B4D"/>
    <w:rsid w:val="00DA5530"/>
    <w:rsid w:val="00DA6932"/>
    <w:rsid w:val="00DA6ADD"/>
    <w:rsid w:val="00DB0082"/>
    <w:rsid w:val="00DB12F6"/>
    <w:rsid w:val="00DB1537"/>
    <w:rsid w:val="00DB17F4"/>
    <w:rsid w:val="00DB1E43"/>
    <w:rsid w:val="00DB2E53"/>
    <w:rsid w:val="00DB3517"/>
    <w:rsid w:val="00DB3C2B"/>
    <w:rsid w:val="00DB69F8"/>
    <w:rsid w:val="00DC1EBE"/>
    <w:rsid w:val="00DC2724"/>
    <w:rsid w:val="00DC27B6"/>
    <w:rsid w:val="00DC2EE4"/>
    <w:rsid w:val="00DC3503"/>
    <w:rsid w:val="00DC37B0"/>
    <w:rsid w:val="00DC566E"/>
    <w:rsid w:val="00DC669B"/>
    <w:rsid w:val="00DC6C58"/>
    <w:rsid w:val="00DC6E86"/>
    <w:rsid w:val="00DC7C3C"/>
    <w:rsid w:val="00DC7E7F"/>
    <w:rsid w:val="00DD028B"/>
    <w:rsid w:val="00DD0B02"/>
    <w:rsid w:val="00DD2E59"/>
    <w:rsid w:val="00DD3BEC"/>
    <w:rsid w:val="00DD42A3"/>
    <w:rsid w:val="00DD50A7"/>
    <w:rsid w:val="00DD7EAB"/>
    <w:rsid w:val="00DE046D"/>
    <w:rsid w:val="00DE050E"/>
    <w:rsid w:val="00DE0CEF"/>
    <w:rsid w:val="00DE1662"/>
    <w:rsid w:val="00DE23A6"/>
    <w:rsid w:val="00DE2740"/>
    <w:rsid w:val="00DE2E32"/>
    <w:rsid w:val="00DE494C"/>
    <w:rsid w:val="00DE4D91"/>
    <w:rsid w:val="00DE7008"/>
    <w:rsid w:val="00DE701F"/>
    <w:rsid w:val="00DF1BA2"/>
    <w:rsid w:val="00DF22BF"/>
    <w:rsid w:val="00DF25D6"/>
    <w:rsid w:val="00DF337D"/>
    <w:rsid w:val="00DF3BFB"/>
    <w:rsid w:val="00DF4E31"/>
    <w:rsid w:val="00DF5CA4"/>
    <w:rsid w:val="00DF5FCE"/>
    <w:rsid w:val="00E0014F"/>
    <w:rsid w:val="00E01117"/>
    <w:rsid w:val="00E03123"/>
    <w:rsid w:val="00E03D23"/>
    <w:rsid w:val="00E0428C"/>
    <w:rsid w:val="00E04BC1"/>
    <w:rsid w:val="00E04E5A"/>
    <w:rsid w:val="00E0514C"/>
    <w:rsid w:val="00E0557D"/>
    <w:rsid w:val="00E05842"/>
    <w:rsid w:val="00E06E01"/>
    <w:rsid w:val="00E07555"/>
    <w:rsid w:val="00E10D73"/>
    <w:rsid w:val="00E11379"/>
    <w:rsid w:val="00E1155D"/>
    <w:rsid w:val="00E11B9F"/>
    <w:rsid w:val="00E11D23"/>
    <w:rsid w:val="00E11F69"/>
    <w:rsid w:val="00E11F7C"/>
    <w:rsid w:val="00E1246B"/>
    <w:rsid w:val="00E13274"/>
    <w:rsid w:val="00E14121"/>
    <w:rsid w:val="00E14AD4"/>
    <w:rsid w:val="00E16E81"/>
    <w:rsid w:val="00E17576"/>
    <w:rsid w:val="00E17B04"/>
    <w:rsid w:val="00E20091"/>
    <w:rsid w:val="00E20708"/>
    <w:rsid w:val="00E20DCE"/>
    <w:rsid w:val="00E21D73"/>
    <w:rsid w:val="00E23B15"/>
    <w:rsid w:val="00E24520"/>
    <w:rsid w:val="00E24869"/>
    <w:rsid w:val="00E25214"/>
    <w:rsid w:val="00E25A7A"/>
    <w:rsid w:val="00E2623B"/>
    <w:rsid w:val="00E268F7"/>
    <w:rsid w:val="00E26CA5"/>
    <w:rsid w:val="00E30BE6"/>
    <w:rsid w:val="00E3118A"/>
    <w:rsid w:val="00E3149A"/>
    <w:rsid w:val="00E31FF7"/>
    <w:rsid w:val="00E321D7"/>
    <w:rsid w:val="00E32222"/>
    <w:rsid w:val="00E32A76"/>
    <w:rsid w:val="00E32DF5"/>
    <w:rsid w:val="00E35B41"/>
    <w:rsid w:val="00E35FD2"/>
    <w:rsid w:val="00E36D4B"/>
    <w:rsid w:val="00E37E34"/>
    <w:rsid w:val="00E403B2"/>
    <w:rsid w:val="00E413F8"/>
    <w:rsid w:val="00E43118"/>
    <w:rsid w:val="00E43A03"/>
    <w:rsid w:val="00E44293"/>
    <w:rsid w:val="00E449A6"/>
    <w:rsid w:val="00E459C7"/>
    <w:rsid w:val="00E45EF3"/>
    <w:rsid w:val="00E4729B"/>
    <w:rsid w:val="00E50283"/>
    <w:rsid w:val="00E508B5"/>
    <w:rsid w:val="00E517F7"/>
    <w:rsid w:val="00E51851"/>
    <w:rsid w:val="00E52D4A"/>
    <w:rsid w:val="00E52EF1"/>
    <w:rsid w:val="00E53075"/>
    <w:rsid w:val="00E54325"/>
    <w:rsid w:val="00E547E1"/>
    <w:rsid w:val="00E54CAD"/>
    <w:rsid w:val="00E54EEB"/>
    <w:rsid w:val="00E54F0E"/>
    <w:rsid w:val="00E55862"/>
    <w:rsid w:val="00E55B03"/>
    <w:rsid w:val="00E565E2"/>
    <w:rsid w:val="00E57A23"/>
    <w:rsid w:val="00E617BB"/>
    <w:rsid w:val="00E61D93"/>
    <w:rsid w:val="00E61E8E"/>
    <w:rsid w:val="00E656FD"/>
    <w:rsid w:val="00E65782"/>
    <w:rsid w:val="00E67AB1"/>
    <w:rsid w:val="00E70321"/>
    <w:rsid w:val="00E7156A"/>
    <w:rsid w:val="00E73B80"/>
    <w:rsid w:val="00E73D9B"/>
    <w:rsid w:val="00E744B9"/>
    <w:rsid w:val="00E7531A"/>
    <w:rsid w:val="00E75738"/>
    <w:rsid w:val="00E75AD7"/>
    <w:rsid w:val="00E80D56"/>
    <w:rsid w:val="00E80E62"/>
    <w:rsid w:val="00E827BC"/>
    <w:rsid w:val="00E841E0"/>
    <w:rsid w:val="00E85A00"/>
    <w:rsid w:val="00E87935"/>
    <w:rsid w:val="00E87DF4"/>
    <w:rsid w:val="00E915A3"/>
    <w:rsid w:val="00E91663"/>
    <w:rsid w:val="00E91897"/>
    <w:rsid w:val="00E92867"/>
    <w:rsid w:val="00E9294F"/>
    <w:rsid w:val="00E93B75"/>
    <w:rsid w:val="00E95CED"/>
    <w:rsid w:val="00EA2923"/>
    <w:rsid w:val="00EA2FC8"/>
    <w:rsid w:val="00EA3155"/>
    <w:rsid w:val="00EA3B66"/>
    <w:rsid w:val="00EA45B8"/>
    <w:rsid w:val="00EA67EC"/>
    <w:rsid w:val="00EA7532"/>
    <w:rsid w:val="00EB0151"/>
    <w:rsid w:val="00EB07AC"/>
    <w:rsid w:val="00EB3606"/>
    <w:rsid w:val="00EB3CCD"/>
    <w:rsid w:val="00EB48B3"/>
    <w:rsid w:val="00EB6463"/>
    <w:rsid w:val="00EB69B5"/>
    <w:rsid w:val="00EB6E84"/>
    <w:rsid w:val="00EB74B2"/>
    <w:rsid w:val="00EB76D7"/>
    <w:rsid w:val="00EC0AA8"/>
    <w:rsid w:val="00EC28E5"/>
    <w:rsid w:val="00EC329F"/>
    <w:rsid w:val="00EC562C"/>
    <w:rsid w:val="00EC5AB4"/>
    <w:rsid w:val="00EC5F87"/>
    <w:rsid w:val="00EC7088"/>
    <w:rsid w:val="00EC74FE"/>
    <w:rsid w:val="00ED111A"/>
    <w:rsid w:val="00ED1262"/>
    <w:rsid w:val="00ED1547"/>
    <w:rsid w:val="00ED1BAF"/>
    <w:rsid w:val="00ED1E64"/>
    <w:rsid w:val="00ED2516"/>
    <w:rsid w:val="00ED2676"/>
    <w:rsid w:val="00ED2E05"/>
    <w:rsid w:val="00ED3898"/>
    <w:rsid w:val="00ED4C98"/>
    <w:rsid w:val="00ED5875"/>
    <w:rsid w:val="00ED5B5A"/>
    <w:rsid w:val="00ED6465"/>
    <w:rsid w:val="00ED6DD3"/>
    <w:rsid w:val="00EE08DF"/>
    <w:rsid w:val="00EE1958"/>
    <w:rsid w:val="00EE2039"/>
    <w:rsid w:val="00EE2B40"/>
    <w:rsid w:val="00EE31E5"/>
    <w:rsid w:val="00EE339C"/>
    <w:rsid w:val="00EE4300"/>
    <w:rsid w:val="00EE4312"/>
    <w:rsid w:val="00EE4797"/>
    <w:rsid w:val="00EE4F62"/>
    <w:rsid w:val="00EE59E8"/>
    <w:rsid w:val="00EE73DE"/>
    <w:rsid w:val="00EE7F09"/>
    <w:rsid w:val="00EF2AFF"/>
    <w:rsid w:val="00EF520F"/>
    <w:rsid w:val="00EF5DD4"/>
    <w:rsid w:val="00EF634B"/>
    <w:rsid w:val="00EF723A"/>
    <w:rsid w:val="00EF7C2D"/>
    <w:rsid w:val="00F01355"/>
    <w:rsid w:val="00F02389"/>
    <w:rsid w:val="00F03A37"/>
    <w:rsid w:val="00F043CD"/>
    <w:rsid w:val="00F04A9C"/>
    <w:rsid w:val="00F05359"/>
    <w:rsid w:val="00F104B0"/>
    <w:rsid w:val="00F10FC7"/>
    <w:rsid w:val="00F1262E"/>
    <w:rsid w:val="00F12931"/>
    <w:rsid w:val="00F12DD1"/>
    <w:rsid w:val="00F13D26"/>
    <w:rsid w:val="00F146FD"/>
    <w:rsid w:val="00F148D5"/>
    <w:rsid w:val="00F15670"/>
    <w:rsid w:val="00F17307"/>
    <w:rsid w:val="00F2080A"/>
    <w:rsid w:val="00F213AC"/>
    <w:rsid w:val="00F21607"/>
    <w:rsid w:val="00F217BC"/>
    <w:rsid w:val="00F2374C"/>
    <w:rsid w:val="00F238AD"/>
    <w:rsid w:val="00F24A32"/>
    <w:rsid w:val="00F24BAE"/>
    <w:rsid w:val="00F24EFF"/>
    <w:rsid w:val="00F257F5"/>
    <w:rsid w:val="00F27450"/>
    <w:rsid w:val="00F30677"/>
    <w:rsid w:val="00F330BB"/>
    <w:rsid w:val="00F336C4"/>
    <w:rsid w:val="00F34028"/>
    <w:rsid w:val="00F34EA9"/>
    <w:rsid w:val="00F35676"/>
    <w:rsid w:val="00F3567F"/>
    <w:rsid w:val="00F35A34"/>
    <w:rsid w:val="00F36D59"/>
    <w:rsid w:val="00F37FCF"/>
    <w:rsid w:val="00F40767"/>
    <w:rsid w:val="00F40DF9"/>
    <w:rsid w:val="00F41F7B"/>
    <w:rsid w:val="00F442C8"/>
    <w:rsid w:val="00F44FDB"/>
    <w:rsid w:val="00F4506B"/>
    <w:rsid w:val="00F452B9"/>
    <w:rsid w:val="00F4694D"/>
    <w:rsid w:val="00F47557"/>
    <w:rsid w:val="00F47B16"/>
    <w:rsid w:val="00F5197F"/>
    <w:rsid w:val="00F5275B"/>
    <w:rsid w:val="00F532B8"/>
    <w:rsid w:val="00F53B49"/>
    <w:rsid w:val="00F55186"/>
    <w:rsid w:val="00F5554F"/>
    <w:rsid w:val="00F556C6"/>
    <w:rsid w:val="00F559ED"/>
    <w:rsid w:val="00F55FFB"/>
    <w:rsid w:val="00F56629"/>
    <w:rsid w:val="00F600B5"/>
    <w:rsid w:val="00F6115B"/>
    <w:rsid w:val="00F63694"/>
    <w:rsid w:val="00F638A3"/>
    <w:rsid w:val="00F63DA2"/>
    <w:rsid w:val="00F6438C"/>
    <w:rsid w:val="00F65F03"/>
    <w:rsid w:val="00F66CAE"/>
    <w:rsid w:val="00F674B3"/>
    <w:rsid w:val="00F71984"/>
    <w:rsid w:val="00F726E3"/>
    <w:rsid w:val="00F72C84"/>
    <w:rsid w:val="00F72E24"/>
    <w:rsid w:val="00F730A5"/>
    <w:rsid w:val="00F742AD"/>
    <w:rsid w:val="00F751E6"/>
    <w:rsid w:val="00F7590C"/>
    <w:rsid w:val="00F76195"/>
    <w:rsid w:val="00F77518"/>
    <w:rsid w:val="00F77E91"/>
    <w:rsid w:val="00F77EAA"/>
    <w:rsid w:val="00F80B05"/>
    <w:rsid w:val="00F813B8"/>
    <w:rsid w:val="00F8219C"/>
    <w:rsid w:val="00F83731"/>
    <w:rsid w:val="00F865E0"/>
    <w:rsid w:val="00F87F14"/>
    <w:rsid w:val="00F90000"/>
    <w:rsid w:val="00F901A2"/>
    <w:rsid w:val="00F90DC1"/>
    <w:rsid w:val="00F9132E"/>
    <w:rsid w:val="00F9183E"/>
    <w:rsid w:val="00F9411E"/>
    <w:rsid w:val="00F950EE"/>
    <w:rsid w:val="00F96BB4"/>
    <w:rsid w:val="00FA0BF5"/>
    <w:rsid w:val="00FA3375"/>
    <w:rsid w:val="00FA33B2"/>
    <w:rsid w:val="00FA492B"/>
    <w:rsid w:val="00FA592C"/>
    <w:rsid w:val="00FA6606"/>
    <w:rsid w:val="00FA66E3"/>
    <w:rsid w:val="00FB1988"/>
    <w:rsid w:val="00FB1A77"/>
    <w:rsid w:val="00FB2A61"/>
    <w:rsid w:val="00FB2A65"/>
    <w:rsid w:val="00FB2B4E"/>
    <w:rsid w:val="00FB2CCB"/>
    <w:rsid w:val="00FB2FF3"/>
    <w:rsid w:val="00FB39DE"/>
    <w:rsid w:val="00FB52D9"/>
    <w:rsid w:val="00FB76C3"/>
    <w:rsid w:val="00FC2C03"/>
    <w:rsid w:val="00FC3A6C"/>
    <w:rsid w:val="00FC4918"/>
    <w:rsid w:val="00FC7148"/>
    <w:rsid w:val="00FC7400"/>
    <w:rsid w:val="00FD13A6"/>
    <w:rsid w:val="00FD265C"/>
    <w:rsid w:val="00FD3B15"/>
    <w:rsid w:val="00FD415B"/>
    <w:rsid w:val="00FD45D2"/>
    <w:rsid w:val="00FD5C2F"/>
    <w:rsid w:val="00FD6913"/>
    <w:rsid w:val="00FE00AB"/>
    <w:rsid w:val="00FE15D9"/>
    <w:rsid w:val="00FE17DA"/>
    <w:rsid w:val="00FE183B"/>
    <w:rsid w:val="00FE3088"/>
    <w:rsid w:val="00FE31F5"/>
    <w:rsid w:val="00FE6519"/>
    <w:rsid w:val="00FE6CBA"/>
    <w:rsid w:val="00FF15AC"/>
    <w:rsid w:val="00FF21DB"/>
    <w:rsid w:val="00FF3EB4"/>
    <w:rsid w:val="00FF4794"/>
    <w:rsid w:val="00FF600C"/>
    <w:rsid w:val="00FF6979"/>
    <w:rsid w:val="00FF7785"/>
    <w:rsid w:val="00FF7CCC"/>
    <w:rsid w:val="00FF7F65"/>
    <w:rsid w:val="011852CF"/>
    <w:rsid w:val="011D665D"/>
    <w:rsid w:val="01969AFB"/>
    <w:rsid w:val="0225A5FF"/>
    <w:rsid w:val="0238DE31"/>
    <w:rsid w:val="023BDE2B"/>
    <w:rsid w:val="0343247C"/>
    <w:rsid w:val="03BF05C5"/>
    <w:rsid w:val="04E10A93"/>
    <w:rsid w:val="05358D5B"/>
    <w:rsid w:val="0540FE7D"/>
    <w:rsid w:val="0550C4F7"/>
    <w:rsid w:val="065CFDD5"/>
    <w:rsid w:val="076CCA08"/>
    <w:rsid w:val="07CC67F7"/>
    <w:rsid w:val="08667045"/>
    <w:rsid w:val="08F93425"/>
    <w:rsid w:val="09807DFD"/>
    <w:rsid w:val="0A478B3F"/>
    <w:rsid w:val="0A8186B3"/>
    <w:rsid w:val="0AB1D937"/>
    <w:rsid w:val="0B16F391"/>
    <w:rsid w:val="0B30480A"/>
    <w:rsid w:val="0BEA92EA"/>
    <w:rsid w:val="0BEEDB10"/>
    <w:rsid w:val="0D3DA4FD"/>
    <w:rsid w:val="0D6F4AA1"/>
    <w:rsid w:val="0D83488C"/>
    <w:rsid w:val="0DBD8439"/>
    <w:rsid w:val="0E0E7450"/>
    <w:rsid w:val="0E63D0D3"/>
    <w:rsid w:val="0EBD7F40"/>
    <w:rsid w:val="0EDDF17F"/>
    <w:rsid w:val="0F779F7E"/>
    <w:rsid w:val="0FB93DAF"/>
    <w:rsid w:val="112ECAFA"/>
    <w:rsid w:val="11CF24D4"/>
    <w:rsid w:val="11D1D626"/>
    <w:rsid w:val="11E05E87"/>
    <w:rsid w:val="126FB17E"/>
    <w:rsid w:val="129AE739"/>
    <w:rsid w:val="12D615C0"/>
    <w:rsid w:val="12EE82A8"/>
    <w:rsid w:val="131CB04E"/>
    <w:rsid w:val="1371E344"/>
    <w:rsid w:val="13E22474"/>
    <w:rsid w:val="13E9B959"/>
    <w:rsid w:val="14B9186D"/>
    <w:rsid w:val="14CAA671"/>
    <w:rsid w:val="151D4BDB"/>
    <w:rsid w:val="1530DB74"/>
    <w:rsid w:val="155CCD7F"/>
    <w:rsid w:val="15A1D152"/>
    <w:rsid w:val="15B1EA81"/>
    <w:rsid w:val="15D47B4A"/>
    <w:rsid w:val="16AEBA3C"/>
    <w:rsid w:val="17594855"/>
    <w:rsid w:val="1786F9D9"/>
    <w:rsid w:val="17C765F2"/>
    <w:rsid w:val="18CF56CF"/>
    <w:rsid w:val="18EC363D"/>
    <w:rsid w:val="19CBF9F1"/>
    <w:rsid w:val="1AA92646"/>
    <w:rsid w:val="1AC8B10A"/>
    <w:rsid w:val="1AD4DF25"/>
    <w:rsid w:val="1B076191"/>
    <w:rsid w:val="1B1F0891"/>
    <w:rsid w:val="1B58A082"/>
    <w:rsid w:val="1E304185"/>
    <w:rsid w:val="1EA5EC73"/>
    <w:rsid w:val="1EF7C46B"/>
    <w:rsid w:val="2016AF3A"/>
    <w:rsid w:val="20C8FD70"/>
    <w:rsid w:val="20EAC552"/>
    <w:rsid w:val="22E71548"/>
    <w:rsid w:val="232AD912"/>
    <w:rsid w:val="23A362A8"/>
    <w:rsid w:val="23FA5F5F"/>
    <w:rsid w:val="243969EE"/>
    <w:rsid w:val="2496C8CB"/>
    <w:rsid w:val="258DE0D2"/>
    <w:rsid w:val="26BEDAB9"/>
    <w:rsid w:val="26D47B68"/>
    <w:rsid w:val="26E4BA8A"/>
    <w:rsid w:val="27CF5FA8"/>
    <w:rsid w:val="2809F0BE"/>
    <w:rsid w:val="286CEB66"/>
    <w:rsid w:val="29C8EEF3"/>
    <w:rsid w:val="29E6A5BA"/>
    <w:rsid w:val="2B3A6FAC"/>
    <w:rsid w:val="2B79605F"/>
    <w:rsid w:val="2CB6F866"/>
    <w:rsid w:val="2DAF53D4"/>
    <w:rsid w:val="2E64A7E0"/>
    <w:rsid w:val="2E9179BD"/>
    <w:rsid w:val="2E94DCAE"/>
    <w:rsid w:val="2EAD2C02"/>
    <w:rsid w:val="2F099938"/>
    <w:rsid w:val="2F138722"/>
    <w:rsid w:val="2F2A132E"/>
    <w:rsid w:val="2F6D6F83"/>
    <w:rsid w:val="2F88BF78"/>
    <w:rsid w:val="2FE4776E"/>
    <w:rsid w:val="314F102B"/>
    <w:rsid w:val="326BC528"/>
    <w:rsid w:val="33A1EB29"/>
    <w:rsid w:val="33C06FF9"/>
    <w:rsid w:val="33C217EE"/>
    <w:rsid w:val="34029698"/>
    <w:rsid w:val="343CCE62"/>
    <w:rsid w:val="346CED7A"/>
    <w:rsid w:val="34D3E7DD"/>
    <w:rsid w:val="34EF5158"/>
    <w:rsid w:val="354F786D"/>
    <w:rsid w:val="358EA4BD"/>
    <w:rsid w:val="35BA5D80"/>
    <w:rsid w:val="36D3B2B6"/>
    <w:rsid w:val="38AD3E27"/>
    <w:rsid w:val="39B86085"/>
    <w:rsid w:val="3A016C06"/>
    <w:rsid w:val="3B910275"/>
    <w:rsid w:val="3D618BB4"/>
    <w:rsid w:val="3DA4600E"/>
    <w:rsid w:val="3E121D9A"/>
    <w:rsid w:val="3E30880F"/>
    <w:rsid w:val="3E934F85"/>
    <w:rsid w:val="3ECD486D"/>
    <w:rsid w:val="3EDF003B"/>
    <w:rsid w:val="3F7ED79A"/>
    <w:rsid w:val="3FB46455"/>
    <w:rsid w:val="40081650"/>
    <w:rsid w:val="404DD8FA"/>
    <w:rsid w:val="4186B94B"/>
    <w:rsid w:val="41A59282"/>
    <w:rsid w:val="42103B65"/>
    <w:rsid w:val="423F6B12"/>
    <w:rsid w:val="424B7B6B"/>
    <w:rsid w:val="425A2ECB"/>
    <w:rsid w:val="425B1AF5"/>
    <w:rsid w:val="428BC2BD"/>
    <w:rsid w:val="428C0139"/>
    <w:rsid w:val="428C8EAD"/>
    <w:rsid w:val="42FD698C"/>
    <w:rsid w:val="4300CC45"/>
    <w:rsid w:val="430B7A5C"/>
    <w:rsid w:val="43317E0B"/>
    <w:rsid w:val="4350C96B"/>
    <w:rsid w:val="43FD372E"/>
    <w:rsid w:val="44036B49"/>
    <w:rsid w:val="443F0BD0"/>
    <w:rsid w:val="4610DBE1"/>
    <w:rsid w:val="4692E81F"/>
    <w:rsid w:val="47846D4F"/>
    <w:rsid w:val="47F25FEF"/>
    <w:rsid w:val="4824638D"/>
    <w:rsid w:val="4869847A"/>
    <w:rsid w:val="494C7D96"/>
    <w:rsid w:val="4A19A6C0"/>
    <w:rsid w:val="4B6D24CB"/>
    <w:rsid w:val="4B75255B"/>
    <w:rsid w:val="4C94180E"/>
    <w:rsid w:val="4DEB50D4"/>
    <w:rsid w:val="4E362875"/>
    <w:rsid w:val="4E4B7FD0"/>
    <w:rsid w:val="4E4C9DCE"/>
    <w:rsid w:val="51288960"/>
    <w:rsid w:val="5138E6E5"/>
    <w:rsid w:val="517B4F4B"/>
    <w:rsid w:val="51B06596"/>
    <w:rsid w:val="523E57A0"/>
    <w:rsid w:val="525BA9B5"/>
    <w:rsid w:val="53C95EB4"/>
    <w:rsid w:val="53F4FDD2"/>
    <w:rsid w:val="547AC47E"/>
    <w:rsid w:val="547C9532"/>
    <w:rsid w:val="5481A5C7"/>
    <w:rsid w:val="554CC372"/>
    <w:rsid w:val="557625BF"/>
    <w:rsid w:val="561680B2"/>
    <w:rsid w:val="562A1375"/>
    <w:rsid w:val="56333469"/>
    <w:rsid w:val="57616B43"/>
    <w:rsid w:val="5773B7CC"/>
    <w:rsid w:val="57A10DDC"/>
    <w:rsid w:val="57A21864"/>
    <w:rsid w:val="57BD693B"/>
    <w:rsid w:val="57C45419"/>
    <w:rsid w:val="57DAB3AC"/>
    <w:rsid w:val="58A30BE5"/>
    <w:rsid w:val="590F72C3"/>
    <w:rsid w:val="59734BA8"/>
    <w:rsid w:val="598CF6F0"/>
    <w:rsid w:val="59EEED62"/>
    <w:rsid w:val="5AE31794"/>
    <w:rsid w:val="5AF2DE0E"/>
    <w:rsid w:val="5B6FBFA2"/>
    <w:rsid w:val="5C6D94CE"/>
    <w:rsid w:val="5C7D3813"/>
    <w:rsid w:val="5D22BF16"/>
    <w:rsid w:val="5D3733B3"/>
    <w:rsid w:val="5D8D30F7"/>
    <w:rsid w:val="5E906B0D"/>
    <w:rsid w:val="5EE9416F"/>
    <w:rsid w:val="603DE63B"/>
    <w:rsid w:val="60812618"/>
    <w:rsid w:val="60F08780"/>
    <w:rsid w:val="614751FE"/>
    <w:rsid w:val="61942AA2"/>
    <w:rsid w:val="61A44233"/>
    <w:rsid w:val="61D51FAD"/>
    <w:rsid w:val="61E2548E"/>
    <w:rsid w:val="6254BAFF"/>
    <w:rsid w:val="63406B46"/>
    <w:rsid w:val="63B0D11B"/>
    <w:rsid w:val="64523FB2"/>
    <w:rsid w:val="646037A8"/>
    <w:rsid w:val="648022AB"/>
    <w:rsid w:val="648B6E80"/>
    <w:rsid w:val="6495E6AC"/>
    <w:rsid w:val="64A938F4"/>
    <w:rsid w:val="64C1906B"/>
    <w:rsid w:val="64CE0114"/>
    <w:rsid w:val="64EBC330"/>
    <w:rsid w:val="6523B841"/>
    <w:rsid w:val="669AA362"/>
    <w:rsid w:val="669D49DD"/>
    <w:rsid w:val="6731A8B5"/>
    <w:rsid w:val="67AEDDC8"/>
    <w:rsid w:val="69BBBDC5"/>
    <w:rsid w:val="69C808DD"/>
    <w:rsid w:val="6A29A274"/>
    <w:rsid w:val="6A409B51"/>
    <w:rsid w:val="6A7D47AA"/>
    <w:rsid w:val="6A80654C"/>
    <w:rsid w:val="6B430201"/>
    <w:rsid w:val="6BAEC36E"/>
    <w:rsid w:val="6C73DDE3"/>
    <w:rsid w:val="6DE35876"/>
    <w:rsid w:val="6DE44BA3"/>
    <w:rsid w:val="6E312E6A"/>
    <w:rsid w:val="6F354CAE"/>
    <w:rsid w:val="6FB54285"/>
    <w:rsid w:val="7076835A"/>
    <w:rsid w:val="7096271C"/>
    <w:rsid w:val="72779D2C"/>
    <w:rsid w:val="731D7754"/>
    <w:rsid w:val="731E5FDA"/>
    <w:rsid w:val="73C7A669"/>
    <w:rsid w:val="73CFC254"/>
    <w:rsid w:val="7453331E"/>
    <w:rsid w:val="748F9B06"/>
    <w:rsid w:val="74AE5B6A"/>
    <w:rsid w:val="7506F765"/>
    <w:rsid w:val="7513F4D2"/>
    <w:rsid w:val="76396538"/>
    <w:rsid w:val="76583073"/>
    <w:rsid w:val="78117914"/>
    <w:rsid w:val="78D6967E"/>
    <w:rsid w:val="78DDCC50"/>
    <w:rsid w:val="79062CBB"/>
    <w:rsid w:val="7924050E"/>
    <w:rsid w:val="795480CC"/>
    <w:rsid w:val="79B862E9"/>
    <w:rsid w:val="7A4A3935"/>
    <w:rsid w:val="7B6F3B1C"/>
    <w:rsid w:val="7BCEDB62"/>
    <w:rsid w:val="7C114A7F"/>
    <w:rsid w:val="7C32F6D6"/>
    <w:rsid w:val="7C8C99F0"/>
    <w:rsid w:val="7D32B1B4"/>
    <w:rsid w:val="7D7D5E27"/>
    <w:rsid w:val="7D990648"/>
    <w:rsid w:val="7DA1CEB2"/>
    <w:rsid w:val="7DD8DB32"/>
    <w:rsid w:val="7DE680AF"/>
    <w:rsid w:val="7E909E06"/>
    <w:rsid w:val="7EA83850"/>
    <w:rsid w:val="7ECCDF65"/>
    <w:rsid w:val="7EE75E0D"/>
    <w:rsid w:val="7FBAF0E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2B373"/>
  <w15:chartTrackingRefBased/>
  <w15:docId w15:val="{A771E90A-BDA7-44C7-921F-B83F2CA74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452"/>
    <w:pPr>
      <w:spacing w:after="200" w:line="276" w:lineRule="auto"/>
    </w:pPr>
    <w:rPr>
      <w:rFonts w:ascii="Calibri" w:eastAsia="Times New Roman" w:hAnsi="Calibri" w:cs="Times New Roman"/>
      <w:kern w:val="0"/>
      <w14:ligatures w14:val="none"/>
    </w:rPr>
  </w:style>
  <w:style w:type="paragraph" w:styleId="Ttulo1">
    <w:name w:val="heading 1"/>
    <w:basedOn w:val="Normal"/>
    <w:next w:val="Normal"/>
    <w:link w:val="Ttulo1Car"/>
    <w:uiPriority w:val="9"/>
    <w:qFormat/>
    <w:rsid w:val="005D4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4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41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41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1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1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1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1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1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41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41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41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41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1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1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1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1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18B"/>
    <w:rPr>
      <w:rFonts w:eastAsiaTheme="majorEastAsia" w:cstheme="majorBidi"/>
      <w:color w:val="272727" w:themeColor="text1" w:themeTint="D8"/>
    </w:rPr>
  </w:style>
  <w:style w:type="paragraph" w:styleId="Ttulo">
    <w:name w:val="Title"/>
    <w:basedOn w:val="Normal"/>
    <w:next w:val="Normal"/>
    <w:link w:val="TtuloCar"/>
    <w:uiPriority w:val="10"/>
    <w:qFormat/>
    <w:rsid w:val="005D4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1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1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1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18B"/>
    <w:pPr>
      <w:spacing w:before="160"/>
      <w:jc w:val="center"/>
    </w:pPr>
    <w:rPr>
      <w:i/>
      <w:iCs/>
      <w:color w:val="404040" w:themeColor="text1" w:themeTint="BF"/>
    </w:rPr>
  </w:style>
  <w:style w:type="character" w:customStyle="1" w:styleId="CitaCar">
    <w:name w:val="Cita Car"/>
    <w:basedOn w:val="Fuentedeprrafopredeter"/>
    <w:link w:val="Cita"/>
    <w:uiPriority w:val="29"/>
    <w:rsid w:val="005D418B"/>
    <w:rPr>
      <w:i/>
      <w:iCs/>
      <w:color w:val="404040" w:themeColor="text1" w:themeTint="BF"/>
    </w:rPr>
  </w:style>
  <w:style w:type="paragraph" w:styleId="Prrafodelista">
    <w:name w:val="List Paragraph"/>
    <w:basedOn w:val="Normal"/>
    <w:uiPriority w:val="34"/>
    <w:qFormat/>
    <w:rsid w:val="005D418B"/>
    <w:pPr>
      <w:ind w:left="720"/>
      <w:contextualSpacing/>
    </w:pPr>
  </w:style>
  <w:style w:type="character" w:styleId="nfasisintenso">
    <w:name w:val="Intense Emphasis"/>
    <w:basedOn w:val="Fuentedeprrafopredeter"/>
    <w:uiPriority w:val="21"/>
    <w:qFormat/>
    <w:rsid w:val="005D418B"/>
    <w:rPr>
      <w:i/>
      <w:iCs/>
      <w:color w:val="0F4761" w:themeColor="accent1" w:themeShade="BF"/>
    </w:rPr>
  </w:style>
  <w:style w:type="paragraph" w:styleId="Citadestacada">
    <w:name w:val="Intense Quote"/>
    <w:basedOn w:val="Normal"/>
    <w:next w:val="Normal"/>
    <w:link w:val="CitadestacadaCar"/>
    <w:uiPriority w:val="30"/>
    <w:qFormat/>
    <w:rsid w:val="005D4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18B"/>
    <w:rPr>
      <w:i/>
      <w:iCs/>
      <w:color w:val="0F4761" w:themeColor="accent1" w:themeShade="BF"/>
    </w:rPr>
  </w:style>
  <w:style w:type="character" w:styleId="Referenciaintensa">
    <w:name w:val="Intense Reference"/>
    <w:basedOn w:val="Fuentedeprrafopredeter"/>
    <w:uiPriority w:val="32"/>
    <w:qFormat/>
    <w:rsid w:val="005D418B"/>
    <w:rPr>
      <w:b/>
      <w:bCs/>
      <w:smallCaps/>
      <w:color w:val="0F4761" w:themeColor="accent1" w:themeShade="BF"/>
      <w:spacing w:val="5"/>
    </w:rPr>
  </w:style>
  <w:style w:type="character" w:styleId="Hipervnculo">
    <w:name w:val="Hyperlink"/>
    <w:basedOn w:val="Fuentedeprrafopredeter"/>
    <w:uiPriority w:val="99"/>
    <w:unhideWhenUsed/>
    <w:rsid w:val="00E07555"/>
    <w:rPr>
      <w:color w:val="467886" w:themeColor="hyperlink"/>
      <w:u w:val="single"/>
    </w:rPr>
  </w:style>
  <w:style w:type="character" w:styleId="Mencinsinresolver">
    <w:name w:val="Unresolved Mention"/>
    <w:basedOn w:val="Fuentedeprrafopredeter"/>
    <w:uiPriority w:val="99"/>
    <w:semiHidden/>
    <w:unhideWhenUsed/>
    <w:rsid w:val="00E07555"/>
    <w:rPr>
      <w:color w:val="605E5C"/>
      <w:shd w:val="clear" w:color="auto" w:fill="E1DFDD"/>
    </w:rPr>
  </w:style>
  <w:style w:type="table" w:styleId="Tablaconcuadrcula1clara">
    <w:name w:val="Grid Table 1 Light"/>
    <w:basedOn w:val="Tablanormal"/>
    <w:uiPriority w:val="46"/>
    <w:rsid w:val="00A643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5A2BC1"/>
    <w:pPr>
      <w:spacing w:before="100" w:beforeAutospacing="1" w:after="100" w:afterAutospacing="1" w:line="240" w:lineRule="auto"/>
    </w:pPr>
    <w:rPr>
      <w:rFonts w:ascii="Times New Roman" w:hAnsi="Times New Roman"/>
      <w:sz w:val="24"/>
      <w:szCs w:val="24"/>
    </w:rPr>
  </w:style>
  <w:style w:type="paragraph" w:styleId="Bibliografa">
    <w:name w:val="Bibliography"/>
    <w:basedOn w:val="Normal"/>
    <w:next w:val="Normal"/>
    <w:uiPriority w:val="37"/>
    <w:unhideWhenUsed/>
    <w:rsid w:val="00590857"/>
    <w:pPr>
      <w:tabs>
        <w:tab w:val="left" w:pos="380"/>
      </w:tabs>
      <w:spacing w:after="240" w:line="240" w:lineRule="auto"/>
      <w:ind w:left="384" w:hanging="384"/>
    </w:pPr>
  </w:style>
  <w:style w:type="character" w:styleId="Refdecomentario">
    <w:name w:val="annotation reference"/>
    <w:basedOn w:val="Fuentedeprrafopredeter"/>
    <w:uiPriority w:val="99"/>
    <w:semiHidden/>
    <w:unhideWhenUsed/>
    <w:rsid w:val="00443152"/>
    <w:rPr>
      <w:sz w:val="16"/>
      <w:szCs w:val="16"/>
    </w:rPr>
  </w:style>
  <w:style w:type="paragraph" w:styleId="Textocomentario">
    <w:name w:val="annotation text"/>
    <w:basedOn w:val="Normal"/>
    <w:link w:val="TextocomentarioCar"/>
    <w:uiPriority w:val="99"/>
    <w:unhideWhenUsed/>
    <w:rsid w:val="00443152"/>
    <w:pPr>
      <w:spacing w:line="240" w:lineRule="auto"/>
    </w:pPr>
    <w:rPr>
      <w:sz w:val="20"/>
      <w:szCs w:val="20"/>
    </w:rPr>
  </w:style>
  <w:style w:type="character" w:customStyle="1" w:styleId="TextocomentarioCar">
    <w:name w:val="Texto comentario Car"/>
    <w:basedOn w:val="Fuentedeprrafopredeter"/>
    <w:link w:val="Textocomentario"/>
    <w:uiPriority w:val="99"/>
    <w:rsid w:val="00443152"/>
    <w:rPr>
      <w:rFonts w:ascii="Calibri" w:eastAsia="Times New Roman"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443152"/>
    <w:rPr>
      <w:b/>
      <w:bCs/>
    </w:rPr>
  </w:style>
  <w:style w:type="character" w:customStyle="1" w:styleId="AsuntodelcomentarioCar">
    <w:name w:val="Asunto del comentario Car"/>
    <w:basedOn w:val="TextocomentarioCar"/>
    <w:link w:val="Asuntodelcomentario"/>
    <w:uiPriority w:val="99"/>
    <w:semiHidden/>
    <w:rsid w:val="00443152"/>
    <w:rPr>
      <w:rFonts w:ascii="Calibri" w:eastAsia="Times New Roman" w:hAnsi="Calibri" w:cs="Times New Roman"/>
      <w:b/>
      <w:bCs/>
      <w:kern w:val="0"/>
      <w:sz w:val="20"/>
      <w:szCs w:val="20"/>
      <w14:ligatures w14:val="none"/>
    </w:rPr>
  </w:style>
  <w:style w:type="paragraph" w:styleId="Encabezado">
    <w:name w:val="header"/>
    <w:basedOn w:val="Normal"/>
    <w:link w:val="EncabezadoCar"/>
    <w:uiPriority w:val="99"/>
    <w:unhideWhenUsed/>
    <w:rsid w:val="00A21B5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21B55"/>
    <w:rPr>
      <w:rFonts w:ascii="Calibri" w:eastAsia="Times New Roman" w:hAnsi="Calibri" w:cs="Times New Roman"/>
      <w:kern w:val="0"/>
      <w14:ligatures w14:val="none"/>
    </w:rPr>
  </w:style>
  <w:style w:type="paragraph" w:styleId="Piedepgina">
    <w:name w:val="footer"/>
    <w:basedOn w:val="Normal"/>
    <w:link w:val="PiedepginaCar"/>
    <w:uiPriority w:val="99"/>
    <w:unhideWhenUsed/>
    <w:rsid w:val="00A21B5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21B55"/>
    <w:rPr>
      <w:rFonts w:ascii="Calibri" w:eastAsia="Times New Roman" w:hAnsi="Calibri" w:cs="Times New Roman"/>
      <w:kern w:val="0"/>
      <w14:ligatures w14:val="none"/>
    </w:rPr>
  </w:style>
  <w:style w:type="table" w:styleId="Tablaconcuadrcula">
    <w:name w:val="Table Grid"/>
    <w:basedOn w:val="Tablanormal"/>
    <w:uiPriority w:val="39"/>
    <w:rsid w:val="00F742A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D5315"/>
    <w:pPr>
      <w:spacing w:after="0" w:line="240" w:lineRule="auto"/>
    </w:pPr>
    <w:rPr>
      <w:rFonts w:ascii="Calibri" w:eastAsia="Times New Roman" w:hAnsi="Calibri" w:cs="Times New Roman"/>
      <w:kern w:val="0"/>
      <w14:ligatures w14:val="none"/>
    </w:rPr>
  </w:style>
  <w:style w:type="character" w:styleId="Hipervnculovisitado">
    <w:name w:val="FollowedHyperlink"/>
    <w:basedOn w:val="Fuentedeprrafopredeter"/>
    <w:uiPriority w:val="99"/>
    <w:semiHidden/>
    <w:unhideWhenUsed/>
    <w:rsid w:val="0098372F"/>
    <w:rPr>
      <w:color w:val="96607D" w:themeColor="followedHyperlink"/>
      <w:u w:val="single"/>
    </w:rPr>
  </w:style>
  <w:style w:type="paragraph" w:customStyle="1" w:styleId="Authors">
    <w:name w:val="Authors"/>
    <w:basedOn w:val="Normal"/>
    <w:rsid w:val="00043570"/>
    <w:pPr>
      <w:spacing w:before="120" w:after="360" w:line="240" w:lineRule="auto"/>
    </w:pPr>
    <w:rPr>
      <w:rFonts w:ascii="Times New Roman" w:hAnsi="Times New Roman"/>
      <w:b/>
      <w:sz w:val="24"/>
      <w:szCs w:val="24"/>
      <w:lang w:val="en-US"/>
    </w:rPr>
  </w:style>
  <w:style w:type="paragraph" w:customStyle="1" w:styleId="Affiliation">
    <w:name w:val="Affiliation"/>
    <w:basedOn w:val="Normal"/>
    <w:qFormat/>
    <w:rsid w:val="00043570"/>
    <w:pPr>
      <w:spacing w:before="120" w:after="0" w:line="240" w:lineRule="auto"/>
    </w:pPr>
    <w:rPr>
      <w:rFonts w:ascii="Times New Roman" w:hAnsi="Times New Roman"/>
      <w:sz w:val="24"/>
      <w:szCs w:val="24"/>
      <w:lang w:val="en-US"/>
    </w:rPr>
  </w:style>
  <w:style w:type="character" w:customStyle="1" w:styleId="normaltextrun">
    <w:name w:val="normaltextrun"/>
    <w:basedOn w:val="Fuentedeprrafopredeter"/>
    <w:rsid w:val="00303957"/>
  </w:style>
  <w:style w:type="character" w:styleId="Nmerodelnea">
    <w:name w:val="line number"/>
    <w:basedOn w:val="Fuentedeprrafopredeter"/>
    <w:uiPriority w:val="99"/>
    <w:semiHidden/>
    <w:unhideWhenUsed/>
    <w:rsid w:val="00914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8FC46-648F-B941-B0E2-64E292C9C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37</Pages>
  <Words>45459</Words>
  <Characters>250029</Characters>
  <Application>Microsoft Office Word</Application>
  <DocSecurity>0</DocSecurity>
  <Lines>2083</Lines>
  <Paragraphs>589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Kilchemmann</dc:creator>
  <cp:keywords/>
  <dc:description/>
  <cp:lastModifiedBy>José Conejeros</cp:lastModifiedBy>
  <cp:revision>218</cp:revision>
  <dcterms:created xsi:type="dcterms:W3CDTF">2026-10-09T18:08:00Z</dcterms:created>
  <dcterms:modified xsi:type="dcterms:W3CDTF">2026-10-27T10:25:00Z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id="VeTrmijt"/&gt;&lt;style id="http://www.zotero.org/styles/nlm-citation-sequence" locale="en-US"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lassificationContentMarkingHeaderShapeIds">
    <vt:lpwstr>14298877,3ea51bea,c09dc4a</vt:lpwstr>
  </property>
  <property fmtid="{D5CDD505-2E9C-101B-9397-08002B2CF9AE}" pid="5" name="ClassificationContentMarkingHeaderFontProps">
    <vt:lpwstr>#000000,10,Aptos</vt:lpwstr>
  </property>
  <property fmtid="{D5CDD505-2E9C-101B-9397-08002B2CF9AE}" pid="6" name="ClassificationContentMarkingHeaderText">
    <vt:lpwstr>Universidad Mayor – Uso Interno</vt:lpwstr>
  </property>
  <property fmtid="{D5CDD505-2E9C-101B-9397-08002B2CF9AE}" pid="7" name="ClassificationContentMarkingFooterShapeIds">
    <vt:lpwstr>4b723857,c3beb7d,733e39b6</vt:lpwstr>
  </property>
  <property fmtid="{D5CDD505-2E9C-101B-9397-08002B2CF9AE}" pid="8" name="ClassificationContentMarkingFooterFontProps">
    <vt:lpwstr>#000000,10,Aptos</vt:lpwstr>
  </property>
  <property fmtid="{D5CDD505-2E9C-101B-9397-08002B2CF9AE}" pid="9" name="ClassificationContentMarkingFooterText">
    <vt:lpwstr>Solo para colaboradores autorizados. No distribuir externamente.</vt:lpwstr>
  </property>
  <property fmtid="{D5CDD505-2E9C-101B-9397-08002B2CF9AE}" pid="10" name="MSIP_Label_ba2ec63a-5d53-4134-8e00-054a544aeffd_Enabled">
    <vt:lpwstr>true</vt:lpwstr>
  </property>
  <property fmtid="{D5CDD505-2E9C-101B-9397-08002B2CF9AE}" pid="11" name="MSIP_Label_ba2ec63a-5d53-4134-8e00-054a544aeffd_SetDate">
    <vt:lpwstr>2026-01-14T23:55:28Z</vt:lpwstr>
  </property>
  <property fmtid="{D5CDD505-2E9C-101B-9397-08002B2CF9AE}" pid="12" name="MSIP_Label_ba2ec63a-5d53-4134-8e00-054a544aeffd_Method">
    <vt:lpwstr>Privileged</vt:lpwstr>
  </property>
  <property fmtid="{D5CDD505-2E9C-101B-9397-08002B2CF9AE}" pid="13" name="MSIP_Label_ba2ec63a-5d53-4134-8e00-054a544aeffd_Name">
    <vt:lpwstr>Interno</vt:lpwstr>
  </property>
  <property fmtid="{D5CDD505-2E9C-101B-9397-08002B2CF9AE}" pid="14" name="MSIP_Label_ba2ec63a-5d53-4134-8e00-054a544aeffd_SiteId">
    <vt:lpwstr>0dc2d1a0-913c-4a0d-b1a7-3e857d4cccdb</vt:lpwstr>
  </property>
  <property fmtid="{D5CDD505-2E9C-101B-9397-08002B2CF9AE}" pid="15" name="MSIP_Label_ba2ec63a-5d53-4134-8e00-054a544aeffd_ActionId">
    <vt:lpwstr>e6793aaf-c805-4d70-87cd-aca8cf75769b</vt:lpwstr>
  </property>
  <property fmtid="{D5CDD505-2E9C-101B-9397-08002B2CF9AE}" pid="16" name="MSIP_Label_ba2ec63a-5d53-4134-8e00-054a544aeffd_ContentBits">
    <vt:lpwstr>3</vt:lpwstr>
  </property>
  <property fmtid="{D5CDD505-2E9C-101B-9397-08002B2CF9AE}" pid="17" name="MSIP_Label_ba2ec63a-5d53-4134-8e00-054a544aeffd_Tag">
    <vt:lpwstr>10, 0, 1, 2</vt:lpwstr>
  </property>
</Properties>
</file>